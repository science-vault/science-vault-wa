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34E92" w14:textId="0E6ED536" w:rsidR="00D01F76" w:rsidRPr="00385F33" w:rsidRDefault="00D01F76" w:rsidP="00D01F76">
      <w:pPr>
        <w:tabs>
          <w:tab w:val="right" w:pos="9306"/>
        </w:tabs>
        <w:suppressAutoHyphens/>
        <w:ind w:left="720" w:hanging="720"/>
        <w:jc w:val="center"/>
        <w:rPr>
          <w:rFonts w:ascii="Arial" w:hAnsi="Arial" w:cs="Arial"/>
          <w:b/>
          <w:bCs/>
          <w:sz w:val="28"/>
          <w:szCs w:val="28"/>
          <w:lang w:val="en-US"/>
        </w:rPr>
      </w:pPr>
      <w:r>
        <w:rPr>
          <w:rFonts w:ascii="Arial" w:hAnsi="Arial" w:cs="Arial"/>
          <w:b/>
          <w:bCs/>
          <w:sz w:val="28"/>
          <w:szCs w:val="28"/>
          <w:lang w:val="en-US"/>
        </w:rPr>
        <w:t>202</w:t>
      </w:r>
      <w:r w:rsidR="00B951C3">
        <w:rPr>
          <w:rFonts w:ascii="Arial" w:hAnsi="Arial" w:cs="Arial"/>
          <w:b/>
          <w:bCs/>
          <w:sz w:val="28"/>
          <w:szCs w:val="28"/>
          <w:lang w:val="en-US"/>
        </w:rPr>
        <w:t>2</w:t>
      </w:r>
      <w:r>
        <w:rPr>
          <w:rFonts w:ascii="Arial" w:hAnsi="Arial" w:cs="Arial"/>
          <w:b/>
          <w:bCs/>
          <w:sz w:val="28"/>
          <w:szCs w:val="28"/>
          <w:lang w:val="en-US"/>
        </w:rPr>
        <w:t xml:space="preserve"> </w:t>
      </w:r>
      <w:r w:rsidRPr="00385F33">
        <w:rPr>
          <w:rFonts w:ascii="Arial" w:hAnsi="Arial" w:cs="Arial"/>
          <w:b/>
          <w:bCs/>
          <w:sz w:val="28"/>
          <w:szCs w:val="28"/>
          <w:lang w:val="en-US"/>
        </w:rPr>
        <w:t xml:space="preserve">PLEAWA Semester </w:t>
      </w:r>
      <w:r>
        <w:rPr>
          <w:rFonts w:ascii="Arial" w:hAnsi="Arial" w:cs="Arial"/>
          <w:b/>
          <w:bCs/>
          <w:sz w:val="28"/>
          <w:szCs w:val="28"/>
          <w:lang w:val="en-US"/>
        </w:rPr>
        <w:t>Two</w:t>
      </w:r>
      <w:r w:rsidRPr="00385F33">
        <w:rPr>
          <w:rFonts w:ascii="Arial" w:hAnsi="Arial" w:cs="Arial"/>
          <w:b/>
          <w:bCs/>
          <w:sz w:val="28"/>
          <w:szCs w:val="28"/>
          <w:lang w:val="en-US"/>
        </w:rPr>
        <w:t xml:space="preserve"> Examination</w:t>
      </w:r>
    </w:p>
    <w:p w14:paraId="70DA318B" w14:textId="77777777" w:rsidR="00D01F76" w:rsidRPr="00385F33" w:rsidRDefault="00D01F76" w:rsidP="00D01F76">
      <w:pPr>
        <w:tabs>
          <w:tab w:val="right" w:pos="9306"/>
        </w:tabs>
        <w:suppressAutoHyphens/>
        <w:ind w:left="720" w:hanging="720"/>
        <w:jc w:val="center"/>
        <w:rPr>
          <w:rFonts w:ascii="Arial" w:hAnsi="Arial" w:cs="Arial"/>
          <w:b/>
          <w:bCs/>
          <w:sz w:val="28"/>
          <w:szCs w:val="28"/>
          <w:lang w:val="en-US"/>
        </w:rPr>
      </w:pPr>
    </w:p>
    <w:p w14:paraId="7DABA105" w14:textId="77777777" w:rsidR="00D01F76" w:rsidRPr="00385F33" w:rsidRDefault="00D01F76" w:rsidP="00D01F76">
      <w:pPr>
        <w:tabs>
          <w:tab w:val="right" w:pos="9306"/>
        </w:tabs>
        <w:suppressAutoHyphens/>
        <w:ind w:left="720" w:hanging="720"/>
        <w:jc w:val="center"/>
        <w:rPr>
          <w:rFonts w:ascii="Arial" w:hAnsi="Arial" w:cs="Arial"/>
          <w:b/>
          <w:bCs/>
          <w:sz w:val="28"/>
          <w:szCs w:val="28"/>
          <w:lang w:val="en-US"/>
        </w:rPr>
      </w:pPr>
      <w:r>
        <w:rPr>
          <w:noProof/>
        </w:rPr>
        <w:drawing>
          <wp:anchor distT="0" distB="0" distL="114300" distR="114300" simplePos="0" relativeHeight="251659264" behindDoc="0" locked="0" layoutInCell="1" allowOverlap="1" wp14:anchorId="601F32F0" wp14:editId="27F1FCE7">
            <wp:simplePos x="0" y="0"/>
            <wp:positionH relativeFrom="column">
              <wp:posOffset>2266950</wp:posOffset>
            </wp:positionH>
            <wp:positionV relativeFrom="paragraph">
              <wp:posOffset>170815</wp:posOffset>
            </wp:positionV>
            <wp:extent cx="1362075" cy="1376045"/>
            <wp:effectExtent l="0" t="0" r="0" b="0"/>
            <wp:wrapNone/>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8"/>
                    <a:stretch>
                      <a:fillRect/>
                    </a:stretch>
                  </pic:blipFill>
                  <pic:spPr>
                    <a:xfrm>
                      <a:off x="0" y="0"/>
                      <a:ext cx="1362075" cy="1376045"/>
                    </a:xfrm>
                    <a:prstGeom prst="rect">
                      <a:avLst/>
                    </a:prstGeom>
                  </pic:spPr>
                </pic:pic>
              </a:graphicData>
            </a:graphic>
            <wp14:sizeRelH relativeFrom="margin">
              <wp14:pctWidth>0</wp14:pctWidth>
            </wp14:sizeRelH>
            <wp14:sizeRelV relativeFrom="margin">
              <wp14:pctHeight>0</wp14:pctHeight>
            </wp14:sizeRelV>
          </wp:anchor>
        </w:drawing>
      </w:r>
    </w:p>
    <w:p w14:paraId="3C4D4303" w14:textId="77777777" w:rsidR="00D01F76" w:rsidRPr="00385F33" w:rsidRDefault="00D01F76" w:rsidP="00D01F76">
      <w:pPr>
        <w:tabs>
          <w:tab w:val="right" w:pos="9306"/>
        </w:tabs>
        <w:suppressAutoHyphens/>
        <w:ind w:left="720" w:hanging="720"/>
        <w:jc w:val="center"/>
        <w:rPr>
          <w:rFonts w:ascii="Arial" w:hAnsi="Arial" w:cs="Arial"/>
          <w:b/>
          <w:bCs/>
          <w:sz w:val="28"/>
          <w:szCs w:val="28"/>
          <w:lang w:val="en-US"/>
        </w:rPr>
      </w:pPr>
    </w:p>
    <w:p w14:paraId="7B10B037" w14:textId="77777777" w:rsidR="00D01F76" w:rsidRDefault="00D01F76" w:rsidP="00D01F76">
      <w:pPr>
        <w:tabs>
          <w:tab w:val="right" w:pos="9306"/>
        </w:tabs>
        <w:suppressAutoHyphens/>
        <w:ind w:left="720" w:hanging="720"/>
        <w:jc w:val="center"/>
        <w:rPr>
          <w:rFonts w:ascii="Arial" w:hAnsi="Arial" w:cs="Arial"/>
          <w:b/>
          <w:bCs/>
          <w:sz w:val="28"/>
          <w:szCs w:val="28"/>
          <w:lang w:val="en-US"/>
        </w:rPr>
      </w:pPr>
    </w:p>
    <w:p w14:paraId="4A451DEC" w14:textId="77777777" w:rsidR="00D01F76" w:rsidRDefault="00D01F76" w:rsidP="00D01F76">
      <w:pPr>
        <w:tabs>
          <w:tab w:val="right" w:pos="9306"/>
        </w:tabs>
        <w:suppressAutoHyphens/>
        <w:ind w:left="720" w:hanging="720"/>
        <w:jc w:val="center"/>
        <w:rPr>
          <w:rFonts w:ascii="Arial" w:hAnsi="Arial" w:cs="Arial"/>
          <w:b/>
          <w:bCs/>
          <w:sz w:val="28"/>
          <w:szCs w:val="28"/>
          <w:lang w:val="en-US"/>
        </w:rPr>
      </w:pPr>
    </w:p>
    <w:p w14:paraId="5899CEF5" w14:textId="77777777" w:rsidR="00D01F76" w:rsidRDefault="00D01F76" w:rsidP="00D01F76">
      <w:pPr>
        <w:tabs>
          <w:tab w:val="right" w:pos="9306"/>
        </w:tabs>
        <w:suppressAutoHyphens/>
        <w:ind w:left="720" w:hanging="720"/>
        <w:jc w:val="center"/>
        <w:rPr>
          <w:rFonts w:ascii="Arial" w:hAnsi="Arial" w:cs="Arial"/>
          <w:b/>
          <w:bCs/>
          <w:sz w:val="28"/>
          <w:szCs w:val="28"/>
          <w:lang w:val="en-US"/>
        </w:rPr>
      </w:pPr>
    </w:p>
    <w:p w14:paraId="1FA5803F" w14:textId="77777777" w:rsidR="00D01F76" w:rsidRDefault="00D01F76" w:rsidP="00D01F76">
      <w:pPr>
        <w:tabs>
          <w:tab w:val="right" w:pos="9306"/>
        </w:tabs>
        <w:suppressAutoHyphens/>
        <w:ind w:left="720" w:hanging="720"/>
        <w:jc w:val="center"/>
        <w:rPr>
          <w:rFonts w:ascii="Arial" w:hAnsi="Arial" w:cs="Arial"/>
          <w:b/>
          <w:bCs/>
          <w:sz w:val="28"/>
          <w:szCs w:val="28"/>
          <w:lang w:val="en-US"/>
        </w:rPr>
      </w:pPr>
    </w:p>
    <w:p w14:paraId="2B35B24D" w14:textId="77777777" w:rsidR="00D01F76" w:rsidRDefault="00D01F76" w:rsidP="00D01F76">
      <w:pPr>
        <w:tabs>
          <w:tab w:val="right" w:pos="9306"/>
        </w:tabs>
        <w:suppressAutoHyphens/>
        <w:ind w:left="720" w:hanging="720"/>
        <w:jc w:val="center"/>
        <w:rPr>
          <w:rFonts w:ascii="Arial" w:hAnsi="Arial" w:cs="Arial"/>
          <w:b/>
          <w:bCs/>
          <w:sz w:val="28"/>
          <w:szCs w:val="28"/>
          <w:lang w:val="en-US"/>
        </w:rPr>
      </w:pPr>
    </w:p>
    <w:p w14:paraId="4605FD67" w14:textId="77777777" w:rsidR="00D01F76" w:rsidRPr="00385F33" w:rsidRDefault="00D01F76" w:rsidP="00D01F76">
      <w:pPr>
        <w:tabs>
          <w:tab w:val="right" w:pos="9306"/>
        </w:tabs>
        <w:suppressAutoHyphens/>
        <w:ind w:left="720" w:hanging="720"/>
        <w:jc w:val="center"/>
        <w:rPr>
          <w:rFonts w:ascii="Arial" w:hAnsi="Arial" w:cs="Arial"/>
          <w:b/>
          <w:bCs/>
          <w:sz w:val="28"/>
          <w:szCs w:val="28"/>
          <w:lang w:val="en-US"/>
        </w:rPr>
      </w:pPr>
    </w:p>
    <w:p w14:paraId="6ED7328E" w14:textId="77777777" w:rsidR="00D01F76" w:rsidRPr="00385F33" w:rsidRDefault="00D01F76" w:rsidP="00D01F76">
      <w:pPr>
        <w:tabs>
          <w:tab w:val="right" w:pos="9306"/>
        </w:tabs>
        <w:suppressAutoHyphens/>
        <w:ind w:left="720" w:hanging="720"/>
        <w:jc w:val="center"/>
        <w:rPr>
          <w:rFonts w:ascii="Arial" w:hAnsi="Arial" w:cs="Arial"/>
          <w:b/>
          <w:bCs/>
          <w:sz w:val="28"/>
          <w:szCs w:val="28"/>
          <w:lang w:val="en-US"/>
        </w:rPr>
      </w:pPr>
    </w:p>
    <w:p w14:paraId="50BB5F21" w14:textId="77777777" w:rsidR="00D01F76" w:rsidRPr="00385F33" w:rsidRDefault="00D01F76" w:rsidP="00D01F76">
      <w:pPr>
        <w:tabs>
          <w:tab w:val="right" w:pos="9306"/>
        </w:tabs>
        <w:suppressAutoHyphens/>
        <w:ind w:left="720" w:hanging="720"/>
        <w:jc w:val="center"/>
        <w:rPr>
          <w:rFonts w:ascii="Arial" w:hAnsi="Arial" w:cs="Arial"/>
          <w:b/>
          <w:bCs/>
          <w:sz w:val="28"/>
          <w:szCs w:val="28"/>
          <w:lang w:val="en-US"/>
        </w:rPr>
      </w:pPr>
      <w:r w:rsidRPr="00385F33">
        <w:rPr>
          <w:rFonts w:ascii="Arial" w:hAnsi="Arial" w:cs="Arial"/>
          <w:b/>
          <w:bCs/>
          <w:sz w:val="28"/>
          <w:szCs w:val="28"/>
          <w:lang w:val="en-US"/>
        </w:rPr>
        <w:t>POLITICS AND LAW</w:t>
      </w:r>
    </w:p>
    <w:p w14:paraId="3F3D6468" w14:textId="5A522DFD" w:rsidR="00D01F76" w:rsidRPr="00385F33" w:rsidRDefault="00D01F76" w:rsidP="00D01F76">
      <w:pPr>
        <w:tabs>
          <w:tab w:val="right" w:pos="9306"/>
        </w:tabs>
        <w:suppressAutoHyphens/>
        <w:ind w:left="720" w:hanging="720"/>
        <w:jc w:val="center"/>
        <w:rPr>
          <w:rFonts w:ascii="Arial" w:hAnsi="Arial" w:cs="Arial"/>
          <w:b/>
          <w:bCs/>
          <w:sz w:val="28"/>
          <w:szCs w:val="28"/>
          <w:lang w:val="en-US"/>
        </w:rPr>
      </w:pPr>
      <w:r w:rsidRPr="00385F33">
        <w:rPr>
          <w:rFonts w:ascii="Arial" w:hAnsi="Arial" w:cs="Arial"/>
          <w:b/>
          <w:bCs/>
          <w:sz w:val="28"/>
          <w:szCs w:val="28"/>
          <w:lang w:val="en-US"/>
        </w:rPr>
        <w:t xml:space="preserve">ATAR UNIT </w:t>
      </w:r>
      <w:r w:rsidR="00EA2D22">
        <w:rPr>
          <w:rFonts w:ascii="Arial" w:hAnsi="Arial" w:cs="Arial"/>
          <w:b/>
          <w:bCs/>
          <w:sz w:val="28"/>
          <w:szCs w:val="28"/>
          <w:lang w:val="en-US"/>
        </w:rPr>
        <w:t>3</w:t>
      </w:r>
      <w:r>
        <w:rPr>
          <w:rFonts w:ascii="Arial" w:hAnsi="Arial" w:cs="Arial"/>
          <w:b/>
          <w:bCs/>
          <w:sz w:val="28"/>
          <w:szCs w:val="28"/>
          <w:lang w:val="en-US"/>
        </w:rPr>
        <w:t xml:space="preserve"> and </w:t>
      </w:r>
      <w:r w:rsidR="00EA2D22">
        <w:rPr>
          <w:rFonts w:ascii="Arial" w:hAnsi="Arial" w:cs="Arial"/>
          <w:b/>
          <w:bCs/>
          <w:sz w:val="28"/>
          <w:szCs w:val="28"/>
          <w:lang w:val="en-US"/>
        </w:rPr>
        <w:t>4</w:t>
      </w:r>
    </w:p>
    <w:p w14:paraId="3141C771" w14:textId="77777777" w:rsidR="00D01F76" w:rsidRPr="00385F33" w:rsidRDefault="00D01F76" w:rsidP="00D01F76">
      <w:pPr>
        <w:tabs>
          <w:tab w:val="right" w:pos="9306"/>
        </w:tabs>
        <w:suppressAutoHyphens/>
        <w:ind w:left="720" w:hanging="720"/>
        <w:rPr>
          <w:rFonts w:ascii="Arial" w:hAnsi="Arial" w:cs="Arial"/>
          <w:b/>
          <w:bCs/>
          <w:sz w:val="22"/>
          <w:szCs w:val="22"/>
          <w:lang w:val="en-US"/>
        </w:rPr>
      </w:pPr>
    </w:p>
    <w:p w14:paraId="438D15D7" w14:textId="77777777" w:rsidR="00D01F76" w:rsidRPr="00385F33" w:rsidRDefault="00D01F76" w:rsidP="00D01F76">
      <w:pPr>
        <w:tabs>
          <w:tab w:val="right" w:pos="9306"/>
        </w:tabs>
        <w:suppressAutoHyphens/>
        <w:ind w:left="720" w:hanging="720"/>
        <w:rPr>
          <w:rFonts w:ascii="Arial" w:hAnsi="Arial" w:cs="Arial"/>
          <w:b/>
          <w:bCs/>
          <w:sz w:val="22"/>
          <w:szCs w:val="22"/>
          <w:lang w:val="en-US"/>
        </w:rPr>
      </w:pPr>
    </w:p>
    <w:p w14:paraId="168BA024" w14:textId="77777777" w:rsidR="00D01F76" w:rsidRPr="00385F33" w:rsidRDefault="00D01F76" w:rsidP="00D01F76">
      <w:pPr>
        <w:tabs>
          <w:tab w:val="right" w:pos="9306"/>
        </w:tabs>
        <w:suppressAutoHyphens/>
        <w:ind w:left="720" w:hanging="720"/>
        <w:rPr>
          <w:rFonts w:ascii="Arial" w:hAnsi="Arial" w:cs="Arial"/>
          <w:b/>
          <w:bCs/>
          <w:sz w:val="22"/>
          <w:szCs w:val="22"/>
          <w:lang w:val="en-US"/>
        </w:rPr>
      </w:pPr>
    </w:p>
    <w:p w14:paraId="058B400D" w14:textId="77777777" w:rsidR="00D01F76" w:rsidRPr="00385F33" w:rsidRDefault="00D01F76" w:rsidP="00D01F76">
      <w:pPr>
        <w:tabs>
          <w:tab w:val="right" w:pos="9306"/>
        </w:tabs>
        <w:suppressAutoHyphens/>
        <w:ind w:left="720" w:hanging="720"/>
        <w:rPr>
          <w:rFonts w:ascii="Arial" w:hAnsi="Arial" w:cs="Arial"/>
          <w:b/>
          <w:bCs/>
          <w:sz w:val="22"/>
          <w:szCs w:val="22"/>
          <w:lang w:val="en-US"/>
        </w:rPr>
      </w:pPr>
    </w:p>
    <w:p w14:paraId="4A24E453" w14:textId="77777777" w:rsidR="00D01F76" w:rsidRPr="00385F33" w:rsidRDefault="00D01F76" w:rsidP="00D01F76">
      <w:pPr>
        <w:tabs>
          <w:tab w:val="right" w:pos="9306"/>
        </w:tabs>
        <w:suppressAutoHyphens/>
        <w:ind w:left="720" w:hanging="720"/>
        <w:rPr>
          <w:rFonts w:ascii="Arial" w:hAnsi="Arial" w:cs="Arial"/>
          <w:b/>
          <w:bCs/>
          <w:sz w:val="22"/>
          <w:szCs w:val="22"/>
          <w:lang w:val="en-US"/>
        </w:rPr>
      </w:pPr>
    </w:p>
    <w:p w14:paraId="04582770" w14:textId="77777777" w:rsidR="00D01F76" w:rsidRPr="00385F33" w:rsidRDefault="00D01F76" w:rsidP="00D01F76">
      <w:pPr>
        <w:tabs>
          <w:tab w:val="right" w:pos="9306"/>
        </w:tabs>
        <w:suppressAutoHyphens/>
        <w:ind w:left="720" w:hanging="720"/>
        <w:jc w:val="center"/>
        <w:rPr>
          <w:rFonts w:ascii="Arial" w:hAnsi="Arial" w:cs="Arial"/>
          <w:b/>
          <w:bCs/>
          <w:sz w:val="22"/>
          <w:szCs w:val="22"/>
          <w:lang w:val="en-US"/>
        </w:rPr>
      </w:pPr>
      <w:r w:rsidRPr="00385F33">
        <w:rPr>
          <w:rFonts w:ascii="Arial" w:hAnsi="Arial" w:cs="Arial"/>
          <w:b/>
          <w:bCs/>
          <w:sz w:val="28"/>
          <w:szCs w:val="28"/>
          <w:lang w:val="en-US"/>
        </w:rPr>
        <w:t>SUGGESTED ANSWER GUIDE</w:t>
      </w:r>
    </w:p>
    <w:p w14:paraId="44ED9AA6" w14:textId="77777777" w:rsidR="00D01F76" w:rsidRPr="00385F33" w:rsidRDefault="00D01F76" w:rsidP="00D01F76">
      <w:pPr>
        <w:tabs>
          <w:tab w:val="right" w:pos="9306"/>
        </w:tabs>
        <w:suppressAutoHyphens/>
        <w:ind w:left="720" w:hanging="720"/>
        <w:rPr>
          <w:rFonts w:ascii="Arial" w:hAnsi="Arial" w:cs="Arial"/>
          <w:b/>
          <w:bCs/>
          <w:sz w:val="22"/>
          <w:szCs w:val="22"/>
          <w:lang w:val="en-US"/>
        </w:rPr>
      </w:pPr>
    </w:p>
    <w:p w14:paraId="6A52BD86" w14:textId="77777777" w:rsidR="00D01F76" w:rsidRPr="00385F33" w:rsidRDefault="00D01F76" w:rsidP="00D01F76">
      <w:pPr>
        <w:tabs>
          <w:tab w:val="right" w:pos="9306"/>
        </w:tabs>
        <w:suppressAutoHyphens/>
        <w:ind w:left="720" w:hanging="720"/>
        <w:rPr>
          <w:rFonts w:ascii="Arial" w:hAnsi="Arial" w:cs="Arial"/>
          <w:b/>
          <w:bCs/>
          <w:sz w:val="22"/>
          <w:szCs w:val="22"/>
          <w:lang w:val="en-US"/>
        </w:rPr>
      </w:pPr>
    </w:p>
    <w:p w14:paraId="033DBB1D" w14:textId="77777777" w:rsidR="00D01F76" w:rsidRPr="00385F33" w:rsidRDefault="00D01F76" w:rsidP="00D01F76">
      <w:pPr>
        <w:tabs>
          <w:tab w:val="right" w:pos="9306"/>
        </w:tabs>
        <w:suppressAutoHyphens/>
        <w:ind w:left="720" w:hanging="720"/>
        <w:rPr>
          <w:rFonts w:ascii="Arial" w:hAnsi="Arial" w:cs="Arial"/>
          <w:b/>
          <w:bCs/>
          <w:sz w:val="22"/>
          <w:szCs w:val="22"/>
          <w:lang w:val="en-US"/>
        </w:rPr>
      </w:pPr>
    </w:p>
    <w:p w14:paraId="723FFD8E" w14:textId="77777777" w:rsidR="00D01F76" w:rsidRPr="00385F33" w:rsidRDefault="00D01F76" w:rsidP="00D01F76">
      <w:pPr>
        <w:tabs>
          <w:tab w:val="right" w:pos="9306"/>
        </w:tabs>
        <w:suppressAutoHyphens/>
        <w:ind w:left="720" w:hanging="720"/>
        <w:jc w:val="center"/>
        <w:rPr>
          <w:rFonts w:ascii="Arial" w:hAnsi="Arial" w:cs="Arial"/>
          <w:b/>
          <w:bCs/>
          <w:sz w:val="22"/>
          <w:szCs w:val="22"/>
          <w:lang w:val="en-US"/>
        </w:rPr>
      </w:pPr>
      <w:r w:rsidRPr="00385F33">
        <w:rPr>
          <w:rFonts w:ascii="Arial" w:hAnsi="Arial" w:cs="Arial"/>
          <w:b/>
          <w:bCs/>
          <w:sz w:val="22"/>
          <w:szCs w:val="22"/>
          <w:lang w:val="en-US"/>
        </w:rPr>
        <w:t>This is a suggested answer guide only.</w:t>
      </w:r>
    </w:p>
    <w:p w14:paraId="1BEF2F5F" w14:textId="77777777" w:rsidR="00D01F76" w:rsidRPr="00385F33" w:rsidRDefault="00D01F76" w:rsidP="00D01F76">
      <w:pPr>
        <w:tabs>
          <w:tab w:val="right" w:pos="9306"/>
        </w:tabs>
        <w:suppressAutoHyphens/>
        <w:ind w:left="720" w:hanging="720"/>
        <w:jc w:val="center"/>
        <w:rPr>
          <w:rFonts w:ascii="Arial" w:hAnsi="Arial" w:cs="Arial"/>
          <w:b/>
          <w:bCs/>
          <w:sz w:val="22"/>
          <w:szCs w:val="22"/>
          <w:lang w:val="en-US"/>
        </w:rPr>
      </w:pPr>
      <w:r w:rsidRPr="00385F33">
        <w:rPr>
          <w:rFonts w:ascii="Arial" w:hAnsi="Arial" w:cs="Arial"/>
          <w:b/>
          <w:bCs/>
          <w:sz w:val="22"/>
          <w:szCs w:val="22"/>
          <w:lang w:val="en-US"/>
        </w:rPr>
        <w:t>Alternative answers to questions may be possible.</w:t>
      </w:r>
    </w:p>
    <w:p w14:paraId="41F90097" w14:textId="77777777" w:rsidR="00D01F76" w:rsidRPr="00385F33" w:rsidRDefault="00D01F76" w:rsidP="00D01F76">
      <w:pPr>
        <w:tabs>
          <w:tab w:val="right" w:pos="9306"/>
        </w:tabs>
        <w:suppressAutoHyphens/>
        <w:ind w:left="720" w:hanging="720"/>
        <w:rPr>
          <w:rFonts w:ascii="Arial" w:hAnsi="Arial" w:cs="Arial"/>
          <w:b/>
          <w:bCs/>
          <w:sz w:val="22"/>
          <w:szCs w:val="22"/>
          <w:lang w:val="en-US"/>
        </w:rPr>
      </w:pPr>
    </w:p>
    <w:p w14:paraId="089879B9" w14:textId="77777777" w:rsidR="00D01F76" w:rsidRPr="00385F33" w:rsidRDefault="00D01F76" w:rsidP="00D01F76">
      <w:pPr>
        <w:tabs>
          <w:tab w:val="right" w:pos="9306"/>
        </w:tabs>
        <w:suppressAutoHyphens/>
        <w:ind w:left="720" w:hanging="720"/>
        <w:rPr>
          <w:rFonts w:ascii="Arial" w:hAnsi="Arial" w:cs="Arial"/>
          <w:b/>
          <w:bCs/>
          <w:sz w:val="22"/>
          <w:szCs w:val="22"/>
          <w:lang w:val="en-US"/>
        </w:rPr>
      </w:pPr>
    </w:p>
    <w:p w14:paraId="5C827204" w14:textId="77777777" w:rsidR="00D01F76" w:rsidRDefault="00D01F76" w:rsidP="00D01F76">
      <w:pPr>
        <w:tabs>
          <w:tab w:val="right" w:pos="9306"/>
        </w:tabs>
        <w:suppressAutoHyphens/>
        <w:ind w:left="720" w:hanging="720"/>
        <w:rPr>
          <w:rFonts w:ascii="Arial" w:hAnsi="Arial" w:cs="Arial"/>
          <w:b/>
          <w:bCs/>
          <w:sz w:val="22"/>
          <w:szCs w:val="22"/>
          <w:lang w:val="en-US"/>
        </w:rPr>
      </w:pPr>
    </w:p>
    <w:p w14:paraId="135CEC0E" w14:textId="77777777" w:rsidR="00D01F76" w:rsidRDefault="00D01F76" w:rsidP="00D01F76">
      <w:pPr>
        <w:tabs>
          <w:tab w:val="right" w:pos="9306"/>
        </w:tabs>
        <w:suppressAutoHyphens/>
        <w:ind w:left="720" w:hanging="720"/>
        <w:rPr>
          <w:rFonts w:ascii="Arial" w:hAnsi="Arial" w:cs="Arial"/>
          <w:b/>
          <w:bCs/>
          <w:sz w:val="22"/>
          <w:szCs w:val="22"/>
          <w:lang w:val="en-US"/>
        </w:rPr>
      </w:pPr>
    </w:p>
    <w:p w14:paraId="6ED89E70" w14:textId="77777777" w:rsidR="00D01F76" w:rsidRDefault="00D01F76" w:rsidP="00D01F76">
      <w:pPr>
        <w:tabs>
          <w:tab w:val="right" w:pos="9306"/>
        </w:tabs>
        <w:suppressAutoHyphens/>
        <w:ind w:left="720" w:hanging="720"/>
        <w:rPr>
          <w:rFonts w:ascii="Arial" w:hAnsi="Arial" w:cs="Arial"/>
          <w:b/>
          <w:bCs/>
          <w:sz w:val="22"/>
          <w:szCs w:val="22"/>
          <w:lang w:val="en-US"/>
        </w:rPr>
      </w:pPr>
    </w:p>
    <w:p w14:paraId="0743283A" w14:textId="77777777" w:rsidR="00D01F76" w:rsidRDefault="00D01F76" w:rsidP="00D01F76">
      <w:pPr>
        <w:tabs>
          <w:tab w:val="right" w:pos="9306"/>
        </w:tabs>
        <w:suppressAutoHyphens/>
        <w:ind w:left="720" w:hanging="720"/>
        <w:rPr>
          <w:rFonts w:ascii="Arial" w:hAnsi="Arial" w:cs="Arial"/>
          <w:b/>
          <w:bCs/>
          <w:sz w:val="22"/>
          <w:szCs w:val="22"/>
          <w:lang w:val="en-US"/>
        </w:rPr>
      </w:pPr>
    </w:p>
    <w:p w14:paraId="366ADE29" w14:textId="77777777" w:rsidR="00D01F76" w:rsidRPr="00385F33" w:rsidRDefault="00D01F76" w:rsidP="00D01F76">
      <w:pPr>
        <w:tabs>
          <w:tab w:val="right" w:pos="9306"/>
        </w:tabs>
        <w:suppressAutoHyphens/>
        <w:ind w:left="720" w:hanging="720"/>
        <w:rPr>
          <w:rFonts w:ascii="Arial" w:hAnsi="Arial" w:cs="Arial"/>
          <w:b/>
          <w:bCs/>
          <w:sz w:val="22"/>
          <w:szCs w:val="22"/>
          <w:lang w:val="en-US"/>
        </w:rPr>
      </w:pPr>
    </w:p>
    <w:p w14:paraId="3CD9A15D" w14:textId="77777777" w:rsidR="00D01F76" w:rsidRDefault="00D01F76" w:rsidP="00D01F76">
      <w:pPr>
        <w:tabs>
          <w:tab w:val="right" w:pos="9306"/>
        </w:tabs>
        <w:suppressAutoHyphens/>
        <w:ind w:left="720" w:hanging="720"/>
        <w:rPr>
          <w:rFonts w:ascii="Arial" w:hAnsi="Arial" w:cs="Arial"/>
          <w:b/>
          <w:bCs/>
          <w:sz w:val="22"/>
          <w:szCs w:val="22"/>
          <w:lang w:val="en-US"/>
        </w:rPr>
      </w:pPr>
      <w:r w:rsidRPr="00385F33">
        <w:rPr>
          <w:rFonts w:ascii="Arial" w:hAnsi="Arial" w:cs="Arial"/>
          <w:b/>
          <w:bCs/>
          <w:sz w:val="22"/>
          <w:szCs w:val="22"/>
          <w:lang w:val="en-US"/>
        </w:rPr>
        <w:t>Assessment key words used include:</w:t>
      </w:r>
    </w:p>
    <w:p w14:paraId="041037CB" w14:textId="77777777" w:rsidR="00D01F76" w:rsidRPr="00385F33" w:rsidRDefault="00D01F76" w:rsidP="00D01F76">
      <w:pPr>
        <w:tabs>
          <w:tab w:val="right" w:pos="9306"/>
        </w:tabs>
        <w:suppressAutoHyphens/>
        <w:ind w:left="720" w:hanging="720"/>
        <w:rPr>
          <w:rFonts w:ascii="Arial" w:hAnsi="Arial" w:cs="Arial"/>
          <w:b/>
          <w:bCs/>
          <w:sz w:val="22"/>
          <w:szCs w:val="22"/>
          <w:lang w:val="en-US"/>
        </w:rPr>
      </w:pPr>
    </w:p>
    <w:p w14:paraId="7D391366" w14:textId="77777777" w:rsidR="00D01F76" w:rsidRPr="00385F33" w:rsidRDefault="00D01F76" w:rsidP="00D01F76">
      <w:pPr>
        <w:tabs>
          <w:tab w:val="right" w:pos="9306"/>
        </w:tabs>
        <w:suppressAutoHyphens/>
        <w:ind w:left="720" w:hanging="720"/>
        <w:rPr>
          <w:rFonts w:ascii="Arial" w:hAnsi="Arial" w:cs="Arial"/>
          <w:b/>
          <w:bCs/>
          <w:sz w:val="22"/>
          <w:szCs w:val="22"/>
          <w:lang w:val="en-US"/>
        </w:rPr>
      </w:pPr>
    </w:p>
    <w:p w14:paraId="11AA3A27" w14:textId="77777777" w:rsidR="00D01F76" w:rsidRPr="00385F33" w:rsidRDefault="00D01F76" w:rsidP="00D01F76">
      <w:pPr>
        <w:tabs>
          <w:tab w:val="right" w:pos="9306"/>
        </w:tabs>
        <w:suppressAutoHyphens/>
        <w:ind w:left="1985" w:hanging="1985"/>
        <w:rPr>
          <w:rFonts w:ascii="Arial" w:hAnsi="Arial" w:cs="Arial"/>
          <w:sz w:val="22"/>
          <w:szCs w:val="22"/>
          <w:lang w:val="en-US"/>
        </w:rPr>
      </w:pPr>
      <w:r w:rsidRPr="00385F33">
        <w:rPr>
          <w:rFonts w:ascii="Arial" w:hAnsi="Arial" w:cs="Arial"/>
          <w:sz w:val="22"/>
          <w:szCs w:val="22"/>
          <w:lang w:val="en-US"/>
        </w:rPr>
        <w:t>Analyse</w:t>
      </w:r>
      <w:r>
        <w:rPr>
          <w:rFonts w:ascii="Arial" w:hAnsi="Arial" w:cs="Arial"/>
          <w:sz w:val="22"/>
          <w:szCs w:val="22"/>
          <w:lang w:val="en-US"/>
        </w:rPr>
        <w:tab/>
      </w:r>
      <w:r w:rsidRPr="00385F33">
        <w:rPr>
          <w:rFonts w:ascii="Arial" w:hAnsi="Arial" w:cs="Arial"/>
          <w:sz w:val="22"/>
          <w:szCs w:val="22"/>
          <w:lang w:val="en-US"/>
        </w:rPr>
        <w:t>Identify components and the relations between them; draw out and relate implications</w:t>
      </w:r>
    </w:p>
    <w:p w14:paraId="4A8594A7" w14:textId="6FC1B7AC" w:rsidR="00D01F76" w:rsidRPr="00385F33" w:rsidRDefault="00D01F76" w:rsidP="00D01F76">
      <w:pPr>
        <w:tabs>
          <w:tab w:val="right" w:pos="9306"/>
        </w:tabs>
        <w:suppressAutoHyphens/>
        <w:ind w:left="1985" w:hanging="1985"/>
        <w:rPr>
          <w:rFonts w:ascii="Arial" w:hAnsi="Arial" w:cs="Arial"/>
          <w:sz w:val="22"/>
          <w:szCs w:val="22"/>
          <w:lang w:val="en-US"/>
        </w:rPr>
      </w:pPr>
      <w:r w:rsidRPr="00385F33">
        <w:rPr>
          <w:rFonts w:ascii="Arial" w:hAnsi="Arial" w:cs="Arial"/>
          <w:sz w:val="22"/>
          <w:szCs w:val="22"/>
          <w:lang w:val="en-US"/>
        </w:rPr>
        <w:t>Assess</w:t>
      </w:r>
      <w:r w:rsidRPr="00385F33">
        <w:rPr>
          <w:rFonts w:ascii="Arial" w:hAnsi="Arial" w:cs="Arial"/>
          <w:sz w:val="22"/>
          <w:szCs w:val="22"/>
          <w:lang w:val="en-US"/>
        </w:rPr>
        <w:tab/>
        <w:t>Make a judgement of value, quality, outcomes</w:t>
      </w:r>
      <w:r w:rsidR="00C20358">
        <w:rPr>
          <w:rFonts w:ascii="Arial" w:hAnsi="Arial" w:cs="Arial"/>
          <w:sz w:val="22"/>
          <w:szCs w:val="22"/>
          <w:lang w:val="en-US"/>
        </w:rPr>
        <w:t>,</w:t>
      </w:r>
      <w:r w:rsidRPr="00385F33">
        <w:rPr>
          <w:rFonts w:ascii="Arial" w:hAnsi="Arial" w:cs="Arial"/>
          <w:sz w:val="22"/>
          <w:szCs w:val="22"/>
          <w:lang w:val="en-US"/>
        </w:rPr>
        <w:t xml:space="preserve"> results or size</w:t>
      </w:r>
    </w:p>
    <w:p w14:paraId="01A4A423" w14:textId="77777777" w:rsidR="00D01F76" w:rsidRPr="00385F33" w:rsidRDefault="00D01F76" w:rsidP="00D01F76">
      <w:pPr>
        <w:tabs>
          <w:tab w:val="right" w:pos="9306"/>
        </w:tabs>
        <w:suppressAutoHyphens/>
        <w:ind w:left="1985" w:hanging="1985"/>
        <w:rPr>
          <w:rFonts w:ascii="Arial" w:hAnsi="Arial" w:cs="Arial"/>
          <w:sz w:val="22"/>
          <w:szCs w:val="22"/>
          <w:lang w:val="en-US"/>
        </w:rPr>
      </w:pPr>
      <w:r w:rsidRPr="00385F33">
        <w:rPr>
          <w:rFonts w:ascii="Arial" w:hAnsi="Arial" w:cs="Arial"/>
          <w:sz w:val="22"/>
          <w:szCs w:val="22"/>
          <w:lang w:val="en-US"/>
        </w:rPr>
        <w:t>Compare</w:t>
      </w:r>
      <w:r w:rsidRPr="00385F33">
        <w:rPr>
          <w:rFonts w:ascii="Arial" w:hAnsi="Arial" w:cs="Arial"/>
          <w:sz w:val="22"/>
          <w:szCs w:val="22"/>
          <w:lang w:val="en-US"/>
        </w:rPr>
        <w:tab/>
        <w:t>Show how things are similar and / or different</w:t>
      </w:r>
    </w:p>
    <w:p w14:paraId="2439818C" w14:textId="77777777" w:rsidR="00D01F76" w:rsidRPr="00385F33" w:rsidRDefault="00D01F76" w:rsidP="00D01F76">
      <w:pPr>
        <w:tabs>
          <w:tab w:val="right" w:pos="9306"/>
        </w:tabs>
        <w:suppressAutoHyphens/>
        <w:ind w:left="1985" w:hanging="1985"/>
        <w:rPr>
          <w:rFonts w:ascii="Arial" w:hAnsi="Arial" w:cs="Arial"/>
          <w:sz w:val="22"/>
          <w:szCs w:val="22"/>
          <w:lang w:val="en-US"/>
        </w:rPr>
      </w:pPr>
      <w:r w:rsidRPr="00385F33">
        <w:rPr>
          <w:rFonts w:ascii="Arial" w:hAnsi="Arial" w:cs="Arial"/>
          <w:sz w:val="22"/>
          <w:szCs w:val="22"/>
          <w:lang w:val="en-US"/>
        </w:rPr>
        <w:t>Define</w:t>
      </w:r>
      <w:r w:rsidRPr="00385F33">
        <w:rPr>
          <w:rFonts w:ascii="Arial" w:hAnsi="Arial" w:cs="Arial"/>
          <w:sz w:val="22"/>
          <w:szCs w:val="22"/>
          <w:lang w:val="en-US"/>
        </w:rPr>
        <w:tab/>
        <w:t>State meaning and identify essential qualities</w:t>
      </w:r>
    </w:p>
    <w:p w14:paraId="4D2B9F7E" w14:textId="77777777" w:rsidR="00D01F76" w:rsidRPr="00385F33" w:rsidRDefault="00D01F76" w:rsidP="00D01F76">
      <w:pPr>
        <w:tabs>
          <w:tab w:val="right" w:pos="9306"/>
        </w:tabs>
        <w:suppressAutoHyphens/>
        <w:ind w:left="1985" w:hanging="1985"/>
        <w:rPr>
          <w:rFonts w:ascii="Arial" w:hAnsi="Arial" w:cs="Arial"/>
          <w:sz w:val="22"/>
          <w:szCs w:val="22"/>
          <w:lang w:val="en-US"/>
        </w:rPr>
      </w:pPr>
      <w:r w:rsidRPr="00385F33">
        <w:rPr>
          <w:rFonts w:ascii="Arial" w:hAnsi="Arial" w:cs="Arial"/>
          <w:sz w:val="22"/>
          <w:szCs w:val="22"/>
          <w:lang w:val="en-US"/>
        </w:rPr>
        <w:t>Describe</w:t>
      </w:r>
      <w:r w:rsidRPr="00385F33">
        <w:rPr>
          <w:rFonts w:ascii="Arial" w:hAnsi="Arial" w:cs="Arial"/>
          <w:sz w:val="22"/>
          <w:szCs w:val="22"/>
          <w:lang w:val="en-US"/>
        </w:rPr>
        <w:tab/>
        <w:t>Provide characteristics or features</w:t>
      </w:r>
    </w:p>
    <w:p w14:paraId="1D927CA1" w14:textId="77777777" w:rsidR="00D01F76" w:rsidRPr="00385F33" w:rsidRDefault="00D01F76" w:rsidP="00D01F76">
      <w:pPr>
        <w:tabs>
          <w:tab w:val="right" w:pos="9306"/>
        </w:tabs>
        <w:suppressAutoHyphens/>
        <w:ind w:left="1985" w:hanging="1985"/>
        <w:rPr>
          <w:rFonts w:ascii="Arial" w:hAnsi="Arial" w:cs="Arial"/>
          <w:sz w:val="22"/>
          <w:szCs w:val="22"/>
          <w:lang w:val="en-US"/>
        </w:rPr>
      </w:pPr>
      <w:r w:rsidRPr="00385F33">
        <w:rPr>
          <w:rFonts w:ascii="Arial" w:hAnsi="Arial" w:cs="Arial"/>
          <w:sz w:val="22"/>
          <w:szCs w:val="22"/>
          <w:lang w:val="en-US"/>
        </w:rPr>
        <w:t>Discuss</w:t>
      </w:r>
      <w:r w:rsidRPr="00385F33">
        <w:rPr>
          <w:rFonts w:ascii="Arial" w:hAnsi="Arial" w:cs="Arial"/>
          <w:sz w:val="22"/>
          <w:szCs w:val="22"/>
          <w:lang w:val="en-US"/>
        </w:rPr>
        <w:tab/>
        <w:t>Identify issues and provide points for and/or against</w:t>
      </w:r>
    </w:p>
    <w:p w14:paraId="17C3F22D" w14:textId="77777777" w:rsidR="00D01F76" w:rsidRPr="00385F33" w:rsidRDefault="00D01F76" w:rsidP="00D01F76">
      <w:pPr>
        <w:tabs>
          <w:tab w:val="right" w:pos="9306"/>
        </w:tabs>
        <w:suppressAutoHyphens/>
        <w:ind w:left="1985" w:hanging="1985"/>
        <w:rPr>
          <w:rFonts w:ascii="Arial" w:hAnsi="Arial" w:cs="Arial"/>
          <w:sz w:val="22"/>
          <w:szCs w:val="22"/>
          <w:lang w:val="en-US"/>
        </w:rPr>
      </w:pPr>
      <w:r w:rsidRPr="00385F33">
        <w:rPr>
          <w:rFonts w:ascii="Arial" w:hAnsi="Arial" w:cs="Arial"/>
          <w:sz w:val="22"/>
          <w:szCs w:val="22"/>
          <w:lang w:val="en-US"/>
        </w:rPr>
        <w:t>Distinguish</w:t>
      </w:r>
      <w:r w:rsidRPr="00385F33">
        <w:rPr>
          <w:rFonts w:ascii="Arial" w:hAnsi="Arial" w:cs="Arial"/>
          <w:sz w:val="22"/>
          <w:szCs w:val="22"/>
          <w:lang w:val="en-US"/>
        </w:rPr>
        <w:tab/>
        <w:t>Recognise or note/indicate as being distinct or different from; note differences between</w:t>
      </w:r>
    </w:p>
    <w:p w14:paraId="532E58FA" w14:textId="77777777" w:rsidR="00D01F76" w:rsidRPr="00385F33" w:rsidRDefault="00D01F76" w:rsidP="00D01F76">
      <w:pPr>
        <w:tabs>
          <w:tab w:val="right" w:pos="9306"/>
        </w:tabs>
        <w:suppressAutoHyphens/>
        <w:ind w:left="1985" w:hanging="1985"/>
        <w:rPr>
          <w:rFonts w:ascii="Arial" w:hAnsi="Arial" w:cs="Arial"/>
          <w:sz w:val="22"/>
          <w:szCs w:val="22"/>
          <w:lang w:val="en-US"/>
        </w:rPr>
      </w:pPr>
      <w:r w:rsidRPr="00385F33">
        <w:rPr>
          <w:rFonts w:ascii="Arial" w:hAnsi="Arial" w:cs="Arial"/>
          <w:sz w:val="22"/>
          <w:szCs w:val="22"/>
          <w:lang w:val="en-US"/>
        </w:rPr>
        <w:t>Explain</w:t>
      </w:r>
      <w:r w:rsidRPr="00385F33">
        <w:rPr>
          <w:rFonts w:ascii="Arial" w:hAnsi="Arial" w:cs="Arial"/>
          <w:sz w:val="22"/>
          <w:szCs w:val="22"/>
          <w:lang w:val="en-US"/>
        </w:rPr>
        <w:tab/>
        <w:t>Relate cause and effect; make the relationships between</w:t>
      </w:r>
      <w:r>
        <w:rPr>
          <w:rFonts w:ascii="Arial" w:hAnsi="Arial" w:cs="Arial"/>
          <w:sz w:val="22"/>
          <w:szCs w:val="22"/>
          <w:lang w:val="en-US"/>
        </w:rPr>
        <w:t xml:space="preserve"> </w:t>
      </w:r>
      <w:r w:rsidRPr="00385F33">
        <w:rPr>
          <w:rFonts w:ascii="Arial" w:hAnsi="Arial" w:cs="Arial"/>
          <w:sz w:val="22"/>
          <w:szCs w:val="22"/>
          <w:lang w:val="en-US"/>
        </w:rPr>
        <w:t>things evident; provide why and /or how</w:t>
      </w:r>
    </w:p>
    <w:p w14:paraId="3418443D" w14:textId="77777777" w:rsidR="00D01F76" w:rsidRPr="00385F33" w:rsidRDefault="00D01F76" w:rsidP="00D01F76">
      <w:pPr>
        <w:tabs>
          <w:tab w:val="right" w:pos="9306"/>
        </w:tabs>
        <w:suppressAutoHyphens/>
        <w:ind w:left="1985" w:hanging="1985"/>
        <w:rPr>
          <w:rFonts w:ascii="Arial" w:hAnsi="Arial" w:cs="Arial"/>
          <w:sz w:val="22"/>
          <w:szCs w:val="22"/>
          <w:lang w:val="en-US"/>
        </w:rPr>
      </w:pPr>
      <w:r w:rsidRPr="00385F33">
        <w:rPr>
          <w:rFonts w:ascii="Arial" w:hAnsi="Arial" w:cs="Arial"/>
          <w:sz w:val="22"/>
          <w:szCs w:val="22"/>
          <w:lang w:val="en-US"/>
        </w:rPr>
        <w:t>Evaluat</w:t>
      </w:r>
      <w:r>
        <w:rPr>
          <w:rFonts w:ascii="Arial" w:hAnsi="Arial" w:cs="Arial"/>
          <w:sz w:val="22"/>
          <w:szCs w:val="22"/>
          <w:lang w:val="en-US"/>
        </w:rPr>
        <w:t>e</w:t>
      </w:r>
      <w:r w:rsidRPr="00385F33">
        <w:rPr>
          <w:rFonts w:ascii="Arial" w:hAnsi="Arial" w:cs="Arial"/>
          <w:sz w:val="22"/>
          <w:szCs w:val="22"/>
          <w:lang w:val="en-US"/>
        </w:rPr>
        <w:t xml:space="preserve"> </w:t>
      </w:r>
      <w:r>
        <w:rPr>
          <w:rFonts w:ascii="Arial" w:hAnsi="Arial" w:cs="Arial"/>
          <w:sz w:val="22"/>
          <w:szCs w:val="22"/>
          <w:lang w:val="en-US"/>
        </w:rPr>
        <w:tab/>
      </w:r>
      <w:r w:rsidRPr="00385F33">
        <w:rPr>
          <w:rFonts w:ascii="Arial" w:hAnsi="Arial" w:cs="Arial"/>
          <w:sz w:val="22"/>
          <w:szCs w:val="22"/>
          <w:lang w:val="en-US"/>
        </w:rPr>
        <w:t xml:space="preserve">Make a judgement based on criteria; determine the value of; </w:t>
      </w:r>
    </w:p>
    <w:p w14:paraId="21FEB4B3" w14:textId="77777777" w:rsidR="00D01F76" w:rsidRPr="00385F33" w:rsidRDefault="00D01F76" w:rsidP="00D01F76">
      <w:pPr>
        <w:tabs>
          <w:tab w:val="right" w:pos="9306"/>
        </w:tabs>
        <w:suppressAutoHyphens/>
        <w:ind w:left="1985" w:hanging="1985"/>
        <w:rPr>
          <w:rFonts w:ascii="Arial" w:hAnsi="Arial" w:cs="Arial"/>
          <w:sz w:val="22"/>
          <w:szCs w:val="22"/>
          <w:lang w:val="en-US"/>
        </w:rPr>
      </w:pPr>
      <w:r w:rsidRPr="00385F33">
        <w:rPr>
          <w:rFonts w:ascii="Arial" w:hAnsi="Arial" w:cs="Arial"/>
          <w:sz w:val="22"/>
          <w:szCs w:val="22"/>
          <w:lang w:val="en-US"/>
        </w:rPr>
        <w:t>Identify</w:t>
      </w:r>
      <w:r w:rsidRPr="00385F33">
        <w:rPr>
          <w:rFonts w:ascii="Arial" w:hAnsi="Arial" w:cs="Arial"/>
          <w:sz w:val="22"/>
          <w:szCs w:val="22"/>
          <w:lang w:val="en-US"/>
        </w:rPr>
        <w:tab/>
        <w:t>Recognise and name</w:t>
      </w:r>
    </w:p>
    <w:p w14:paraId="4366F704" w14:textId="77777777" w:rsidR="00D01F76" w:rsidRPr="00385F33" w:rsidRDefault="00D01F76" w:rsidP="00D01F76">
      <w:pPr>
        <w:tabs>
          <w:tab w:val="right" w:pos="9306"/>
        </w:tabs>
        <w:suppressAutoHyphens/>
        <w:ind w:left="1985" w:hanging="1985"/>
        <w:rPr>
          <w:rFonts w:ascii="Arial" w:hAnsi="Arial" w:cs="Arial"/>
          <w:sz w:val="22"/>
          <w:szCs w:val="22"/>
          <w:lang w:val="en-US"/>
        </w:rPr>
      </w:pPr>
      <w:r w:rsidRPr="00385F33">
        <w:rPr>
          <w:rFonts w:ascii="Arial" w:hAnsi="Arial" w:cs="Arial"/>
          <w:sz w:val="22"/>
          <w:szCs w:val="22"/>
          <w:lang w:val="en-US"/>
        </w:rPr>
        <w:t>Outline</w:t>
      </w:r>
      <w:r w:rsidRPr="00385F33">
        <w:rPr>
          <w:rFonts w:ascii="Arial" w:hAnsi="Arial" w:cs="Arial"/>
          <w:sz w:val="22"/>
          <w:szCs w:val="22"/>
          <w:lang w:val="en-US"/>
        </w:rPr>
        <w:tab/>
        <w:t>Sketch in general terms; indicate the main features of</w:t>
      </w:r>
    </w:p>
    <w:p w14:paraId="4AF718A3" w14:textId="77777777" w:rsidR="00D01F76" w:rsidRDefault="00D01F76" w:rsidP="001F4135">
      <w:pPr>
        <w:tabs>
          <w:tab w:val="right" w:pos="9306"/>
        </w:tabs>
        <w:suppressAutoHyphens/>
        <w:ind w:left="720" w:hanging="720"/>
        <w:rPr>
          <w:rFonts w:ascii="Arial" w:hAnsi="Arial" w:cs="Arial"/>
          <w:b/>
          <w:bCs/>
          <w:sz w:val="22"/>
          <w:szCs w:val="22"/>
        </w:rPr>
      </w:pPr>
    </w:p>
    <w:p w14:paraId="3213FFCB" w14:textId="77777777" w:rsidR="00D01F76" w:rsidRDefault="00D01F76" w:rsidP="001F4135">
      <w:pPr>
        <w:tabs>
          <w:tab w:val="right" w:pos="9306"/>
        </w:tabs>
        <w:suppressAutoHyphens/>
        <w:ind w:left="720" w:hanging="720"/>
        <w:rPr>
          <w:rFonts w:ascii="Arial" w:hAnsi="Arial" w:cs="Arial"/>
          <w:b/>
          <w:bCs/>
          <w:sz w:val="22"/>
          <w:szCs w:val="22"/>
        </w:rPr>
      </w:pPr>
    </w:p>
    <w:p w14:paraId="3888FCC6" w14:textId="77777777" w:rsidR="00D01F76" w:rsidRDefault="00D01F76" w:rsidP="001F4135">
      <w:pPr>
        <w:tabs>
          <w:tab w:val="right" w:pos="9306"/>
        </w:tabs>
        <w:suppressAutoHyphens/>
        <w:ind w:left="720" w:hanging="720"/>
        <w:rPr>
          <w:rFonts w:ascii="Arial" w:hAnsi="Arial" w:cs="Arial"/>
          <w:b/>
          <w:bCs/>
          <w:sz w:val="22"/>
          <w:szCs w:val="22"/>
        </w:rPr>
      </w:pPr>
    </w:p>
    <w:p w14:paraId="515696DC" w14:textId="77777777" w:rsidR="00D01F76" w:rsidRDefault="00D01F76" w:rsidP="001F4135">
      <w:pPr>
        <w:tabs>
          <w:tab w:val="right" w:pos="9306"/>
        </w:tabs>
        <w:suppressAutoHyphens/>
        <w:ind w:left="720" w:hanging="720"/>
        <w:rPr>
          <w:rFonts w:ascii="Arial" w:hAnsi="Arial" w:cs="Arial"/>
          <w:b/>
          <w:bCs/>
          <w:sz w:val="22"/>
          <w:szCs w:val="22"/>
        </w:rPr>
      </w:pPr>
    </w:p>
    <w:p w14:paraId="7E351EFD" w14:textId="77777777" w:rsidR="00D01F76" w:rsidRDefault="00D01F76" w:rsidP="001F4135">
      <w:pPr>
        <w:tabs>
          <w:tab w:val="right" w:pos="9306"/>
        </w:tabs>
        <w:suppressAutoHyphens/>
        <w:ind w:left="720" w:hanging="720"/>
        <w:rPr>
          <w:rFonts w:ascii="Arial" w:hAnsi="Arial" w:cs="Arial"/>
          <w:b/>
          <w:bCs/>
          <w:sz w:val="22"/>
          <w:szCs w:val="22"/>
        </w:rPr>
      </w:pPr>
    </w:p>
    <w:p w14:paraId="3A102944" w14:textId="77777777" w:rsidR="00D01F76" w:rsidRDefault="00D01F76" w:rsidP="001F4135">
      <w:pPr>
        <w:tabs>
          <w:tab w:val="right" w:pos="9306"/>
        </w:tabs>
        <w:suppressAutoHyphens/>
        <w:ind w:left="720" w:hanging="720"/>
        <w:rPr>
          <w:rFonts w:ascii="Arial" w:hAnsi="Arial" w:cs="Arial"/>
          <w:b/>
          <w:bCs/>
          <w:sz w:val="22"/>
          <w:szCs w:val="22"/>
        </w:rPr>
      </w:pPr>
    </w:p>
    <w:p w14:paraId="107D9177" w14:textId="56F2C22D" w:rsidR="00FE175C" w:rsidRPr="0048293E" w:rsidRDefault="00FE175C" w:rsidP="001F4135">
      <w:pPr>
        <w:tabs>
          <w:tab w:val="right" w:pos="9306"/>
        </w:tabs>
        <w:suppressAutoHyphens/>
        <w:ind w:left="720" w:hanging="720"/>
        <w:rPr>
          <w:rFonts w:ascii="Arial" w:hAnsi="Arial" w:cs="Arial"/>
          <w:b/>
          <w:bCs/>
          <w:sz w:val="22"/>
          <w:szCs w:val="22"/>
        </w:rPr>
      </w:pPr>
      <w:r w:rsidRPr="0048293E">
        <w:rPr>
          <w:rFonts w:ascii="Arial" w:hAnsi="Arial" w:cs="Arial"/>
          <w:b/>
          <w:bCs/>
          <w:sz w:val="22"/>
          <w:szCs w:val="22"/>
        </w:rPr>
        <w:lastRenderedPageBreak/>
        <w:t>S</w:t>
      </w:r>
      <w:r>
        <w:rPr>
          <w:rFonts w:ascii="Arial" w:hAnsi="Arial" w:cs="Arial"/>
          <w:b/>
          <w:bCs/>
          <w:sz w:val="22"/>
          <w:szCs w:val="22"/>
        </w:rPr>
        <w:t>ection</w:t>
      </w:r>
      <w:r w:rsidRPr="0048293E">
        <w:rPr>
          <w:rFonts w:ascii="Arial" w:hAnsi="Arial" w:cs="Arial"/>
          <w:b/>
          <w:bCs/>
          <w:sz w:val="22"/>
          <w:szCs w:val="22"/>
        </w:rPr>
        <w:t xml:space="preserve"> O</w:t>
      </w:r>
      <w:r>
        <w:rPr>
          <w:rFonts w:ascii="Arial" w:hAnsi="Arial" w:cs="Arial"/>
          <w:b/>
          <w:bCs/>
          <w:sz w:val="22"/>
          <w:szCs w:val="22"/>
        </w:rPr>
        <w:t xml:space="preserve">ne:  </w:t>
      </w:r>
      <w:r w:rsidR="00991589">
        <w:rPr>
          <w:rFonts w:ascii="Arial" w:hAnsi="Arial" w:cs="Arial"/>
          <w:b/>
          <w:bCs/>
          <w:sz w:val="22"/>
          <w:szCs w:val="22"/>
        </w:rPr>
        <w:t>Short response</w:t>
      </w:r>
      <w:r>
        <w:rPr>
          <w:rFonts w:ascii="Arial" w:hAnsi="Arial" w:cs="Arial"/>
          <w:b/>
          <w:bCs/>
          <w:sz w:val="22"/>
          <w:szCs w:val="22"/>
        </w:rPr>
        <w:tab/>
      </w:r>
      <w:r w:rsidR="00B3579D">
        <w:rPr>
          <w:rFonts w:ascii="Arial" w:hAnsi="Arial" w:cs="Arial"/>
          <w:b/>
          <w:bCs/>
          <w:sz w:val="22"/>
          <w:szCs w:val="22"/>
        </w:rPr>
        <w:t>3</w:t>
      </w:r>
      <w:r w:rsidR="001F4135">
        <w:rPr>
          <w:rFonts w:ascii="Arial" w:hAnsi="Arial" w:cs="Arial"/>
          <w:b/>
          <w:bCs/>
          <w:sz w:val="22"/>
          <w:szCs w:val="22"/>
        </w:rPr>
        <w:t>0% (</w:t>
      </w:r>
      <w:r w:rsidR="007F52FB">
        <w:rPr>
          <w:rFonts w:ascii="Arial" w:hAnsi="Arial" w:cs="Arial"/>
          <w:b/>
          <w:bCs/>
          <w:sz w:val="22"/>
          <w:szCs w:val="22"/>
        </w:rPr>
        <w:t>30</w:t>
      </w:r>
      <w:r w:rsidRPr="0048293E">
        <w:rPr>
          <w:rFonts w:ascii="Arial" w:hAnsi="Arial" w:cs="Arial"/>
          <w:b/>
          <w:bCs/>
          <w:sz w:val="22"/>
          <w:szCs w:val="22"/>
        </w:rPr>
        <w:t xml:space="preserve"> M</w:t>
      </w:r>
      <w:r>
        <w:rPr>
          <w:rFonts w:ascii="Arial" w:hAnsi="Arial" w:cs="Arial"/>
          <w:b/>
          <w:bCs/>
          <w:sz w:val="22"/>
          <w:szCs w:val="22"/>
        </w:rPr>
        <w:t>arks</w:t>
      </w:r>
      <w:r w:rsidR="001F4135">
        <w:rPr>
          <w:rFonts w:ascii="Arial" w:hAnsi="Arial" w:cs="Arial"/>
          <w:b/>
          <w:bCs/>
          <w:sz w:val="22"/>
          <w:szCs w:val="22"/>
        </w:rPr>
        <w:t>)</w:t>
      </w:r>
    </w:p>
    <w:p w14:paraId="3C423209" w14:textId="77777777" w:rsidR="00FE175C" w:rsidRPr="0048293E" w:rsidRDefault="00FE175C" w:rsidP="00FE175C">
      <w:pPr>
        <w:tabs>
          <w:tab w:val="right" w:pos="9450"/>
        </w:tabs>
        <w:rPr>
          <w:rFonts w:ascii="Arial" w:hAnsi="Arial" w:cs="Arial"/>
          <w:bCs/>
          <w:sz w:val="22"/>
          <w:szCs w:val="22"/>
        </w:rPr>
      </w:pPr>
    </w:p>
    <w:p w14:paraId="528658C3" w14:textId="00E78AFE" w:rsidR="001740D4" w:rsidRPr="0048293E" w:rsidRDefault="00FE175C" w:rsidP="001740D4">
      <w:pPr>
        <w:rPr>
          <w:rFonts w:ascii="Arial" w:hAnsi="Arial" w:cs="Arial"/>
          <w:bCs/>
          <w:sz w:val="22"/>
          <w:szCs w:val="22"/>
        </w:rPr>
      </w:pPr>
      <w:r w:rsidRPr="00DB203E">
        <w:rPr>
          <w:rFonts w:ascii="Arial" w:hAnsi="Arial" w:cs="Arial"/>
          <w:bCs/>
          <w:sz w:val="22"/>
          <w:szCs w:val="22"/>
        </w:rPr>
        <w:t xml:space="preserve">This section has </w:t>
      </w:r>
      <w:r w:rsidR="007F52FB" w:rsidRPr="00DB203E">
        <w:rPr>
          <w:rFonts w:ascii="Arial" w:hAnsi="Arial" w:cs="Arial"/>
          <w:b/>
          <w:bCs/>
          <w:sz w:val="22"/>
          <w:szCs w:val="22"/>
        </w:rPr>
        <w:t>four</w:t>
      </w:r>
      <w:r w:rsidR="001F4135" w:rsidRPr="00DB203E">
        <w:rPr>
          <w:rFonts w:ascii="Arial" w:hAnsi="Arial" w:cs="Arial"/>
          <w:b/>
          <w:bCs/>
          <w:sz w:val="22"/>
          <w:szCs w:val="22"/>
        </w:rPr>
        <w:t xml:space="preserve"> (</w:t>
      </w:r>
      <w:r w:rsidR="007F52FB" w:rsidRPr="00DB203E">
        <w:rPr>
          <w:rFonts w:ascii="Arial" w:hAnsi="Arial" w:cs="Arial"/>
          <w:b/>
          <w:bCs/>
          <w:sz w:val="22"/>
          <w:szCs w:val="22"/>
        </w:rPr>
        <w:t>4</w:t>
      </w:r>
      <w:r w:rsidR="001F4135" w:rsidRPr="00DB203E">
        <w:rPr>
          <w:rFonts w:ascii="Arial" w:hAnsi="Arial" w:cs="Arial"/>
          <w:b/>
          <w:bCs/>
          <w:sz w:val="22"/>
          <w:szCs w:val="22"/>
        </w:rPr>
        <w:t>)</w:t>
      </w:r>
      <w:r w:rsidR="0002251A" w:rsidRPr="00DB203E">
        <w:rPr>
          <w:rFonts w:ascii="Arial" w:hAnsi="Arial" w:cs="Arial"/>
          <w:bCs/>
          <w:sz w:val="22"/>
          <w:szCs w:val="22"/>
        </w:rPr>
        <w:t xml:space="preserve"> questions.</w:t>
      </w:r>
      <w:r w:rsidR="001F4135" w:rsidRPr="00DB203E">
        <w:rPr>
          <w:rFonts w:ascii="Arial" w:hAnsi="Arial" w:cs="Arial"/>
          <w:bCs/>
          <w:sz w:val="22"/>
          <w:szCs w:val="22"/>
        </w:rPr>
        <w:t xml:space="preserve"> </w:t>
      </w:r>
      <w:r w:rsidR="001740D4" w:rsidRPr="00DB203E">
        <w:rPr>
          <w:rFonts w:ascii="Arial" w:hAnsi="Arial" w:cs="Arial"/>
          <w:bCs/>
          <w:sz w:val="22"/>
          <w:szCs w:val="22"/>
        </w:rPr>
        <w:t>You must a</w:t>
      </w:r>
      <w:r w:rsidR="000C691B" w:rsidRPr="00DB203E">
        <w:rPr>
          <w:rFonts w:ascii="Arial" w:hAnsi="Arial" w:cs="Arial"/>
          <w:bCs/>
          <w:sz w:val="22"/>
          <w:szCs w:val="22"/>
        </w:rPr>
        <w:t>nswer</w:t>
      </w:r>
      <w:r w:rsidRPr="00DB203E">
        <w:rPr>
          <w:rFonts w:ascii="Arial" w:hAnsi="Arial" w:cs="Arial"/>
          <w:bCs/>
          <w:sz w:val="22"/>
          <w:szCs w:val="22"/>
        </w:rPr>
        <w:t xml:space="preserve"> </w:t>
      </w:r>
      <w:r w:rsidR="007F52FB" w:rsidRPr="00DB203E">
        <w:rPr>
          <w:rFonts w:ascii="Arial" w:hAnsi="Arial" w:cs="Arial"/>
          <w:b/>
          <w:bCs/>
          <w:sz w:val="22"/>
          <w:szCs w:val="22"/>
        </w:rPr>
        <w:t>three (3</w:t>
      </w:r>
      <w:r w:rsidR="001F4135" w:rsidRPr="00DB203E">
        <w:rPr>
          <w:rFonts w:ascii="Arial" w:hAnsi="Arial" w:cs="Arial"/>
          <w:b/>
          <w:bCs/>
          <w:sz w:val="22"/>
          <w:szCs w:val="22"/>
        </w:rPr>
        <w:t>)</w:t>
      </w:r>
      <w:r w:rsidRPr="00DB203E">
        <w:rPr>
          <w:rFonts w:ascii="Arial" w:hAnsi="Arial" w:cs="Arial"/>
          <w:b/>
          <w:bCs/>
          <w:sz w:val="22"/>
          <w:szCs w:val="22"/>
        </w:rPr>
        <w:t xml:space="preserve"> </w:t>
      </w:r>
      <w:r w:rsidRPr="00DB203E">
        <w:rPr>
          <w:rFonts w:ascii="Arial" w:hAnsi="Arial" w:cs="Arial"/>
          <w:bCs/>
          <w:sz w:val="22"/>
          <w:szCs w:val="22"/>
        </w:rPr>
        <w:t>questions</w:t>
      </w:r>
      <w:r w:rsidR="00DB203E">
        <w:rPr>
          <w:rFonts w:ascii="Arial" w:hAnsi="Arial" w:cs="Arial"/>
          <w:bCs/>
          <w:sz w:val="22"/>
          <w:szCs w:val="22"/>
        </w:rPr>
        <w:t xml:space="preserve">. </w:t>
      </w:r>
      <w:r w:rsidR="001740D4" w:rsidRPr="00DB203E">
        <w:rPr>
          <w:rFonts w:ascii="Arial" w:hAnsi="Arial" w:cs="Arial"/>
          <w:sz w:val="22"/>
          <w:szCs w:val="22"/>
        </w:rPr>
        <w:t>Write your answers in the space</w:t>
      </w:r>
      <w:r w:rsidR="00E04EB4">
        <w:rPr>
          <w:rFonts w:ascii="Arial" w:hAnsi="Arial" w:cs="Arial"/>
          <w:sz w:val="22"/>
          <w:szCs w:val="22"/>
        </w:rPr>
        <w:t>s</w:t>
      </w:r>
      <w:r w:rsidR="001740D4" w:rsidRPr="00DB203E">
        <w:rPr>
          <w:rFonts w:ascii="Arial" w:hAnsi="Arial" w:cs="Arial"/>
          <w:sz w:val="22"/>
          <w:szCs w:val="22"/>
        </w:rPr>
        <w:t xml:space="preserve"> provided.</w:t>
      </w:r>
    </w:p>
    <w:p w14:paraId="07081459" w14:textId="77777777" w:rsidR="001F4135" w:rsidRDefault="001F4135" w:rsidP="00FE175C">
      <w:pPr>
        <w:rPr>
          <w:rFonts w:ascii="Arial" w:hAnsi="Arial" w:cs="Arial"/>
          <w:bCs/>
          <w:sz w:val="22"/>
          <w:szCs w:val="22"/>
        </w:rPr>
      </w:pPr>
    </w:p>
    <w:p w14:paraId="608BCB27" w14:textId="6A0DD65C" w:rsidR="001F4135" w:rsidRPr="00593FF9" w:rsidRDefault="001F4135" w:rsidP="00E04EB4">
      <w:pPr>
        <w:suppressAutoHyphens/>
        <w:rPr>
          <w:rFonts w:ascii="Arial" w:hAnsi="Arial" w:cs="Arial"/>
          <w:spacing w:val="-2"/>
          <w:sz w:val="22"/>
          <w:szCs w:val="22"/>
        </w:rPr>
      </w:pPr>
      <w:r w:rsidRPr="00593FF9">
        <w:rPr>
          <w:rFonts w:ascii="Arial" w:hAnsi="Arial" w:cs="Arial"/>
          <w:spacing w:val="-2"/>
          <w:sz w:val="22"/>
          <w:szCs w:val="22"/>
        </w:rPr>
        <w:t>S</w:t>
      </w:r>
      <w:r w:rsidR="00E04EB4">
        <w:rPr>
          <w:rFonts w:ascii="Arial" w:hAnsi="Arial" w:cs="Arial"/>
          <w:spacing w:val="-2"/>
          <w:sz w:val="22"/>
          <w:szCs w:val="22"/>
        </w:rPr>
        <w:t xml:space="preserve">upplementary pages for planning/continuing your answers to questions are provided at the end of this Question/Answer booklet. If you use these pages to continue an answer, indicate at the original answer where the answer is continued, i.e. give the page number. </w:t>
      </w:r>
    </w:p>
    <w:p w14:paraId="6DFD8F5A" w14:textId="77777777" w:rsidR="00FE175C" w:rsidRPr="0048293E" w:rsidRDefault="00FE175C" w:rsidP="00FE175C">
      <w:pPr>
        <w:pStyle w:val="BodyText"/>
        <w:tabs>
          <w:tab w:val="clear" w:pos="-720"/>
        </w:tabs>
        <w:suppressAutoHyphens w:val="0"/>
        <w:rPr>
          <w:rFonts w:ascii="Arial" w:hAnsi="Arial" w:cs="Arial"/>
          <w:b w:val="0"/>
          <w:bCs/>
          <w:spacing w:val="0"/>
          <w:sz w:val="22"/>
          <w:szCs w:val="22"/>
          <w:lang w:val="en-AU"/>
        </w:rPr>
      </w:pPr>
    </w:p>
    <w:p w14:paraId="33715706" w14:textId="5844FF95" w:rsidR="00FE175C" w:rsidRPr="0048293E" w:rsidRDefault="00FE175C" w:rsidP="00FE175C">
      <w:pPr>
        <w:rPr>
          <w:rFonts w:ascii="Arial" w:hAnsi="Arial" w:cs="Arial"/>
          <w:sz w:val="22"/>
          <w:szCs w:val="22"/>
        </w:rPr>
      </w:pPr>
      <w:r w:rsidRPr="0048293E">
        <w:rPr>
          <w:rFonts w:ascii="Arial" w:hAnsi="Arial" w:cs="Arial"/>
          <w:sz w:val="22"/>
          <w:szCs w:val="22"/>
        </w:rPr>
        <w:t>Suggested working time</w:t>
      </w:r>
      <w:r w:rsidR="00E04EB4">
        <w:rPr>
          <w:rFonts w:ascii="Arial" w:hAnsi="Arial" w:cs="Arial"/>
          <w:sz w:val="22"/>
          <w:szCs w:val="22"/>
        </w:rPr>
        <w:t xml:space="preserve">: </w:t>
      </w:r>
      <w:r w:rsidR="007F52FB" w:rsidRPr="00C52404">
        <w:rPr>
          <w:rFonts w:ascii="Arial" w:hAnsi="Arial" w:cs="Arial"/>
          <w:b/>
          <w:bCs/>
          <w:sz w:val="22"/>
          <w:szCs w:val="22"/>
        </w:rPr>
        <w:t>45</w:t>
      </w:r>
      <w:r w:rsidRPr="00C52404">
        <w:rPr>
          <w:rFonts w:ascii="Arial" w:hAnsi="Arial" w:cs="Arial"/>
          <w:b/>
          <w:bCs/>
          <w:sz w:val="22"/>
          <w:szCs w:val="22"/>
        </w:rPr>
        <w:t xml:space="preserve"> minutes.</w:t>
      </w:r>
    </w:p>
    <w:p w14:paraId="1E24473D" w14:textId="77777777" w:rsidR="00FE175C" w:rsidRPr="0048293E" w:rsidRDefault="00FE175C" w:rsidP="00FE175C">
      <w:pPr>
        <w:pStyle w:val="BodyText"/>
        <w:pBdr>
          <w:bottom w:val="single" w:sz="4" w:space="1" w:color="auto"/>
        </w:pBdr>
        <w:tabs>
          <w:tab w:val="clear" w:pos="-720"/>
        </w:tabs>
        <w:suppressAutoHyphens w:val="0"/>
        <w:autoSpaceDE w:val="0"/>
        <w:autoSpaceDN w:val="0"/>
        <w:adjustRightInd w:val="0"/>
        <w:rPr>
          <w:rFonts w:ascii="Arial" w:hAnsi="Arial" w:cs="Arial"/>
          <w:b w:val="0"/>
          <w:spacing w:val="0"/>
          <w:sz w:val="22"/>
          <w:szCs w:val="22"/>
          <w:lang w:val="en-AU"/>
        </w:rPr>
      </w:pPr>
    </w:p>
    <w:p w14:paraId="70CDC2A1" w14:textId="77777777" w:rsidR="00E25A8F" w:rsidRDefault="00E25A8F" w:rsidP="00FE175C">
      <w:pPr>
        <w:pStyle w:val="question"/>
        <w:tabs>
          <w:tab w:val="clear" w:pos="360"/>
        </w:tabs>
        <w:spacing w:before="0" w:after="0"/>
        <w:rPr>
          <w:rFonts w:ascii="Arial" w:hAnsi="Arial" w:cs="Arial"/>
          <w:b/>
          <w:bCs w:val="0"/>
        </w:rPr>
      </w:pPr>
    </w:p>
    <w:p w14:paraId="6142D793" w14:textId="5C5508FA" w:rsidR="00517912" w:rsidRDefault="00517912">
      <w:pPr>
        <w:rPr>
          <w:rFonts w:ascii="Arial" w:hAnsi="Arial" w:cs="Arial"/>
          <w:b/>
          <w:sz w:val="22"/>
          <w:szCs w:val="22"/>
        </w:rPr>
      </w:pPr>
      <w:r>
        <w:rPr>
          <w:rFonts w:ascii="Arial" w:hAnsi="Arial" w:cs="Arial"/>
          <w:b/>
          <w:sz w:val="22"/>
          <w:szCs w:val="22"/>
        </w:rPr>
        <w:br w:type="page"/>
      </w:r>
    </w:p>
    <w:p w14:paraId="02D3232A" w14:textId="16A8B560" w:rsidR="006858BE" w:rsidRPr="00443865" w:rsidRDefault="006858BE" w:rsidP="006B71FC">
      <w:pPr>
        <w:tabs>
          <w:tab w:val="right" w:pos="9270"/>
        </w:tabs>
        <w:ind w:left="720" w:hanging="720"/>
        <w:rPr>
          <w:rFonts w:ascii="Arial" w:hAnsi="Arial" w:cs="Arial"/>
          <w:b/>
          <w:sz w:val="22"/>
          <w:szCs w:val="22"/>
        </w:rPr>
      </w:pPr>
      <w:r w:rsidRPr="00443865">
        <w:rPr>
          <w:rFonts w:ascii="Arial" w:hAnsi="Arial" w:cs="Arial"/>
          <w:b/>
          <w:sz w:val="22"/>
          <w:szCs w:val="22"/>
        </w:rPr>
        <w:lastRenderedPageBreak/>
        <w:t>Question 1</w:t>
      </w:r>
      <w:r w:rsidR="002A48DA">
        <w:rPr>
          <w:rFonts w:ascii="Arial" w:hAnsi="Arial" w:cs="Arial"/>
          <w:b/>
          <w:sz w:val="22"/>
          <w:szCs w:val="22"/>
        </w:rPr>
        <w:tab/>
        <w:t>(10 marks)</w:t>
      </w:r>
    </w:p>
    <w:p w14:paraId="78F8B37C" w14:textId="77777777" w:rsidR="006858BE" w:rsidRDefault="006858BE" w:rsidP="00316636">
      <w:pPr>
        <w:ind w:left="720" w:hanging="720"/>
        <w:rPr>
          <w:rFonts w:ascii="Arial" w:hAnsi="Arial" w:cs="Arial"/>
          <w:sz w:val="22"/>
          <w:szCs w:val="22"/>
        </w:rPr>
      </w:pPr>
    </w:p>
    <w:p w14:paraId="780A82D9" w14:textId="7EA8FD87" w:rsidR="006858BE" w:rsidRDefault="006858BE" w:rsidP="002869C9">
      <w:pPr>
        <w:ind w:left="720" w:hanging="720"/>
        <w:rPr>
          <w:rFonts w:ascii="Arial" w:hAnsi="Arial" w:cs="Arial"/>
          <w:sz w:val="22"/>
          <w:szCs w:val="22"/>
        </w:rPr>
      </w:pPr>
      <w:r w:rsidRPr="006858BE">
        <w:rPr>
          <w:rFonts w:ascii="Arial" w:hAnsi="Arial" w:cs="Arial"/>
          <w:sz w:val="22"/>
          <w:szCs w:val="22"/>
        </w:rPr>
        <w:t>(a)</w:t>
      </w:r>
      <w:r w:rsidR="00FE175C" w:rsidRPr="006858BE">
        <w:rPr>
          <w:rFonts w:ascii="Arial" w:hAnsi="Arial" w:cs="Arial"/>
          <w:sz w:val="22"/>
          <w:szCs w:val="22"/>
        </w:rPr>
        <w:tab/>
      </w:r>
      <w:r w:rsidR="002869C9">
        <w:rPr>
          <w:rFonts w:ascii="Arial" w:hAnsi="Arial" w:cs="Arial"/>
          <w:color w:val="000000"/>
        </w:rPr>
        <w:t>Outline what is meant by the</w:t>
      </w:r>
      <w:r w:rsidR="008B00FD">
        <w:rPr>
          <w:rFonts w:ascii="Arial" w:hAnsi="Arial" w:cs="Arial"/>
          <w:color w:val="000000"/>
        </w:rPr>
        <w:t xml:space="preserve"> </w:t>
      </w:r>
      <w:r w:rsidR="00885BA3">
        <w:rPr>
          <w:rFonts w:ascii="Arial" w:hAnsi="Arial" w:cs="Arial"/>
          <w:color w:val="000000"/>
        </w:rPr>
        <w:t>‘</w:t>
      </w:r>
      <w:r w:rsidR="008B00FD">
        <w:rPr>
          <w:rFonts w:ascii="Arial" w:hAnsi="Arial" w:cs="Arial"/>
          <w:color w:val="000000"/>
        </w:rPr>
        <w:t xml:space="preserve">administrative </w:t>
      </w:r>
      <w:r w:rsidR="002869C9">
        <w:rPr>
          <w:rFonts w:ascii="Arial" w:hAnsi="Arial" w:cs="Arial"/>
          <w:color w:val="000000"/>
        </w:rPr>
        <w:t>executive</w:t>
      </w:r>
      <w:r w:rsidR="00103572">
        <w:rPr>
          <w:rFonts w:ascii="Arial" w:hAnsi="Arial" w:cs="Arial"/>
          <w:color w:val="000000"/>
        </w:rPr>
        <w:t>’</w:t>
      </w:r>
      <w:r w:rsidR="002869C9">
        <w:rPr>
          <w:rFonts w:ascii="Arial" w:hAnsi="Arial" w:cs="Arial"/>
          <w:color w:val="000000"/>
        </w:rPr>
        <w:t xml:space="preserve"> in Australia’s political system.</w:t>
      </w:r>
      <w:r w:rsidR="002869C9">
        <w:tab/>
      </w:r>
      <w:r w:rsidR="002869C9">
        <w:tab/>
      </w:r>
      <w:r w:rsidR="002869C9">
        <w:tab/>
      </w:r>
      <w:r w:rsidR="002869C9">
        <w:tab/>
      </w:r>
      <w:r w:rsidR="002869C9">
        <w:tab/>
      </w:r>
      <w:r w:rsidR="002869C9">
        <w:tab/>
      </w:r>
      <w:r w:rsidR="002869C9">
        <w:tab/>
      </w:r>
      <w:r w:rsidR="008B00FD">
        <w:tab/>
      </w:r>
      <w:r w:rsidR="002869C9">
        <w:tab/>
      </w:r>
      <w:r w:rsidRPr="006544EF">
        <w:rPr>
          <w:rFonts w:ascii="Arial" w:hAnsi="Arial" w:cs="Arial"/>
          <w:sz w:val="22"/>
          <w:szCs w:val="22"/>
        </w:rPr>
        <w:t>(2 marks)</w:t>
      </w:r>
    </w:p>
    <w:p w14:paraId="3528091A" w14:textId="77777777" w:rsidR="002869C9" w:rsidRPr="002869C9" w:rsidRDefault="002869C9" w:rsidP="002869C9">
      <w:pPr>
        <w:ind w:left="720" w:hanging="720"/>
      </w:pPr>
    </w:p>
    <w:tbl>
      <w:tblPr>
        <w:tblStyle w:val="TableGrid"/>
        <w:tblW w:w="0" w:type="auto"/>
        <w:tblInd w:w="856" w:type="dxa"/>
        <w:tblLook w:val="04A0" w:firstRow="1" w:lastRow="0" w:firstColumn="1" w:lastColumn="0" w:noHBand="0" w:noVBand="1"/>
      </w:tblPr>
      <w:tblGrid>
        <w:gridCol w:w="7529"/>
        <w:gridCol w:w="919"/>
      </w:tblGrid>
      <w:tr w:rsidR="003C5DA0" w:rsidRPr="00A5116B" w14:paraId="5B4BB672" w14:textId="77777777" w:rsidTr="00F51E33">
        <w:tc>
          <w:tcPr>
            <w:tcW w:w="7654" w:type="dxa"/>
          </w:tcPr>
          <w:p w14:paraId="363F02C5" w14:textId="77777777" w:rsidR="003C5DA0" w:rsidRPr="00A5116B" w:rsidRDefault="003C5DA0" w:rsidP="00F51E33">
            <w:pPr>
              <w:tabs>
                <w:tab w:val="left" w:pos="720"/>
                <w:tab w:val="right" w:pos="9360"/>
              </w:tabs>
              <w:rPr>
                <w:rFonts w:ascii="Arial" w:hAnsi="Arial" w:cs="Arial"/>
                <w:b/>
                <w:sz w:val="22"/>
                <w:szCs w:val="22"/>
              </w:rPr>
            </w:pPr>
            <w:r w:rsidRPr="00A5116B">
              <w:rPr>
                <w:rFonts w:ascii="Arial" w:hAnsi="Arial" w:cs="Arial"/>
                <w:b/>
                <w:sz w:val="22"/>
                <w:szCs w:val="22"/>
              </w:rPr>
              <w:t>Description</w:t>
            </w:r>
          </w:p>
        </w:tc>
        <w:tc>
          <w:tcPr>
            <w:tcW w:w="920" w:type="dxa"/>
          </w:tcPr>
          <w:p w14:paraId="2A5A0A59" w14:textId="77777777" w:rsidR="003C5DA0" w:rsidRPr="00A5116B" w:rsidRDefault="003C5DA0" w:rsidP="00F51E33">
            <w:pPr>
              <w:tabs>
                <w:tab w:val="left" w:pos="720"/>
                <w:tab w:val="right" w:pos="9360"/>
              </w:tabs>
              <w:rPr>
                <w:rFonts w:ascii="Arial" w:hAnsi="Arial" w:cs="Arial"/>
                <w:b/>
                <w:sz w:val="22"/>
                <w:szCs w:val="22"/>
              </w:rPr>
            </w:pPr>
            <w:r w:rsidRPr="00A5116B">
              <w:rPr>
                <w:rFonts w:ascii="Arial" w:hAnsi="Arial" w:cs="Arial"/>
                <w:b/>
                <w:sz w:val="22"/>
                <w:szCs w:val="22"/>
              </w:rPr>
              <w:t>Marks</w:t>
            </w:r>
          </w:p>
        </w:tc>
      </w:tr>
      <w:tr w:rsidR="003C5DA0" w:rsidRPr="00A5116B" w14:paraId="60D2CB70" w14:textId="77777777" w:rsidTr="00F51E33">
        <w:tc>
          <w:tcPr>
            <w:tcW w:w="7654" w:type="dxa"/>
          </w:tcPr>
          <w:p w14:paraId="02A32383" w14:textId="1B188963" w:rsidR="003C5DA0" w:rsidRPr="00A5116B" w:rsidRDefault="006D35CC" w:rsidP="00F51E33">
            <w:pPr>
              <w:tabs>
                <w:tab w:val="left" w:pos="720"/>
                <w:tab w:val="right" w:pos="9360"/>
              </w:tabs>
              <w:rPr>
                <w:rFonts w:ascii="Arial" w:hAnsi="Arial" w:cs="Arial"/>
                <w:sz w:val="22"/>
                <w:szCs w:val="22"/>
              </w:rPr>
            </w:pPr>
            <w:r>
              <w:rPr>
                <w:rFonts w:ascii="Arial" w:hAnsi="Arial" w:cs="Arial"/>
                <w:sz w:val="22"/>
                <w:szCs w:val="22"/>
              </w:rPr>
              <w:t xml:space="preserve">Outlines </w:t>
            </w:r>
            <w:r w:rsidR="00CB3BA1">
              <w:rPr>
                <w:rFonts w:ascii="Arial" w:hAnsi="Arial" w:cs="Arial"/>
                <w:sz w:val="22"/>
                <w:szCs w:val="22"/>
              </w:rPr>
              <w:t xml:space="preserve">what is meant by the </w:t>
            </w:r>
            <w:r w:rsidR="00103572">
              <w:rPr>
                <w:rFonts w:ascii="Arial" w:hAnsi="Arial" w:cs="Arial"/>
                <w:sz w:val="22"/>
                <w:szCs w:val="22"/>
              </w:rPr>
              <w:t>‘</w:t>
            </w:r>
            <w:r w:rsidR="008B00FD">
              <w:rPr>
                <w:rFonts w:ascii="Arial" w:hAnsi="Arial" w:cs="Arial"/>
                <w:sz w:val="22"/>
                <w:szCs w:val="22"/>
              </w:rPr>
              <w:t>administrative</w:t>
            </w:r>
            <w:r w:rsidR="00CB3BA1">
              <w:rPr>
                <w:rFonts w:ascii="Arial" w:hAnsi="Arial" w:cs="Arial"/>
                <w:sz w:val="22"/>
                <w:szCs w:val="22"/>
              </w:rPr>
              <w:t xml:space="preserve"> executive</w:t>
            </w:r>
            <w:r w:rsidR="00103572">
              <w:rPr>
                <w:rFonts w:ascii="Arial" w:hAnsi="Arial" w:cs="Arial"/>
                <w:sz w:val="22"/>
                <w:szCs w:val="22"/>
              </w:rPr>
              <w:t>’</w:t>
            </w:r>
            <w:r w:rsidR="00CB3BA1">
              <w:rPr>
                <w:rFonts w:ascii="Arial" w:hAnsi="Arial" w:cs="Arial"/>
                <w:sz w:val="22"/>
                <w:szCs w:val="22"/>
              </w:rPr>
              <w:t xml:space="preserve"> in Australia’s political system</w:t>
            </w:r>
          </w:p>
        </w:tc>
        <w:tc>
          <w:tcPr>
            <w:tcW w:w="920" w:type="dxa"/>
          </w:tcPr>
          <w:p w14:paraId="479601E0" w14:textId="77777777" w:rsidR="003C5DA0" w:rsidRPr="00A5116B" w:rsidRDefault="003C5DA0" w:rsidP="00F51E33">
            <w:pPr>
              <w:tabs>
                <w:tab w:val="left" w:pos="720"/>
                <w:tab w:val="right" w:pos="9360"/>
              </w:tabs>
              <w:jc w:val="center"/>
              <w:rPr>
                <w:rFonts w:ascii="Arial" w:hAnsi="Arial" w:cs="Arial"/>
                <w:sz w:val="22"/>
                <w:szCs w:val="22"/>
              </w:rPr>
            </w:pPr>
            <w:r w:rsidRPr="00A5116B">
              <w:rPr>
                <w:rFonts w:ascii="Arial" w:hAnsi="Arial" w:cs="Arial"/>
                <w:sz w:val="22"/>
                <w:szCs w:val="22"/>
              </w:rPr>
              <w:t>2</w:t>
            </w:r>
          </w:p>
        </w:tc>
      </w:tr>
      <w:tr w:rsidR="003C5DA0" w:rsidRPr="00A5116B" w14:paraId="4C4D91D4" w14:textId="77777777" w:rsidTr="00F51E33">
        <w:tc>
          <w:tcPr>
            <w:tcW w:w="7654" w:type="dxa"/>
          </w:tcPr>
          <w:p w14:paraId="11D36919" w14:textId="0F8BE45B" w:rsidR="003C5DA0" w:rsidRPr="00A5116B" w:rsidRDefault="00CB3BA1" w:rsidP="00F51E33">
            <w:pPr>
              <w:tabs>
                <w:tab w:val="left" w:pos="720"/>
                <w:tab w:val="right" w:pos="9360"/>
              </w:tabs>
              <w:rPr>
                <w:rFonts w:ascii="Arial" w:hAnsi="Arial" w:cs="Arial"/>
                <w:sz w:val="22"/>
                <w:szCs w:val="22"/>
              </w:rPr>
            </w:pPr>
            <w:r>
              <w:rPr>
                <w:rFonts w:ascii="Arial" w:hAnsi="Arial" w:cs="Arial"/>
                <w:sz w:val="22"/>
                <w:szCs w:val="22"/>
              </w:rPr>
              <w:t xml:space="preserve">Makes a general statement about the </w:t>
            </w:r>
            <w:r w:rsidR="00103572">
              <w:rPr>
                <w:rFonts w:ascii="Arial" w:hAnsi="Arial" w:cs="Arial"/>
                <w:sz w:val="22"/>
                <w:szCs w:val="22"/>
              </w:rPr>
              <w:t>‘</w:t>
            </w:r>
            <w:r w:rsidR="008B00FD">
              <w:rPr>
                <w:rFonts w:ascii="Arial" w:hAnsi="Arial" w:cs="Arial"/>
                <w:sz w:val="22"/>
                <w:szCs w:val="22"/>
              </w:rPr>
              <w:t>administrative</w:t>
            </w:r>
            <w:r>
              <w:rPr>
                <w:rFonts w:ascii="Arial" w:hAnsi="Arial" w:cs="Arial"/>
                <w:sz w:val="22"/>
                <w:szCs w:val="22"/>
              </w:rPr>
              <w:t xml:space="preserve"> executive</w:t>
            </w:r>
            <w:r w:rsidR="00103572">
              <w:rPr>
                <w:rFonts w:ascii="Arial" w:hAnsi="Arial" w:cs="Arial"/>
                <w:sz w:val="22"/>
                <w:szCs w:val="22"/>
              </w:rPr>
              <w:t>’</w:t>
            </w:r>
          </w:p>
        </w:tc>
        <w:tc>
          <w:tcPr>
            <w:tcW w:w="920" w:type="dxa"/>
          </w:tcPr>
          <w:p w14:paraId="76739CA6" w14:textId="77777777" w:rsidR="003C5DA0" w:rsidRPr="00A5116B" w:rsidRDefault="003C5DA0" w:rsidP="00F51E33">
            <w:pPr>
              <w:tabs>
                <w:tab w:val="left" w:pos="720"/>
                <w:tab w:val="right" w:pos="9360"/>
              </w:tabs>
              <w:jc w:val="center"/>
              <w:rPr>
                <w:rFonts w:ascii="Arial" w:hAnsi="Arial" w:cs="Arial"/>
                <w:sz w:val="22"/>
                <w:szCs w:val="22"/>
              </w:rPr>
            </w:pPr>
            <w:r w:rsidRPr="00A5116B">
              <w:rPr>
                <w:rFonts w:ascii="Arial" w:hAnsi="Arial" w:cs="Arial"/>
                <w:sz w:val="22"/>
                <w:szCs w:val="22"/>
              </w:rPr>
              <w:t>1</w:t>
            </w:r>
          </w:p>
        </w:tc>
      </w:tr>
      <w:tr w:rsidR="003C5DA0" w:rsidRPr="00A5116B" w14:paraId="17539C52" w14:textId="77777777" w:rsidTr="00F51E33">
        <w:tc>
          <w:tcPr>
            <w:tcW w:w="7654" w:type="dxa"/>
          </w:tcPr>
          <w:p w14:paraId="56E03FDD" w14:textId="77777777" w:rsidR="003C5DA0" w:rsidRPr="00A5116B" w:rsidRDefault="003C5DA0" w:rsidP="00F51E33">
            <w:pPr>
              <w:tabs>
                <w:tab w:val="left" w:pos="720"/>
                <w:tab w:val="right" w:pos="9360"/>
              </w:tabs>
              <w:jc w:val="right"/>
              <w:rPr>
                <w:rFonts w:ascii="Arial" w:hAnsi="Arial" w:cs="Arial"/>
                <w:b/>
                <w:sz w:val="22"/>
                <w:szCs w:val="22"/>
              </w:rPr>
            </w:pPr>
            <w:r w:rsidRPr="00A5116B">
              <w:rPr>
                <w:rFonts w:ascii="Arial" w:hAnsi="Arial" w:cs="Arial"/>
                <w:b/>
                <w:sz w:val="22"/>
                <w:szCs w:val="22"/>
              </w:rPr>
              <w:t>Total</w:t>
            </w:r>
          </w:p>
        </w:tc>
        <w:tc>
          <w:tcPr>
            <w:tcW w:w="920" w:type="dxa"/>
          </w:tcPr>
          <w:p w14:paraId="73FEF6EB" w14:textId="77777777" w:rsidR="003C5DA0" w:rsidRPr="00A5116B" w:rsidRDefault="003C5DA0" w:rsidP="00F51E33">
            <w:pPr>
              <w:tabs>
                <w:tab w:val="left" w:pos="720"/>
                <w:tab w:val="right" w:pos="9360"/>
              </w:tabs>
              <w:jc w:val="center"/>
              <w:rPr>
                <w:rFonts w:ascii="Arial" w:hAnsi="Arial" w:cs="Arial"/>
                <w:b/>
                <w:sz w:val="22"/>
                <w:szCs w:val="22"/>
              </w:rPr>
            </w:pPr>
            <w:r w:rsidRPr="00A5116B">
              <w:rPr>
                <w:rFonts w:ascii="Arial" w:hAnsi="Arial" w:cs="Arial"/>
                <w:b/>
                <w:sz w:val="22"/>
                <w:szCs w:val="22"/>
              </w:rPr>
              <w:t>2</w:t>
            </w:r>
          </w:p>
        </w:tc>
      </w:tr>
      <w:tr w:rsidR="003C5DA0" w:rsidRPr="00A5116B" w14:paraId="6877981F" w14:textId="77777777" w:rsidTr="00F51E33">
        <w:trPr>
          <w:trHeight w:val="1644"/>
        </w:trPr>
        <w:tc>
          <w:tcPr>
            <w:tcW w:w="8574" w:type="dxa"/>
            <w:gridSpan w:val="2"/>
          </w:tcPr>
          <w:p w14:paraId="7DA0AE82" w14:textId="77777777" w:rsidR="003C5DA0" w:rsidRPr="00A5116B" w:rsidRDefault="003C5DA0" w:rsidP="00F51E33">
            <w:pPr>
              <w:tabs>
                <w:tab w:val="left" w:pos="720"/>
                <w:tab w:val="right" w:pos="9360"/>
              </w:tabs>
              <w:rPr>
                <w:rFonts w:ascii="Arial" w:hAnsi="Arial" w:cs="Arial"/>
                <w:b/>
                <w:sz w:val="22"/>
                <w:szCs w:val="22"/>
              </w:rPr>
            </w:pPr>
            <w:r w:rsidRPr="00A5116B">
              <w:rPr>
                <w:rFonts w:ascii="Arial" w:hAnsi="Arial" w:cs="Arial"/>
                <w:b/>
                <w:sz w:val="22"/>
                <w:szCs w:val="22"/>
              </w:rPr>
              <w:t>Answers could include information such as this:</w:t>
            </w:r>
          </w:p>
          <w:p w14:paraId="294F44B1" w14:textId="7E499FAD" w:rsidR="00D01F76" w:rsidRDefault="008B00FD" w:rsidP="008B00FD">
            <w:pPr>
              <w:pStyle w:val="ListParagraph"/>
              <w:numPr>
                <w:ilvl w:val="0"/>
                <w:numId w:val="10"/>
              </w:numPr>
              <w:contextualSpacing/>
              <w:rPr>
                <w:rFonts w:ascii="Arial" w:hAnsi="Arial" w:cs="Arial"/>
                <w:sz w:val="22"/>
                <w:szCs w:val="22"/>
              </w:rPr>
            </w:pPr>
            <w:r>
              <w:rPr>
                <w:rFonts w:ascii="Arial" w:hAnsi="Arial" w:cs="Arial"/>
                <w:sz w:val="22"/>
                <w:szCs w:val="22"/>
              </w:rPr>
              <w:t xml:space="preserve">The administrative executive </w:t>
            </w:r>
            <w:r w:rsidR="00377AE2">
              <w:rPr>
                <w:rFonts w:ascii="Arial" w:hAnsi="Arial" w:cs="Arial"/>
                <w:sz w:val="22"/>
                <w:szCs w:val="22"/>
              </w:rPr>
              <w:t>refers</w:t>
            </w:r>
            <w:r>
              <w:rPr>
                <w:rFonts w:ascii="Arial" w:hAnsi="Arial" w:cs="Arial"/>
                <w:sz w:val="22"/>
                <w:szCs w:val="22"/>
              </w:rPr>
              <w:t xml:space="preserve"> to the </w:t>
            </w:r>
            <w:r w:rsidR="00FA63CB">
              <w:rPr>
                <w:rFonts w:ascii="Arial" w:hAnsi="Arial" w:cs="Arial"/>
                <w:sz w:val="22"/>
                <w:szCs w:val="22"/>
              </w:rPr>
              <w:t xml:space="preserve">public servants and </w:t>
            </w:r>
            <w:r>
              <w:rPr>
                <w:rFonts w:ascii="Arial" w:hAnsi="Arial" w:cs="Arial"/>
                <w:sz w:val="22"/>
                <w:szCs w:val="22"/>
              </w:rPr>
              <w:t>government departments</w:t>
            </w:r>
            <w:r w:rsidR="00FA63CB">
              <w:rPr>
                <w:rFonts w:ascii="Arial" w:hAnsi="Arial" w:cs="Arial"/>
                <w:sz w:val="22"/>
                <w:szCs w:val="22"/>
              </w:rPr>
              <w:t xml:space="preserve"> responsible for administering the laws of </w:t>
            </w:r>
            <w:ins w:id="0" w:author="Haylie Pepper" w:date="2022-06-08T17:29:00Z">
              <w:r w:rsidR="005204D7">
                <w:rPr>
                  <w:rFonts w:ascii="Arial" w:hAnsi="Arial" w:cs="Arial"/>
                  <w:sz w:val="22"/>
                  <w:szCs w:val="22"/>
                </w:rPr>
                <w:t>p</w:t>
              </w:r>
            </w:ins>
            <w:del w:id="1" w:author="Haylie Pepper" w:date="2022-06-08T17:29:00Z">
              <w:r w:rsidR="00FA63CB" w:rsidDel="005204D7">
                <w:rPr>
                  <w:rFonts w:ascii="Arial" w:hAnsi="Arial" w:cs="Arial"/>
                  <w:sz w:val="22"/>
                  <w:szCs w:val="22"/>
                </w:rPr>
                <w:delText>P</w:delText>
              </w:r>
            </w:del>
            <w:r w:rsidR="00FA63CB">
              <w:rPr>
                <w:rFonts w:ascii="Arial" w:hAnsi="Arial" w:cs="Arial"/>
                <w:sz w:val="22"/>
                <w:szCs w:val="22"/>
              </w:rPr>
              <w:t>arliament.</w:t>
            </w:r>
          </w:p>
          <w:p w14:paraId="1F4AD651" w14:textId="6703C8A7" w:rsidR="00FA63CB" w:rsidRDefault="00FA63CB" w:rsidP="008B00FD">
            <w:pPr>
              <w:pStyle w:val="ListParagraph"/>
              <w:numPr>
                <w:ilvl w:val="0"/>
                <w:numId w:val="10"/>
              </w:numPr>
              <w:contextualSpacing/>
              <w:rPr>
                <w:rFonts w:ascii="Arial" w:hAnsi="Arial" w:cs="Arial"/>
                <w:sz w:val="22"/>
                <w:szCs w:val="22"/>
              </w:rPr>
            </w:pPr>
            <w:r>
              <w:rPr>
                <w:rFonts w:ascii="Arial" w:hAnsi="Arial" w:cs="Arial"/>
                <w:sz w:val="22"/>
                <w:szCs w:val="22"/>
              </w:rPr>
              <w:t xml:space="preserve">The departments serve the </w:t>
            </w:r>
            <w:ins w:id="2" w:author="Haylie Pepper" w:date="2022-06-08T17:29:00Z">
              <w:r w:rsidR="005204D7">
                <w:rPr>
                  <w:rFonts w:ascii="Arial" w:hAnsi="Arial" w:cs="Arial"/>
                  <w:sz w:val="22"/>
                  <w:szCs w:val="22"/>
                </w:rPr>
                <w:t>m</w:t>
              </w:r>
            </w:ins>
            <w:del w:id="3" w:author="Haylie Pepper" w:date="2022-06-08T17:29:00Z">
              <w:r w:rsidDel="005204D7">
                <w:rPr>
                  <w:rFonts w:ascii="Arial" w:hAnsi="Arial" w:cs="Arial"/>
                  <w:sz w:val="22"/>
                  <w:szCs w:val="22"/>
                </w:rPr>
                <w:delText>M</w:delText>
              </w:r>
            </w:del>
            <w:r>
              <w:rPr>
                <w:rFonts w:ascii="Arial" w:hAnsi="Arial" w:cs="Arial"/>
                <w:sz w:val="22"/>
                <w:szCs w:val="22"/>
              </w:rPr>
              <w:t xml:space="preserve">inister(s) responsible for their portfolio and administer the law in accordance with the policy set by the government </w:t>
            </w:r>
            <w:ins w:id="4" w:author="Haylie Pepper" w:date="2022-06-08T17:29:00Z">
              <w:r w:rsidR="005204D7">
                <w:rPr>
                  <w:rFonts w:ascii="Arial" w:hAnsi="Arial" w:cs="Arial"/>
                  <w:sz w:val="22"/>
                  <w:szCs w:val="22"/>
                </w:rPr>
                <w:t>m</w:t>
              </w:r>
            </w:ins>
            <w:del w:id="5" w:author="Haylie Pepper" w:date="2022-06-08T17:29:00Z">
              <w:r w:rsidDel="005204D7">
                <w:rPr>
                  <w:rFonts w:ascii="Arial" w:hAnsi="Arial" w:cs="Arial"/>
                  <w:sz w:val="22"/>
                  <w:szCs w:val="22"/>
                </w:rPr>
                <w:delText>M</w:delText>
              </w:r>
            </w:del>
            <w:r>
              <w:rPr>
                <w:rFonts w:ascii="Arial" w:hAnsi="Arial" w:cs="Arial"/>
                <w:sz w:val="22"/>
                <w:szCs w:val="22"/>
              </w:rPr>
              <w:t>inister.</w:t>
            </w:r>
          </w:p>
          <w:p w14:paraId="5AED9B9C" w14:textId="1EA90A38" w:rsidR="00FA63CB" w:rsidRPr="00B96BBE" w:rsidRDefault="00FA63CB" w:rsidP="008B00FD">
            <w:pPr>
              <w:pStyle w:val="ListParagraph"/>
              <w:numPr>
                <w:ilvl w:val="0"/>
                <w:numId w:val="10"/>
              </w:numPr>
              <w:contextualSpacing/>
              <w:rPr>
                <w:rFonts w:ascii="Arial" w:hAnsi="Arial" w:cs="Arial"/>
                <w:sz w:val="22"/>
                <w:szCs w:val="22"/>
              </w:rPr>
            </w:pPr>
            <w:r>
              <w:rPr>
                <w:rFonts w:ascii="Arial" w:hAnsi="Arial" w:cs="Arial"/>
                <w:sz w:val="22"/>
                <w:szCs w:val="22"/>
              </w:rPr>
              <w:t>Examples include Department of Defence and Department of Veterans’ Affairs which are part of the Minister for Defence’s portfolio</w:t>
            </w:r>
            <w:r w:rsidR="00103572">
              <w:rPr>
                <w:rFonts w:ascii="Arial" w:hAnsi="Arial" w:cs="Arial"/>
                <w:sz w:val="22"/>
                <w:szCs w:val="22"/>
              </w:rPr>
              <w:t xml:space="preserve"> who</w:t>
            </w:r>
            <w:ins w:id="6" w:author="Haylie Pepper" w:date="2022-06-08T15:10:00Z">
              <w:r w:rsidR="00A60D29">
                <w:rPr>
                  <w:rFonts w:ascii="Arial" w:hAnsi="Arial" w:cs="Arial"/>
                  <w:sz w:val="22"/>
                  <w:szCs w:val="22"/>
                </w:rPr>
                <w:t xml:space="preserve"> is currently Richard </w:t>
              </w:r>
              <w:proofErr w:type="spellStart"/>
              <w:r w:rsidR="00A60D29">
                <w:rPr>
                  <w:rFonts w:ascii="Arial" w:hAnsi="Arial" w:cs="Arial"/>
                  <w:sz w:val="22"/>
                  <w:szCs w:val="22"/>
                </w:rPr>
                <w:t>Marles</w:t>
              </w:r>
              <w:proofErr w:type="spellEnd"/>
              <w:r w:rsidR="00A60D29">
                <w:rPr>
                  <w:rFonts w:ascii="Arial" w:hAnsi="Arial" w:cs="Arial"/>
                  <w:sz w:val="22"/>
                  <w:szCs w:val="22"/>
                </w:rPr>
                <w:t>.</w:t>
              </w:r>
            </w:ins>
            <w:del w:id="7" w:author="GALAVAN Siobhan [Mt Lawley Senior High School]" w:date="2022-05-31T15:35:00Z">
              <w:r w:rsidR="00103572" w:rsidRPr="00FD773A" w:rsidDel="00FD773A">
                <w:rPr>
                  <w:rFonts w:ascii="Arial" w:hAnsi="Arial" w:cs="Arial"/>
                  <w:strike/>
                  <w:sz w:val="22"/>
                  <w:szCs w:val="22"/>
                  <w:rPrChange w:id="8" w:author="GALAVAN Siobhan [Mt Lawley Senior High School]" w:date="2022-05-31T15:35:00Z">
                    <w:rPr>
                      <w:rFonts w:ascii="Arial" w:hAnsi="Arial" w:cs="Arial"/>
                      <w:sz w:val="22"/>
                      <w:szCs w:val="22"/>
                    </w:rPr>
                  </w:rPrChange>
                </w:rPr>
                <w:delText xml:space="preserve"> </w:delText>
              </w:r>
            </w:del>
            <w:del w:id="9" w:author="Haylie Pepper" w:date="2022-06-08T15:10:00Z">
              <w:r w:rsidR="00103572" w:rsidRPr="00FD773A" w:rsidDel="0072130E">
                <w:rPr>
                  <w:rFonts w:ascii="Arial" w:hAnsi="Arial" w:cs="Arial"/>
                  <w:strike/>
                  <w:sz w:val="22"/>
                  <w:szCs w:val="22"/>
                  <w:rPrChange w:id="10" w:author="GALAVAN Siobhan [Mt Lawley Senior High School]" w:date="2022-05-31T15:35:00Z">
                    <w:rPr>
                      <w:rFonts w:ascii="Arial" w:hAnsi="Arial" w:cs="Arial"/>
                      <w:sz w:val="22"/>
                      <w:szCs w:val="22"/>
                    </w:rPr>
                  </w:rPrChange>
                </w:rPr>
                <w:delText>is currently</w:delText>
              </w:r>
            </w:del>
            <w:ins w:id="11" w:author="GALAVAN Siobhan [Mt Lawley Senior High School]" w:date="2022-05-31T15:35:00Z">
              <w:del w:id="12" w:author="Haylie Pepper" w:date="2022-06-08T15:10:00Z">
                <w:r w:rsidR="00FD773A" w:rsidDel="0072130E">
                  <w:rPr>
                    <w:rFonts w:ascii="Arial" w:hAnsi="Arial" w:cs="Arial"/>
                    <w:strike/>
                    <w:sz w:val="22"/>
                    <w:szCs w:val="22"/>
                  </w:rPr>
                  <w:delText xml:space="preserve"> was</w:delText>
                </w:r>
              </w:del>
            </w:ins>
            <w:del w:id="13" w:author="Haylie Pepper" w:date="2022-06-08T15:10:00Z">
              <w:r w:rsidR="00103572" w:rsidDel="0072130E">
                <w:rPr>
                  <w:rFonts w:ascii="Arial" w:hAnsi="Arial" w:cs="Arial"/>
                  <w:sz w:val="22"/>
                  <w:szCs w:val="22"/>
                </w:rPr>
                <w:delText xml:space="preserve"> Peter </w:delText>
              </w:r>
              <w:commentRangeStart w:id="14"/>
              <w:commentRangeStart w:id="15"/>
              <w:r w:rsidR="00103572" w:rsidDel="0072130E">
                <w:rPr>
                  <w:rFonts w:ascii="Arial" w:hAnsi="Arial" w:cs="Arial"/>
                  <w:sz w:val="22"/>
                  <w:szCs w:val="22"/>
                </w:rPr>
                <w:delText>Dutton</w:delText>
              </w:r>
              <w:commentRangeEnd w:id="14"/>
              <w:r w:rsidR="00F6241F" w:rsidDel="0072130E">
                <w:rPr>
                  <w:rStyle w:val="CommentReference"/>
                </w:rPr>
                <w:commentReference w:id="14"/>
              </w:r>
            </w:del>
            <w:commentRangeEnd w:id="15"/>
            <w:r w:rsidR="00A60D29">
              <w:rPr>
                <w:rStyle w:val="CommentReference"/>
              </w:rPr>
              <w:commentReference w:id="15"/>
            </w:r>
            <w:del w:id="16" w:author="Haylie Pepper" w:date="2022-06-08T15:10:00Z">
              <w:r w:rsidR="00103572" w:rsidDel="0072130E">
                <w:rPr>
                  <w:rFonts w:ascii="Arial" w:hAnsi="Arial" w:cs="Arial"/>
                  <w:sz w:val="22"/>
                  <w:szCs w:val="22"/>
                </w:rPr>
                <w:delText>.</w:delText>
              </w:r>
            </w:del>
          </w:p>
        </w:tc>
      </w:tr>
    </w:tbl>
    <w:p w14:paraId="50A23434" w14:textId="77777777" w:rsidR="00FE175C" w:rsidRPr="006544EF" w:rsidRDefault="00FE175C" w:rsidP="00316636">
      <w:pPr>
        <w:ind w:left="720" w:hanging="720"/>
        <w:rPr>
          <w:rFonts w:ascii="Arial" w:hAnsi="Arial" w:cs="Arial"/>
          <w:sz w:val="22"/>
          <w:szCs w:val="22"/>
        </w:rPr>
      </w:pPr>
    </w:p>
    <w:p w14:paraId="79B987AD" w14:textId="77777777" w:rsidR="00FE175C" w:rsidRPr="006544EF" w:rsidRDefault="00FE175C" w:rsidP="00E25A8F">
      <w:pPr>
        <w:rPr>
          <w:rFonts w:ascii="Arial" w:hAnsi="Arial" w:cs="Arial"/>
          <w:sz w:val="22"/>
          <w:szCs w:val="22"/>
        </w:rPr>
      </w:pPr>
    </w:p>
    <w:p w14:paraId="5D97016A" w14:textId="77777777" w:rsidR="00DB203E" w:rsidRPr="006544EF" w:rsidRDefault="00DB203E" w:rsidP="00E25A8F">
      <w:pPr>
        <w:rPr>
          <w:rFonts w:ascii="Arial" w:hAnsi="Arial" w:cs="Arial"/>
          <w:sz w:val="22"/>
          <w:szCs w:val="22"/>
        </w:rPr>
      </w:pPr>
    </w:p>
    <w:p w14:paraId="051E2C3C" w14:textId="643F4359" w:rsidR="006858BE" w:rsidRDefault="006858BE" w:rsidP="002869C9">
      <w:pPr>
        <w:ind w:left="720" w:hanging="720"/>
        <w:rPr>
          <w:rFonts w:ascii="Arial" w:hAnsi="Arial" w:cs="Arial"/>
          <w:sz w:val="22"/>
          <w:szCs w:val="22"/>
        </w:rPr>
      </w:pPr>
      <w:r w:rsidRPr="006544EF">
        <w:rPr>
          <w:rFonts w:ascii="Arial" w:hAnsi="Arial" w:cs="Arial"/>
          <w:sz w:val="22"/>
          <w:szCs w:val="22"/>
        </w:rPr>
        <w:t>(b)</w:t>
      </w:r>
      <w:r w:rsidR="00FE175C" w:rsidRPr="006544EF">
        <w:rPr>
          <w:rFonts w:ascii="Arial" w:hAnsi="Arial" w:cs="Arial"/>
          <w:sz w:val="22"/>
          <w:szCs w:val="22"/>
        </w:rPr>
        <w:tab/>
      </w:r>
      <w:r w:rsidR="002869C9">
        <w:rPr>
          <w:rFonts w:ascii="Arial" w:hAnsi="Arial" w:cs="Arial"/>
          <w:color w:val="000000"/>
        </w:rPr>
        <w:t>Explain the relationship between ‘</w:t>
      </w:r>
      <w:ins w:id="17" w:author="Haylie Pepper" w:date="2022-06-08T17:29:00Z">
        <w:r w:rsidR="005204D7">
          <w:rPr>
            <w:rFonts w:ascii="Arial" w:hAnsi="Arial" w:cs="Arial"/>
            <w:color w:val="000000"/>
          </w:rPr>
          <w:t>c</w:t>
        </w:r>
      </w:ins>
      <w:del w:id="18" w:author="Haylie Pepper" w:date="2022-06-08T17:29:00Z">
        <w:r w:rsidR="002869C9" w:rsidDel="005204D7">
          <w:rPr>
            <w:rFonts w:ascii="Arial" w:hAnsi="Arial" w:cs="Arial"/>
            <w:color w:val="000000"/>
          </w:rPr>
          <w:delText>C</w:delText>
        </w:r>
      </w:del>
      <w:r w:rsidR="002869C9">
        <w:rPr>
          <w:rFonts w:ascii="Arial" w:hAnsi="Arial" w:cs="Arial"/>
          <w:color w:val="000000"/>
        </w:rPr>
        <w:t>abinet solidarity’ and ‘</w:t>
      </w:r>
      <w:ins w:id="19" w:author="Haylie Pepper" w:date="2022-06-08T17:29:00Z">
        <w:r w:rsidR="005204D7">
          <w:rPr>
            <w:rFonts w:ascii="Arial" w:hAnsi="Arial" w:cs="Arial"/>
            <w:color w:val="000000"/>
          </w:rPr>
          <w:t>c</w:t>
        </w:r>
      </w:ins>
      <w:del w:id="20" w:author="Haylie Pepper" w:date="2022-06-08T17:29:00Z">
        <w:r w:rsidR="002869C9" w:rsidDel="005204D7">
          <w:rPr>
            <w:rFonts w:ascii="Arial" w:hAnsi="Arial" w:cs="Arial"/>
            <w:color w:val="000000"/>
          </w:rPr>
          <w:delText>C</w:delText>
        </w:r>
      </w:del>
      <w:r w:rsidR="002869C9">
        <w:rPr>
          <w:rFonts w:ascii="Arial" w:hAnsi="Arial" w:cs="Arial"/>
          <w:color w:val="000000"/>
        </w:rPr>
        <w:t>abinet secrecy'.</w:t>
      </w:r>
      <w:r w:rsidR="002869C9">
        <w:rPr>
          <w:rFonts w:ascii="Arial" w:hAnsi="Arial" w:cs="Arial"/>
          <w:color w:val="000000"/>
        </w:rPr>
        <w:tab/>
      </w:r>
      <w:r w:rsidR="00D039D8" w:rsidRPr="006544EF">
        <w:rPr>
          <w:rFonts w:ascii="Arial" w:hAnsi="Arial" w:cs="Arial"/>
          <w:sz w:val="22"/>
          <w:szCs w:val="22"/>
        </w:rPr>
        <w:tab/>
      </w:r>
      <w:r w:rsidR="00D039D8" w:rsidRPr="006544EF">
        <w:rPr>
          <w:rFonts w:ascii="Arial" w:hAnsi="Arial" w:cs="Arial"/>
          <w:sz w:val="22"/>
          <w:szCs w:val="22"/>
        </w:rPr>
        <w:tab/>
      </w:r>
      <w:r w:rsidR="00D039D8" w:rsidRPr="006544EF">
        <w:rPr>
          <w:rFonts w:ascii="Arial" w:hAnsi="Arial" w:cs="Arial"/>
          <w:sz w:val="22"/>
          <w:szCs w:val="22"/>
        </w:rPr>
        <w:tab/>
      </w:r>
      <w:r w:rsidR="00D039D8" w:rsidRPr="006544EF">
        <w:rPr>
          <w:rFonts w:ascii="Arial" w:hAnsi="Arial" w:cs="Arial"/>
          <w:sz w:val="22"/>
          <w:szCs w:val="22"/>
        </w:rPr>
        <w:tab/>
      </w:r>
      <w:r w:rsidR="00D039D8" w:rsidRPr="006544EF">
        <w:rPr>
          <w:rFonts w:ascii="Arial" w:hAnsi="Arial" w:cs="Arial"/>
          <w:sz w:val="22"/>
          <w:szCs w:val="22"/>
        </w:rPr>
        <w:tab/>
      </w:r>
      <w:r w:rsidR="00D039D8" w:rsidRPr="006544EF">
        <w:rPr>
          <w:rFonts w:ascii="Arial" w:hAnsi="Arial" w:cs="Arial"/>
          <w:sz w:val="22"/>
          <w:szCs w:val="22"/>
        </w:rPr>
        <w:tab/>
      </w:r>
      <w:r w:rsidR="00D039D8" w:rsidRPr="006544EF">
        <w:rPr>
          <w:rFonts w:ascii="Arial" w:hAnsi="Arial" w:cs="Arial"/>
          <w:sz w:val="22"/>
          <w:szCs w:val="22"/>
        </w:rPr>
        <w:tab/>
      </w:r>
      <w:r w:rsidR="00D01F76">
        <w:rPr>
          <w:rFonts w:ascii="Arial" w:hAnsi="Arial" w:cs="Arial"/>
          <w:sz w:val="22"/>
          <w:szCs w:val="22"/>
        </w:rPr>
        <w:t xml:space="preserve">      </w:t>
      </w:r>
      <w:r w:rsidR="007B5F2E">
        <w:rPr>
          <w:rFonts w:ascii="Arial" w:hAnsi="Arial" w:cs="Arial"/>
          <w:sz w:val="22"/>
          <w:szCs w:val="22"/>
        </w:rPr>
        <w:t xml:space="preserve">                                   </w:t>
      </w:r>
      <w:r w:rsidR="00D01F76">
        <w:rPr>
          <w:rFonts w:ascii="Arial" w:hAnsi="Arial" w:cs="Arial"/>
          <w:sz w:val="22"/>
          <w:szCs w:val="22"/>
        </w:rPr>
        <w:t xml:space="preserve"> </w:t>
      </w:r>
      <w:r w:rsidRPr="006544EF">
        <w:rPr>
          <w:rFonts w:ascii="Arial" w:hAnsi="Arial" w:cs="Arial"/>
          <w:sz w:val="22"/>
          <w:szCs w:val="22"/>
        </w:rPr>
        <w:t>(3 marks)</w:t>
      </w:r>
    </w:p>
    <w:p w14:paraId="6C289262" w14:textId="77777777" w:rsidR="002869C9" w:rsidRPr="002869C9" w:rsidRDefault="002869C9" w:rsidP="002869C9">
      <w:pPr>
        <w:ind w:left="720" w:hanging="720"/>
      </w:pPr>
    </w:p>
    <w:tbl>
      <w:tblPr>
        <w:tblStyle w:val="TableGrid"/>
        <w:tblW w:w="0" w:type="auto"/>
        <w:tblInd w:w="856" w:type="dxa"/>
        <w:tblLook w:val="04A0" w:firstRow="1" w:lastRow="0" w:firstColumn="1" w:lastColumn="0" w:noHBand="0" w:noVBand="1"/>
      </w:tblPr>
      <w:tblGrid>
        <w:gridCol w:w="7529"/>
        <w:gridCol w:w="919"/>
      </w:tblGrid>
      <w:tr w:rsidR="004E5889" w:rsidRPr="00A5116B" w14:paraId="2EE458F1" w14:textId="77777777" w:rsidTr="00F51E33">
        <w:tc>
          <w:tcPr>
            <w:tcW w:w="7654" w:type="dxa"/>
          </w:tcPr>
          <w:p w14:paraId="66602A05" w14:textId="77777777" w:rsidR="004E5889" w:rsidRPr="00A5116B" w:rsidRDefault="004E5889" w:rsidP="00F51E33">
            <w:pPr>
              <w:tabs>
                <w:tab w:val="left" w:pos="720"/>
                <w:tab w:val="right" w:pos="9360"/>
              </w:tabs>
              <w:rPr>
                <w:rFonts w:ascii="Arial" w:hAnsi="Arial" w:cs="Arial"/>
                <w:b/>
                <w:sz w:val="22"/>
                <w:szCs w:val="22"/>
              </w:rPr>
            </w:pPr>
            <w:r w:rsidRPr="00A5116B">
              <w:rPr>
                <w:rFonts w:ascii="Arial" w:hAnsi="Arial" w:cs="Arial"/>
                <w:b/>
                <w:sz w:val="22"/>
                <w:szCs w:val="22"/>
              </w:rPr>
              <w:t>Description</w:t>
            </w:r>
          </w:p>
        </w:tc>
        <w:tc>
          <w:tcPr>
            <w:tcW w:w="920" w:type="dxa"/>
          </w:tcPr>
          <w:p w14:paraId="1238FA3B" w14:textId="77777777" w:rsidR="004E5889" w:rsidRPr="00A5116B" w:rsidRDefault="004E5889" w:rsidP="00F51E33">
            <w:pPr>
              <w:tabs>
                <w:tab w:val="left" w:pos="720"/>
                <w:tab w:val="right" w:pos="9360"/>
              </w:tabs>
              <w:rPr>
                <w:rFonts w:ascii="Arial" w:hAnsi="Arial" w:cs="Arial"/>
                <w:b/>
                <w:sz w:val="22"/>
                <w:szCs w:val="22"/>
              </w:rPr>
            </w:pPr>
            <w:r w:rsidRPr="00A5116B">
              <w:rPr>
                <w:rFonts w:ascii="Arial" w:hAnsi="Arial" w:cs="Arial"/>
                <w:b/>
                <w:sz w:val="22"/>
                <w:szCs w:val="22"/>
              </w:rPr>
              <w:t>Marks</w:t>
            </w:r>
          </w:p>
        </w:tc>
      </w:tr>
      <w:tr w:rsidR="004E5889" w:rsidRPr="00A5116B" w14:paraId="7A777967" w14:textId="77777777" w:rsidTr="00F51E33">
        <w:tc>
          <w:tcPr>
            <w:tcW w:w="7654" w:type="dxa"/>
          </w:tcPr>
          <w:p w14:paraId="3A04EA99" w14:textId="37C551C8" w:rsidR="00103572" w:rsidRDefault="004B1918" w:rsidP="00F51E33">
            <w:pPr>
              <w:tabs>
                <w:tab w:val="left" w:pos="720"/>
                <w:tab w:val="right" w:pos="9360"/>
              </w:tabs>
              <w:rPr>
                <w:rFonts w:ascii="Arial" w:hAnsi="Arial" w:cs="Arial"/>
                <w:sz w:val="22"/>
                <w:szCs w:val="22"/>
              </w:rPr>
            </w:pPr>
            <w:r>
              <w:rPr>
                <w:rFonts w:ascii="Arial" w:hAnsi="Arial" w:cs="Arial"/>
                <w:sz w:val="22"/>
                <w:szCs w:val="22"/>
              </w:rPr>
              <w:t xml:space="preserve">Outlines both </w:t>
            </w:r>
            <w:ins w:id="21" w:author="Haylie Pepper" w:date="2022-06-08T17:29:00Z">
              <w:r w:rsidR="005204D7">
                <w:rPr>
                  <w:rFonts w:ascii="Arial" w:hAnsi="Arial" w:cs="Arial"/>
                  <w:sz w:val="22"/>
                  <w:szCs w:val="22"/>
                </w:rPr>
                <w:t>c</w:t>
              </w:r>
            </w:ins>
            <w:del w:id="22" w:author="Haylie Pepper" w:date="2022-06-08T17:29:00Z">
              <w:r w:rsidDel="005204D7">
                <w:rPr>
                  <w:rFonts w:ascii="Arial" w:hAnsi="Arial" w:cs="Arial"/>
                  <w:sz w:val="22"/>
                  <w:szCs w:val="22"/>
                </w:rPr>
                <w:delText>C</w:delText>
              </w:r>
            </w:del>
            <w:r>
              <w:rPr>
                <w:rFonts w:ascii="Arial" w:hAnsi="Arial" w:cs="Arial"/>
                <w:sz w:val="22"/>
                <w:szCs w:val="22"/>
              </w:rPr>
              <w:t xml:space="preserve">abinet solidarity and </w:t>
            </w:r>
            <w:ins w:id="23" w:author="Haylie Pepper" w:date="2022-06-08T17:29:00Z">
              <w:r w:rsidR="005204D7">
                <w:rPr>
                  <w:rFonts w:ascii="Arial" w:hAnsi="Arial" w:cs="Arial"/>
                  <w:sz w:val="22"/>
                  <w:szCs w:val="22"/>
                </w:rPr>
                <w:t>c</w:t>
              </w:r>
            </w:ins>
            <w:del w:id="24" w:author="Haylie Pepper" w:date="2022-06-08T17:29:00Z">
              <w:r w:rsidDel="005204D7">
                <w:rPr>
                  <w:rFonts w:ascii="Arial" w:hAnsi="Arial" w:cs="Arial"/>
                  <w:sz w:val="22"/>
                  <w:szCs w:val="22"/>
                </w:rPr>
                <w:delText>C</w:delText>
              </w:r>
            </w:del>
            <w:r>
              <w:rPr>
                <w:rFonts w:ascii="Arial" w:hAnsi="Arial" w:cs="Arial"/>
                <w:sz w:val="22"/>
                <w:szCs w:val="22"/>
              </w:rPr>
              <w:t>abinet secrecy</w:t>
            </w:r>
          </w:p>
          <w:p w14:paraId="0934CF2D" w14:textId="318B21C9" w:rsidR="004E5889" w:rsidRPr="00A5116B" w:rsidRDefault="00103572" w:rsidP="00F51E33">
            <w:pPr>
              <w:tabs>
                <w:tab w:val="left" w:pos="720"/>
                <w:tab w:val="right" w:pos="9360"/>
              </w:tabs>
              <w:rPr>
                <w:rFonts w:ascii="Arial" w:hAnsi="Arial" w:cs="Arial"/>
                <w:sz w:val="22"/>
                <w:szCs w:val="22"/>
              </w:rPr>
            </w:pPr>
            <w:r>
              <w:rPr>
                <w:rFonts w:ascii="Arial" w:hAnsi="Arial" w:cs="Arial"/>
                <w:sz w:val="22"/>
                <w:szCs w:val="22"/>
              </w:rPr>
              <w:t>E</w:t>
            </w:r>
            <w:r w:rsidR="004B1918">
              <w:rPr>
                <w:rFonts w:ascii="Arial" w:hAnsi="Arial" w:cs="Arial"/>
                <w:sz w:val="22"/>
                <w:szCs w:val="22"/>
              </w:rPr>
              <w:t xml:space="preserve">xplains the relationship between both </w:t>
            </w:r>
            <w:r w:rsidR="007B5F2E">
              <w:rPr>
                <w:rFonts w:ascii="Arial" w:hAnsi="Arial" w:cs="Arial"/>
                <w:sz w:val="22"/>
                <w:szCs w:val="22"/>
              </w:rPr>
              <w:t>terms</w:t>
            </w:r>
          </w:p>
        </w:tc>
        <w:tc>
          <w:tcPr>
            <w:tcW w:w="920" w:type="dxa"/>
          </w:tcPr>
          <w:p w14:paraId="49FC989C" w14:textId="77777777" w:rsidR="004E5889" w:rsidRPr="00A5116B" w:rsidRDefault="004E5889" w:rsidP="00F51E33">
            <w:pPr>
              <w:tabs>
                <w:tab w:val="left" w:pos="720"/>
                <w:tab w:val="right" w:pos="9360"/>
              </w:tabs>
              <w:jc w:val="center"/>
              <w:rPr>
                <w:rFonts w:ascii="Arial" w:hAnsi="Arial" w:cs="Arial"/>
                <w:sz w:val="22"/>
                <w:szCs w:val="22"/>
              </w:rPr>
            </w:pPr>
            <w:r w:rsidRPr="00A5116B">
              <w:rPr>
                <w:rFonts w:ascii="Arial" w:hAnsi="Arial" w:cs="Arial"/>
                <w:sz w:val="22"/>
                <w:szCs w:val="22"/>
              </w:rPr>
              <w:t>3</w:t>
            </w:r>
          </w:p>
        </w:tc>
      </w:tr>
      <w:tr w:rsidR="004E5889" w:rsidRPr="00A5116B" w14:paraId="4164628E" w14:textId="77777777" w:rsidTr="00F51E33">
        <w:tc>
          <w:tcPr>
            <w:tcW w:w="7654" w:type="dxa"/>
          </w:tcPr>
          <w:p w14:paraId="5479515D" w14:textId="59C9AA86" w:rsidR="004E5889" w:rsidRPr="00A5116B" w:rsidRDefault="004B1918" w:rsidP="00F51E33">
            <w:pPr>
              <w:tabs>
                <w:tab w:val="left" w:pos="720"/>
                <w:tab w:val="right" w:pos="9360"/>
              </w:tabs>
              <w:rPr>
                <w:rFonts w:ascii="Arial" w:hAnsi="Arial" w:cs="Arial"/>
                <w:sz w:val="22"/>
                <w:szCs w:val="22"/>
              </w:rPr>
            </w:pPr>
            <w:r>
              <w:rPr>
                <w:rFonts w:ascii="Arial" w:hAnsi="Arial" w:cs="Arial"/>
                <w:sz w:val="22"/>
                <w:szCs w:val="22"/>
              </w:rPr>
              <w:t xml:space="preserve">Outlines both </w:t>
            </w:r>
            <w:ins w:id="25" w:author="Haylie Pepper" w:date="2022-06-08T17:29:00Z">
              <w:r w:rsidR="005204D7">
                <w:rPr>
                  <w:rFonts w:ascii="Arial" w:hAnsi="Arial" w:cs="Arial"/>
                  <w:sz w:val="22"/>
                  <w:szCs w:val="22"/>
                </w:rPr>
                <w:t>c</w:t>
              </w:r>
            </w:ins>
            <w:del w:id="26" w:author="Haylie Pepper" w:date="2022-06-08T17:29:00Z">
              <w:r w:rsidDel="005204D7">
                <w:rPr>
                  <w:rFonts w:ascii="Arial" w:hAnsi="Arial" w:cs="Arial"/>
                  <w:sz w:val="22"/>
                  <w:szCs w:val="22"/>
                </w:rPr>
                <w:delText>C</w:delText>
              </w:r>
            </w:del>
            <w:r>
              <w:rPr>
                <w:rFonts w:ascii="Arial" w:hAnsi="Arial" w:cs="Arial"/>
                <w:sz w:val="22"/>
                <w:szCs w:val="22"/>
              </w:rPr>
              <w:t xml:space="preserve">abinet solidarity and </w:t>
            </w:r>
            <w:del w:id="27" w:author="Haylie Pepper" w:date="2022-06-08T17:29:00Z">
              <w:r w:rsidDel="005204D7">
                <w:rPr>
                  <w:rFonts w:ascii="Arial" w:hAnsi="Arial" w:cs="Arial"/>
                  <w:sz w:val="22"/>
                  <w:szCs w:val="22"/>
                </w:rPr>
                <w:delText>C</w:delText>
              </w:r>
            </w:del>
            <w:ins w:id="28" w:author="Haylie Pepper" w:date="2022-06-08T17:29:00Z">
              <w:r w:rsidR="005204D7">
                <w:rPr>
                  <w:rFonts w:ascii="Arial" w:hAnsi="Arial" w:cs="Arial"/>
                  <w:sz w:val="22"/>
                  <w:szCs w:val="22"/>
                </w:rPr>
                <w:t>c</w:t>
              </w:r>
            </w:ins>
            <w:r>
              <w:rPr>
                <w:rFonts w:ascii="Arial" w:hAnsi="Arial" w:cs="Arial"/>
                <w:sz w:val="22"/>
                <w:szCs w:val="22"/>
              </w:rPr>
              <w:t>abinet secrecy</w:t>
            </w:r>
          </w:p>
        </w:tc>
        <w:tc>
          <w:tcPr>
            <w:tcW w:w="920" w:type="dxa"/>
          </w:tcPr>
          <w:p w14:paraId="4D333AD2" w14:textId="77777777" w:rsidR="004E5889" w:rsidRPr="00A5116B" w:rsidRDefault="004E5889" w:rsidP="00F51E33">
            <w:pPr>
              <w:tabs>
                <w:tab w:val="left" w:pos="720"/>
                <w:tab w:val="right" w:pos="9360"/>
              </w:tabs>
              <w:jc w:val="center"/>
              <w:rPr>
                <w:rFonts w:ascii="Arial" w:hAnsi="Arial" w:cs="Arial"/>
                <w:sz w:val="22"/>
                <w:szCs w:val="22"/>
              </w:rPr>
            </w:pPr>
            <w:r w:rsidRPr="00A5116B">
              <w:rPr>
                <w:rFonts w:ascii="Arial" w:hAnsi="Arial" w:cs="Arial"/>
                <w:sz w:val="22"/>
                <w:szCs w:val="22"/>
              </w:rPr>
              <w:t>2</w:t>
            </w:r>
          </w:p>
        </w:tc>
      </w:tr>
      <w:tr w:rsidR="004E5889" w:rsidRPr="00A5116B" w14:paraId="594D63FC" w14:textId="77777777" w:rsidTr="00F51E33">
        <w:tc>
          <w:tcPr>
            <w:tcW w:w="7654" w:type="dxa"/>
          </w:tcPr>
          <w:p w14:paraId="4325BA60" w14:textId="2D26AA5A" w:rsidR="004E5889" w:rsidRPr="00A5116B" w:rsidRDefault="004B1918" w:rsidP="00F51E33">
            <w:pPr>
              <w:tabs>
                <w:tab w:val="left" w:pos="720"/>
                <w:tab w:val="right" w:pos="9360"/>
              </w:tabs>
              <w:rPr>
                <w:rFonts w:ascii="Arial" w:hAnsi="Arial" w:cs="Arial"/>
                <w:sz w:val="22"/>
                <w:szCs w:val="22"/>
              </w:rPr>
            </w:pPr>
            <w:r>
              <w:rPr>
                <w:rFonts w:ascii="Arial" w:hAnsi="Arial" w:cs="Arial"/>
                <w:sz w:val="22"/>
                <w:szCs w:val="22"/>
              </w:rPr>
              <w:t xml:space="preserve">Makes a general statement </w:t>
            </w:r>
            <w:r w:rsidR="00377AE2">
              <w:rPr>
                <w:rFonts w:ascii="Arial" w:hAnsi="Arial" w:cs="Arial"/>
                <w:sz w:val="22"/>
                <w:szCs w:val="22"/>
              </w:rPr>
              <w:t>about</w:t>
            </w:r>
            <w:r>
              <w:rPr>
                <w:rFonts w:ascii="Arial" w:hAnsi="Arial" w:cs="Arial"/>
                <w:sz w:val="22"/>
                <w:szCs w:val="22"/>
              </w:rPr>
              <w:t xml:space="preserve"> </w:t>
            </w:r>
            <w:ins w:id="29" w:author="Haylie Pepper" w:date="2022-06-08T17:29:00Z">
              <w:r w:rsidR="005204D7">
                <w:rPr>
                  <w:rFonts w:ascii="Arial" w:hAnsi="Arial" w:cs="Arial"/>
                  <w:sz w:val="22"/>
                  <w:szCs w:val="22"/>
                </w:rPr>
                <w:t>c</w:t>
              </w:r>
            </w:ins>
            <w:del w:id="30" w:author="Haylie Pepper" w:date="2022-06-08T17:29:00Z">
              <w:r w:rsidDel="005204D7">
                <w:rPr>
                  <w:rFonts w:ascii="Arial" w:hAnsi="Arial" w:cs="Arial"/>
                  <w:sz w:val="22"/>
                  <w:szCs w:val="22"/>
                </w:rPr>
                <w:delText>C</w:delText>
              </w:r>
            </w:del>
            <w:r>
              <w:rPr>
                <w:rFonts w:ascii="Arial" w:hAnsi="Arial" w:cs="Arial"/>
                <w:sz w:val="22"/>
                <w:szCs w:val="22"/>
              </w:rPr>
              <w:t xml:space="preserve">abinet solidarity and/or </w:t>
            </w:r>
            <w:ins w:id="31" w:author="Haylie Pepper" w:date="2022-06-08T17:29:00Z">
              <w:r w:rsidR="005204D7">
                <w:rPr>
                  <w:rFonts w:ascii="Arial" w:hAnsi="Arial" w:cs="Arial"/>
                  <w:sz w:val="22"/>
                  <w:szCs w:val="22"/>
                </w:rPr>
                <w:t>c</w:t>
              </w:r>
            </w:ins>
            <w:del w:id="32" w:author="Haylie Pepper" w:date="2022-06-08T17:29:00Z">
              <w:r w:rsidDel="005204D7">
                <w:rPr>
                  <w:rFonts w:ascii="Arial" w:hAnsi="Arial" w:cs="Arial"/>
                  <w:sz w:val="22"/>
                  <w:szCs w:val="22"/>
                </w:rPr>
                <w:delText>C</w:delText>
              </w:r>
            </w:del>
            <w:r>
              <w:rPr>
                <w:rFonts w:ascii="Arial" w:hAnsi="Arial" w:cs="Arial"/>
                <w:sz w:val="22"/>
                <w:szCs w:val="22"/>
              </w:rPr>
              <w:t>abinet secrecy</w:t>
            </w:r>
          </w:p>
        </w:tc>
        <w:tc>
          <w:tcPr>
            <w:tcW w:w="920" w:type="dxa"/>
          </w:tcPr>
          <w:p w14:paraId="196BD815" w14:textId="77777777" w:rsidR="004E5889" w:rsidRPr="00A5116B" w:rsidRDefault="004E5889" w:rsidP="00F51E33">
            <w:pPr>
              <w:tabs>
                <w:tab w:val="left" w:pos="720"/>
                <w:tab w:val="right" w:pos="9360"/>
              </w:tabs>
              <w:jc w:val="center"/>
              <w:rPr>
                <w:rFonts w:ascii="Arial" w:hAnsi="Arial" w:cs="Arial"/>
                <w:sz w:val="22"/>
                <w:szCs w:val="22"/>
              </w:rPr>
            </w:pPr>
            <w:r w:rsidRPr="00A5116B">
              <w:rPr>
                <w:rFonts w:ascii="Arial" w:hAnsi="Arial" w:cs="Arial"/>
                <w:sz w:val="22"/>
                <w:szCs w:val="22"/>
              </w:rPr>
              <w:t>1</w:t>
            </w:r>
          </w:p>
        </w:tc>
      </w:tr>
      <w:tr w:rsidR="004E5889" w:rsidRPr="00A5116B" w14:paraId="586CDC39" w14:textId="77777777" w:rsidTr="00F51E33">
        <w:tc>
          <w:tcPr>
            <w:tcW w:w="7654" w:type="dxa"/>
          </w:tcPr>
          <w:p w14:paraId="0901A9E5" w14:textId="77777777" w:rsidR="004E5889" w:rsidRPr="00A5116B" w:rsidRDefault="004E5889" w:rsidP="00F51E33">
            <w:pPr>
              <w:tabs>
                <w:tab w:val="left" w:pos="720"/>
                <w:tab w:val="right" w:pos="9360"/>
              </w:tabs>
              <w:jc w:val="right"/>
              <w:rPr>
                <w:rFonts w:ascii="Arial" w:hAnsi="Arial" w:cs="Arial"/>
                <w:b/>
                <w:sz w:val="22"/>
                <w:szCs w:val="22"/>
              </w:rPr>
            </w:pPr>
            <w:r w:rsidRPr="00A5116B">
              <w:rPr>
                <w:rFonts w:ascii="Arial" w:hAnsi="Arial" w:cs="Arial"/>
                <w:b/>
                <w:sz w:val="22"/>
                <w:szCs w:val="22"/>
              </w:rPr>
              <w:t>Total</w:t>
            </w:r>
          </w:p>
        </w:tc>
        <w:tc>
          <w:tcPr>
            <w:tcW w:w="920" w:type="dxa"/>
          </w:tcPr>
          <w:p w14:paraId="1FDF6686" w14:textId="77777777" w:rsidR="004E5889" w:rsidRPr="00A5116B" w:rsidRDefault="004E5889" w:rsidP="00F51E33">
            <w:pPr>
              <w:tabs>
                <w:tab w:val="left" w:pos="720"/>
                <w:tab w:val="right" w:pos="9360"/>
              </w:tabs>
              <w:jc w:val="center"/>
              <w:rPr>
                <w:rFonts w:ascii="Arial" w:hAnsi="Arial" w:cs="Arial"/>
                <w:b/>
                <w:sz w:val="22"/>
                <w:szCs w:val="22"/>
              </w:rPr>
            </w:pPr>
            <w:r w:rsidRPr="00A5116B">
              <w:rPr>
                <w:rFonts w:ascii="Arial" w:hAnsi="Arial" w:cs="Arial"/>
                <w:b/>
                <w:sz w:val="22"/>
                <w:szCs w:val="22"/>
              </w:rPr>
              <w:t>3</w:t>
            </w:r>
          </w:p>
        </w:tc>
      </w:tr>
      <w:tr w:rsidR="004E5889" w:rsidRPr="00A5116B" w14:paraId="46EEC375" w14:textId="77777777" w:rsidTr="00F51E33">
        <w:tc>
          <w:tcPr>
            <w:tcW w:w="8574" w:type="dxa"/>
            <w:gridSpan w:val="2"/>
          </w:tcPr>
          <w:p w14:paraId="634963BA" w14:textId="77777777" w:rsidR="004E5889" w:rsidRPr="00A5116B" w:rsidRDefault="004E5889" w:rsidP="00F51E33">
            <w:pPr>
              <w:tabs>
                <w:tab w:val="left" w:pos="720"/>
                <w:tab w:val="right" w:pos="9360"/>
              </w:tabs>
              <w:rPr>
                <w:rFonts w:ascii="Arial" w:hAnsi="Arial" w:cs="Arial"/>
                <w:b/>
                <w:sz w:val="22"/>
                <w:szCs w:val="22"/>
              </w:rPr>
            </w:pPr>
            <w:r w:rsidRPr="00A5116B">
              <w:rPr>
                <w:rFonts w:ascii="Arial" w:hAnsi="Arial" w:cs="Arial"/>
                <w:b/>
                <w:sz w:val="22"/>
                <w:szCs w:val="22"/>
              </w:rPr>
              <w:t>Answers could include but not limited to:</w:t>
            </w:r>
          </w:p>
          <w:p w14:paraId="27BF568D" w14:textId="067E6AB5" w:rsidR="004E5889" w:rsidRDefault="004B1918" w:rsidP="00C64384">
            <w:pPr>
              <w:pStyle w:val="ListParagraph"/>
              <w:numPr>
                <w:ilvl w:val="0"/>
                <w:numId w:val="11"/>
              </w:numPr>
              <w:tabs>
                <w:tab w:val="right" w:pos="9360"/>
              </w:tabs>
              <w:contextualSpacing/>
              <w:rPr>
                <w:rFonts w:ascii="Arial" w:hAnsi="Arial" w:cs="Arial"/>
                <w:bCs/>
                <w:sz w:val="22"/>
                <w:szCs w:val="22"/>
              </w:rPr>
            </w:pPr>
            <w:r>
              <w:rPr>
                <w:rFonts w:ascii="Arial" w:hAnsi="Arial" w:cs="Arial"/>
                <w:bCs/>
                <w:sz w:val="22"/>
                <w:szCs w:val="22"/>
              </w:rPr>
              <w:t xml:space="preserve">Cabinet secrecy is a Westminster convention that deliberations and discussions of cabinet should </w:t>
            </w:r>
            <w:r w:rsidR="009C7F45">
              <w:rPr>
                <w:rFonts w:ascii="Arial" w:hAnsi="Arial" w:cs="Arial"/>
                <w:bCs/>
                <w:sz w:val="22"/>
                <w:szCs w:val="22"/>
              </w:rPr>
              <w:t>not be leaked to the public</w:t>
            </w:r>
            <w:r>
              <w:rPr>
                <w:rFonts w:ascii="Arial" w:hAnsi="Arial" w:cs="Arial"/>
                <w:bCs/>
                <w:sz w:val="22"/>
                <w:szCs w:val="22"/>
              </w:rPr>
              <w:t>.</w:t>
            </w:r>
          </w:p>
          <w:p w14:paraId="7C7CC9F7" w14:textId="7EF3D5A0" w:rsidR="004B1918" w:rsidRDefault="004B1918" w:rsidP="00C64384">
            <w:pPr>
              <w:pStyle w:val="ListParagraph"/>
              <w:numPr>
                <w:ilvl w:val="0"/>
                <w:numId w:val="11"/>
              </w:numPr>
              <w:tabs>
                <w:tab w:val="right" w:pos="9360"/>
              </w:tabs>
              <w:contextualSpacing/>
              <w:rPr>
                <w:rFonts w:ascii="Arial" w:hAnsi="Arial" w:cs="Arial"/>
                <w:bCs/>
                <w:sz w:val="22"/>
                <w:szCs w:val="22"/>
              </w:rPr>
            </w:pPr>
            <w:r>
              <w:rPr>
                <w:rFonts w:ascii="Arial" w:hAnsi="Arial" w:cs="Arial"/>
                <w:bCs/>
                <w:sz w:val="22"/>
                <w:szCs w:val="22"/>
              </w:rPr>
              <w:t xml:space="preserve">Cabinet solidarity is the Westminster convention that all ministers are bound to </w:t>
            </w:r>
            <w:r w:rsidR="00377AE2">
              <w:rPr>
                <w:rFonts w:ascii="Arial" w:hAnsi="Arial" w:cs="Arial"/>
                <w:bCs/>
                <w:sz w:val="22"/>
                <w:szCs w:val="22"/>
              </w:rPr>
              <w:t>publicly</w:t>
            </w:r>
            <w:r>
              <w:rPr>
                <w:rFonts w:ascii="Arial" w:hAnsi="Arial" w:cs="Arial"/>
                <w:bCs/>
                <w:sz w:val="22"/>
                <w:szCs w:val="22"/>
              </w:rPr>
              <w:t xml:space="preserve"> support the </w:t>
            </w:r>
            <w:ins w:id="33" w:author="Haylie Pepper" w:date="2022-06-08T17:29:00Z">
              <w:r w:rsidR="000D7495">
                <w:rPr>
                  <w:rFonts w:ascii="Arial" w:hAnsi="Arial" w:cs="Arial"/>
                  <w:bCs/>
                  <w:sz w:val="22"/>
                  <w:szCs w:val="22"/>
                </w:rPr>
                <w:t>c</w:t>
              </w:r>
            </w:ins>
            <w:del w:id="34" w:author="Haylie Pepper" w:date="2022-06-08T17:29:00Z">
              <w:r w:rsidDel="000D7495">
                <w:rPr>
                  <w:rFonts w:ascii="Arial" w:hAnsi="Arial" w:cs="Arial"/>
                  <w:bCs/>
                  <w:sz w:val="22"/>
                  <w:szCs w:val="22"/>
                </w:rPr>
                <w:delText>C</w:delText>
              </w:r>
            </w:del>
            <w:r>
              <w:rPr>
                <w:rFonts w:ascii="Arial" w:hAnsi="Arial" w:cs="Arial"/>
                <w:bCs/>
                <w:sz w:val="22"/>
                <w:szCs w:val="22"/>
              </w:rPr>
              <w:t xml:space="preserve">abinet’s position on all issues. </w:t>
            </w:r>
          </w:p>
          <w:p w14:paraId="40F5401A" w14:textId="5ABC371A" w:rsidR="004B1918" w:rsidRDefault="004B1918" w:rsidP="00C64384">
            <w:pPr>
              <w:pStyle w:val="ListParagraph"/>
              <w:numPr>
                <w:ilvl w:val="0"/>
                <w:numId w:val="11"/>
              </w:numPr>
              <w:tabs>
                <w:tab w:val="right" w:pos="9360"/>
              </w:tabs>
              <w:contextualSpacing/>
              <w:rPr>
                <w:rFonts w:ascii="Arial" w:hAnsi="Arial" w:cs="Arial"/>
                <w:bCs/>
                <w:sz w:val="22"/>
                <w:szCs w:val="22"/>
              </w:rPr>
            </w:pPr>
            <w:r>
              <w:rPr>
                <w:rFonts w:ascii="Arial" w:hAnsi="Arial" w:cs="Arial"/>
                <w:bCs/>
                <w:sz w:val="22"/>
                <w:szCs w:val="22"/>
              </w:rPr>
              <w:t xml:space="preserve">The relationship between them ensures that </w:t>
            </w:r>
            <w:ins w:id="35" w:author="Haylie Pepper" w:date="2022-06-08T17:29:00Z">
              <w:r w:rsidR="000D7495">
                <w:rPr>
                  <w:rFonts w:ascii="Arial" w:hAnsi="Arial" w:cs="Arial"/>
                  <w:bCs/>
                  <w:sz w:val="22"/>
                  <w:szCs w:val="22"/>
                </w:rPr>
                <w:t>c</w:t>
              </w:r>
            </w:ins>
            <w:del w:id="36" w:author="Haylie Pepper" w:date="2022-06-08T17:29:00Z">
              <w:r w:rsidDel="000D7495">
                <w:rPr>
                  <w:rFonts w:ascii="Arial" w:hAnsi="Arial" w:cs="Arial"/>
                  <w:bCs/>
                  <w:sz w:val="22"/>
                  <w:szCs w:val="22"/>
                </w:rPr>
                <w:delText>C</w:delText>
              </w:r>
            </w:del>
            <w:r>
              <w:rPr>
                <w:rFonts w:ascii="Arial" w:hAnsi="Arial" w:cs="Arial"/>
                <w:bCs/>
                <w:sz w:val="22"/>
                <w:szCs w:val="22"/>
              </w:rPr>
              <w:t xml:space="preserve">abinet ministers </w:t>
            </w:r>
            <w:proofErr w:type="gramStart"/>
            <w:r>
              <w:rPr>
                <w:rFonts w:ascii="Arial" w:hAnsi="Arial" w:cs="Arial"/>
                <w:bCs/>
                <w:sz w:val="22"/>
                <w:szCs w:val="22"/>
              </w:rPr>
              <w:t>are able to</w:t>
            </w:r>
            <w:proofErr w:type="gramEnd"/>
            <w:r>
              <w:rPr>
                <w:rFonts w:ascii="Arial" w:hAnsi="Arial" w:cs="Arial"/>
                <w:bCs/>
                <w:sz w:val="22"/>
                <w:szCs w:val="22"/>
              </w:rPr>
              <w:t xml:space="preserve"> engage in frank discussion within </w:t>
            </w:r>
            <w:ins w:id="37" w:author="Haylie Pepper" w:date="2022-06-08T17:30:00Z">
              <w:r w:rsidR="000D7495">
                <w:rPr>
                  <w:rFonts w:ascii="Arial" w:hAnsi="Arial" w:cs="Arial"/>
                  <w:bCs/>
                  <w:sz w:val="22"/>
                  <w:szCs w:val="22"/>
                </w:rPr>
                <w:t>c</w:t>
              </w:r>
            </w:ins>
            <w:del w:id="38" w:author="Haylie Pepper" w:date="2022-06-08T17:30:00Z">
              <w:r w:rsidDel="000D7495">
                <w:rPr>
                  <w:rFonts w:ascii="Arial" w:hAnsi="Arial" w:cs="Arial"/>
                  <w:bCs/>
                  <w:sz w:val="22"/>
                  <w:szCs w:val="22"/>
                </w:rPr>
                <w:delText>C</w:delText>
              </w:r>
            </w:del>
            <w:r>
              <w:rPr>
                <w:rFonts w:ascii="Arial" w:hAnsi="Arial" w:cs="Arial"/>
                <w:bCs/>
                <w:sz w:val="22"/>
                <w:szCs w:val="22"/>
              </w:rPr>
              <w:t xml:space="preserve">abinet whilst presenting to the public a united front. </w:t>
            </w:r>
            <w:r w:rsidR="00D3283B">
              <w:rPr>
                <w:rFonts w:ascii="Arial" w:hAnsi="Arial" w:cs="Arial"/>
                <w:bCs/>
                <w:sz w:val="22"/>
                <w:szCs w:val="22"/>
              </w:rPr>
              <w:t>T</w:t>
            </w:r>
            <w:r>
              <w:rPr>
                <w:rFonts w:ascii="Arial" w:hAnsi="Arial" w:cs="Arial"/>
                <w:bCs/>
                <w:sz w:val="22"/>
                <w:szCs w:val="22"/>
              </w:rPr>
              <w:t xml:space="preserve">he two conventions allow individual ministers </w:t>
            </w:r>
            <w:r w:rsidR="00103572">
              <w:rPr>
                <w:rFonts w:ascii="Arial" w:hAnsi="Arial" w:cs="Arial"/>
                <w:bCs/>
                <w:sz w:val="22"/>
                <w:szCs w:val="22"/>
              </w:rPr>
              <w:t>the</w:t>
            </w:r>
            <w:r>
              <w:rPr>
                <w:rFonts w:ascii="Arial" w:hAnsi="Arial" w:cs="Arial"/>
                <w:bCs/>
                <w:sz w:val="22"/>
                <w:szCs w:val="22"/>
              </w:rPr>
              <w:t xml:space="preserve"> opportunity to voice their concerns without</w:t>
            </w:r>
            <w:r w:rsidR="009B1D45">
              <w:rPr>
                <w:rFonts w:ascii="Arial" w:hAnsi="Arial" w:cs="Arial"/>
                <w:bCs/>
                <w:sz w:val="22"/>
                <w:szCs w:val="22"/>
              </w:rPr>
              <w:t xml:space="preserve"> fear of</w:t>
            </w:r>
            <w:r>
              <w:rPr>
                <w:rFonts w:ascii="Arial" w:hAnsi="Arial" w:cs="Arial"/>
                <w:bCs/>
                <w:sz w:val="22"/>
                <w:szCs w:val="22"/>
              </w:rPr>
              <w:t xml:space="preserve"> </w:t>
            </w:r>
            <w:r w:rsidR="00377AE2">
              <w:rPr>
                <w:rFonts w:ascii="Arial" w:hAnsi="Arial" w:cs="Arial"/>
                <w:bCs/>
                <w:sz w:val="22"/>
                <w:szCs w:val="22"/>
              </w:rPr>
              <w:t>weakening</w:t>
            </w:r>
            <w:r w:rsidR="009B1D45">
              <w:rPr>
                <w:rFonts w:ascii="Arial" w:hAnsi="Arial" w:cs="Arial"/>
                <w:bCs/>
                <w:sz w:val="22"/>
                <w:szCs w:val="22"/>
              </w:rPr>
              <w:t xml:space="preserve"> the public’s perception of the government.  </w:t>
            </w:r>
          </w:p>
          <w:p w14:paraId="4D3D623E" w14:textId="3844C2E3" w:rsidR="009B1D45" w:rsidRPr="00A5116B" w:rsidRDefault="009B1D45" w:rsidP="009B1D45">
            <w:pPr>
              <w:pStyle w:val="ListParagraph"/>
              <w:tabs>
                <w:tab w:val="right" w:pos="9360"/>
              </w:tabs>
              <w:ind w:left="360"/>
              <w:contextualSpacing/>
              <w:rPr>
                <w:rFonts w:ascii="Arial" w:hAnsi="Arial" w:cs="Arial"/>
                <w:bCs/>
                <w:sz w:val="22"/>
                <w:szCs w:val="22"/>
              </w:rPr>
            </w:pPr>
          </w:p>
        </w:tc>
      </w:tr>
    </w:tbl>
    <w:p w14:paraId="157E75D0" w14:textId="77777777" w:rsidR="00316636" w:rsidRPr="006544EF" w:rsidRDefault="00316636" w:rsidP="00316636">
      <w:pPr>
        <w:rPr>
          <w:rFonts w:ascii="Arial" w:hAnsi="Arial"/>
          <w:sz w:val="22"/>
          <w:lang w:val="en-US"/>
        </w:rPr>
      </w:pPr>
    </w:p>
    <w:p w14:paraId="2F7A79F7" w14:textId="0B5DD05A" w:rsidR="008B7678" w:rsidRDefault="00B77CCE" w:rsidP="002869C9">
      <w:pPr>
        <w:ind w:left="851" w:hanging="851"/>
        <w:rPr>
          <w:rFonts w:ascii="Arial" w:hAnsi="Arial" w:cs="Arial"/>
          <w:sz w:val="22"/>
          <w:szCs w:val="22"/>
        </w:rPr>
      </w:pPr>
      <w:r w:rsidRPr="006544EF">
        <w:rPr>
          <w:rFonts w:ascii="Arial" w:hAnsi="Arial" w:cs="Arial"/>
          <w:sz w:val="22"/>
          <w:szCs w:val="22"/>
        </w:rPr>
        <w:br w:type="page"/>
      </w:r>
      <w:r w:rsidRPr="006544EF">
        <w:rPr>
          <w:rFonts w:ascii="Arial" w:hAnsi="Arial" w:cs="Arial"/>
          <w:sz w:val="22"/>
          <w:szCs w:val="22"/>
        </w:rPr>
        <w:lastRenderedPageBreak/>
        <w:t>(c)</w:t>
      </w:r>
      <w:r w:rsidR="00FE175C" w:rsidRPr="006544EF">
        <w:rPr>
          <w:rFonts w:ascii="Arial" w:hAnsi="Arial" w:cs="Arial"/>
          <w:sz w:val="22"/>
          <w:szCs w:val="22"/>
        </w:rPr>
        <w:tab/>
      </w:r>
      <w:r w:rsidR="002869C9">
        <w:rPr>
          <w:rFonts w:ascii="Arial" w:hAnsi="Arial" w:cs="Arial"/>
          <w:color w:val="000000"/>
        </w:rPr>
        <w:t xml:space="preserve">With reference to </w:t>
      </w:r>
      <w:r w:rsidR="002869C9">
        <w:rPr>
          <w:rFonts w:ascii="Arial" w:hAnsi="Arial" w:cs="Arial"/>
          <w:b/>
          <w:bCs/>
          <w:color w:val="000000"/>
        </w:rPr>
        <w:t>one</w:t>
      </w:r>
      <w:r w:rsidR="002869C9">
        <w:rPr>
          <w:rFonts w:ascii="Arial" w:hAnsi="Arial" w:cs="Arial"/>
          <w:color w:val="000000"/>
        </w:rPr>
        <w:t xml:space="preserve"> contemporary issue relating to </w:t>
      </w:r>
      <w:r w:rsidR="00885BA3">
        <w:rPr>
          <w:rFonts w:ascii="Arial" w:hAnsi="Arial" w:cs="Arial"/>
          <w:color w:val="000000"/>
        </w:rPr>
        <w:t>‘</w:t>
      </w:r>
      <w:r w:rsidR="002869C9">
        <w:rPr>
          <w:rFonts w:ascii="Arial" w:hAnsi="Arial" w:cs="Arial"/>
          <w:color w:val="000000"/>
        </w:rPr>
        <w:t xml:space="preserve">political </w:t>
      </w:r>
      <w:commentRangeStart w:id="39"/>
      <w:commentRangeStart w:id="40"/>
      <w:r w:rsidR="002869C9">
        <w:rPr>
          <w:rFonts w:ascii="Arial" w:hAnsi="Arial" w:cs="Arial"/>
          <w:color w:val="000000"/>
        </w:rPr>
        <w:t>power</w:t>
      </w:r>
      <w:commentRangeEnd w:id="39"/>
      <w:r w:rsidR="00D83029">
        <w:rPr>
          <w:rStyle w:val="CommentReference"/>
          <w:lang w:eastAsia="en-US"/>
        </w:rPr>
        <w:commentReference w:id="39"/>
      </w:r>
      <w:commentRangeEnd w:id="40"/>
      <w:r w:rsidR="004F057F">
        <w:rPr>
          <w:rStyle w:val="CommentReference"/>
          <w:lang w:eastAsia="en-US"/>
        </w:rPr>
        <w:commentReference w:id="40"/>
      </w:r>
      <w:r w:rsidR="00885BA3">
        <w:rPr>
          <w:rFonts w:ascii="Arial" w:hAnsi="Arial" w:cs="Arial"/>
          <w:color w:val="000000"/>
        </w:rPr>
        <w:t>’</w:t>
      </w:r>
      <w:r w:rsidR="00E609DB">
        <w:rPr>
          <w:rFonts w:ascii="Arial" w:hAnsi="Arial" w:cs="Arial"/>
          <w:color w:val="000000"/>
        </w:rPr>
        <w:t xml:space="preserve"> in the Australian political and legal system</w:t>
      </w:r>
      <w:r w:rsidR="002869C9">
        <w:rPr>
          <w:rFonts w:ascii="Arial" w:hAnsi="Arial" w:cs="Arial"/>
          <w:color w:val="000000"/>
        </w:rPr>
        <w:t xml:space="preserve"> discuss the sources and limits of this power.</w:t>
      </w:r>
      <w:r w:rsidR="002869C9">
        <w:tab/>
      </w:r>
      <w:r w:rsidR="002869C9">
        <w:tab/>
      </w:r>
      <w:r w:rsidR="002869C9">
        <w:tab/>
      </w:r>
      <w:r w:rsidR="002869C9">
        <w:tab/>
      </w:r>
      <w:r w:rsidR="002869C9">
        <w:tab/>
      </w:r>
      <w:r w:rsidR="004F057F">
        <w:tab/>
      </w:r>
      <w:r w:rsidR="004F057F">
        <w:tab/>
      </w:r>
      <w:r w:rsidR="004F057F">
        <w:tab/>
      </w:r>
      <w:r w:rsidR="004F057F">
        <w:tab/>
      </w:r>
      <w:r w:rsidR="008B7678">
        <w:rPr>
          <w:rFonts w:ascii="Arial" w:hAnsi="Arial" w:cs="Arial"/>
          <w:sz w:val="22"/>
          <w:szCs w:val="22"/>
        </w:rPr>
        <w:t>(5 marks)</w:t>
      </w:r>
    </w:p>
    <w:p w14:paraId="082A1F94" w14:textId="77777777" w:rsidR="002869C9" w:rsidRPr="002869C9" w:rsidRDefault="002869C9" w:rsidP="002869C9"/>
    <w:tbl>
      <w:tblPr>
        <w:tblStyle w:val="TableGrid"/>
        <w:tblW w:w="0" w:type="auto"/>
        <w:tblInd w:w="856" w:type="dxa"/>
        <w:tblLook w:val="04A0" w:firstRow="1" w:lastRow="0" w:firstColumn="1" w:lastColumn="0" w:noHBand="0" w:noVBand="1"/>
      </w:tblPr>
      <w:tblGrid>
        <w:gridCol w:w="7529"/>
        <w:gridCol w:w="919"/>
      </w:tblGrid>
      <w:tr w:rsidR="00A07F3A" w:rsidRPr="00A5116B" w14:paraId="4B9D5081" w14:textId="77777777" w:rsidTr="00F51E33">
        <w:tc>
          <w:tcPr>
            <w:tcW w:w="7532" w:type="dxa"/>
          </w:tcPr>
          <w:p w14:paraId="405DABE7" w14:textId="77777777" w:rsidR="00A07F3A" w:rsidRPr="00A5116B" w:rsidRDefault="00A07F3A" w:rsidP="00F51E33">
            <w:pPr>
              <w:tabs>
                <w:tab w:val="left" w:pos="720"/>
                <w:tab w:val="right" w:pos="9360"/>
              </w:tabs>
              <w:rPr>
                <w:rFonts w:ascii="Arial" w:hAnsi="Arial" w:cs="Arial"/>
                <w:b/>
                <w:sz w:val="22"/>
                <w:szCs w:val="22"/>
              </w:rPr>
            </w:pPr>
            <w:r w:rsidRPr="00A5116B">
              <w:rPr>
                <w:rFonts w:ascii="Arial" w:hAnsi="Arial" w:cs="Arial"/>
                <w:b/>
                <w:sz w:val="22"/>
                <w:szCs w:val="22"/>
              </w:rPr>
              <w:t>Description</w:t>
            </w:r>
          </w:p>
        </w:tc>
        <w:tc>
          <w:tcPr>
            <w:tcW w:w="919" w:type="dxa"/>
          </w:tcPr>
          <w:p w14:paraId="64988E70" w14:textId="77777777" w:rsidR="00A07F3A" w:rsidRPr="00A5116B" w:rsidRDefault="00A07F3A" w:rsidP="00F51E33">
            <w:pPr>
              <w:tabs>
                <w:tab w:val="left" w:pos="720"/>
                <w:tab w:val="right" w:pos="9360"/>
              </w:tabs>
              <w:rPr>
                <w:rFonts w:ascii="Arial" w:hAnsi="Arial" w:cs="Arial"/>
                <w:b/>
                <w:sz w:val="22"/>
                <w:szCs w:val="22"/>
              </w:rPr>
            </w:pPr>
            <w:r w:rsidRPr="00A5116B">
              <w:rPr>
                <w:rFonts w:ascii="Arial" w:hAnsi="Arial" w:cs="Arial"/>
                <w:b/>
                <w:sz w:val="22"/>
                <w:szCs w:val="22"/>
              </w:rPr>
              <w:t>Marks</w:t>
            </w:r>
          </w:p>
        </w:tc>
      </w:tr>
      <w:tr w:rsidR="00A07F3A" w:rsidRPr="00A5116B" w14:paraId="62DDDBEF" w14:textId="77777777" w:rsidTr="00F51E33">
        <w:tc>
          <w:tcPr>
            <w:tcW w:w="7532" w:type="dxa"/>
          </w:tcPr>
          <w:p w14:paraId="48C5C208" w14:textId="221D594C" w:rsidR="00447FCB" w:rsidRDefault="00447FCB" w:rsidP="00F51E33">
            <w:pPr>
              <w:tabs>
                <w:tab w:val="left" w:pos="720"/>
                <w:tab w:val="right" w:pos="9360"/>
              </w:tabs>
              <w:rPr>
                <w:rFonts w:ascii="Arial" w:hAnsi="Arial" w:cs="Arial"/>
                <w:sz w:val="22"/>
                <w:szCs w:val="22"/>
              </w:rPr>
            </w:pPr>
            <w:r>
              <w:rPr>
                <w:rFonts w:ascii="Arial" w:hAnsi="Arial" w:cs="Arial"/>
                <w:sz w:val="22"/>
                <w:szCs w:val="22"/>
              </w:rPr>
              <w:t>Identifies a contemporary issue relating to political power</w:t>
            </w:r>
          </w:p>
          <w:p w14:paraId="6EBEF6E1" w14:textId="756F240A" w:rsidR="00A07F3A" w:rsidRPr="00A5116B" w:rsidRDefault="009B1D45" w:rsidP="00F51E33">
            <w:pPr>
              <w:tabs>
                <w:tab w:val="left" w:pos="720"/>
                <w:tab w:val="right" w:pos="9360"/>
              </w:tabs>
              <w:rPr>
                <w:rFonts w:ascii="Arial" w:hAnsi="Arial" w:cs="Arial"/>
                <w:sz w:val="22"/>
                <w:szCs w:val="22"/>
              </w:rPr>
            </w:pPr>
            <w:r>
              <w:rPr>
                <w:rFonts w:ascii="Arial" w:hAnsi="Arial" w:cs="Arial"/>
                <w:sz w:val="22"/>
                <w:szCs w:val="22"/>
              </w:rPr>
              <w:t>Discusses</w:t>
            </w:r>
            <w:r w:rsidR="00305B03">
              <w:rPr>
                <w:rFonts w:ascii="Arial" w:hAnsi="Arial" w:cs="Arial"/>
                <w:sz w:val="22"/>
                <w:szCs w:val="22"/>
              </w:rPr>
              <w:t xml:space="preserve"> </w:t>
            </w:r>
            <w:r>
              <w:rPr>
                <w:rFonts w:ascii="Arial" w:hAnsi="Arial" w:cs="Arial"/>
                <w:sz w:val="22"/>
                <w:szCs w:val="22"/>
              </w:rPr>
              <w:t>the sources and limit</w:t>
            </w:r>
            <w:r w:rsidR="00447FCB">
              <w:rPr>
                <w:rFonts w:ascii="Arial" w:hAnsi="Arial" w:cs="Arial"/>
                <w:sz w:val="22"/>
                <w:szCs w:val="22"/>
              </w:rPr>
              <w:t>ations</w:t>
            </w:r>
            <w:r>
              <w:rPr>
                <w:rFonts w:ascii="Arial" w:hAnsi="Arial" w:cs="Arial"/>
                <w:sz w:val="22"/>
                <w:szCs w:val="22"/>
              </w:rPr>
              <w:t xml:space="preserve"> of </w:t>
            </w:r>
            <w:r w:rsidR="00377AE2">
              <w:rPr>
                <w:rFonts w:ascii="Arial" w:hAnsi="Arial" w:cs="Arial"/>
                <w:sz w:val="22"/>
                <w:szCs w:val="22"/>
              </w:rPr>
              <w:t>political</w:t>
            </w:r>
            <w:r>
              <w:rPr>
                <w:rFonts w:ascii="Arial" w:hAnsi="Arial" w:cs="Arial"/>
                <w:sz w:val="22"/>
                <w:szCs w:val="22"/>
              </w:rPr>
              <w:t xml:space="preserve"> power with detailed reference to </w:t>
            </w:r>
            <w:r w:rsidR="00447FCB">
              <w:rPr>
                <w:rFonts w:ascii="Arial" w:hAnsi="Arial" w:cs="Arial"/>
                <w:sz w:val="22"/>
                <w:szCs w:val="22"/>
              </w:rPr>
              <w:t>the identified</w:t>
            </w:r>
            <w:r>
              <w:rPr>
                <w:rFonts w:ascii="Arial" w:hAnsi="Arial" w:cs="Arial"/>
                <w:sz w:val="22"/>
                <w:szCs w:val="22"/>
              </w:rPr>
              <w:t xml:space="preserve"> contemporary issue</w:t>
            </w:r>
          </w:p>
        </w:tc>
        <w:tc>
          <w:tcPr>
            <w:tcW w:w="919" w:type="dxa"/>
          </w:tcPr>
          <w:p w14:paraId="2F120F33" w14:textId="77777777" w:rsidR="00A07F3A" w:rsidRPr="00A5116B" w:rsidRDefault="00A07F3A" w:rsidP="00F51E33">
            <w:pPr>
              <w:tabs>
                <w:tab w:val="left" w:pos="720"/>
                <w:tab w:val="right" w:pos="9360"/>
              </w:tabs>
              <w:jc w:val="center"/>
              <w:rPr>
                <w:rFonts w:ascii="Arial" w:hAnsi="Arial" w:cs="Arial"/>
                <w:sz w:val="22"/>
                <w:szCs w:val="22"/>
              </w:rPr>
            </w:pPr>
            <w:r w:rsidRPr="00A5116B">
              <w:rPr>
                <w:rFonts w:ascii="Arial" w:hAnsi="Arial" w:cs="Arial"/>
                <w:sz w:val="22"/>
                <w:szCs w:val="22"/>
              </w:rPr>
              <w:t>5</w:t>
            </w:r>
          </w:p>
        </w:tc>
      </w:tr>
      <w:tr w:rsidR="00A07F3A" w:rsidRPr="00A5116B" w14:paraId="66B572C7" w14:textId="77777777" w:rsidTr="00F51E33">
        <w:tc>
          <w:tcPr>
            <w:tcW w:w="7532" w:type="dxa"/>
          </w:tcPr>
          <w:p w14:paraId="06138AEE" w14:textId="77777777" w:rsidR="00447FCB" w:rsidRDefault="00447FCB" w:rsidP="00447FCB">
            <w:pPr>
              <w:tabs>
                <w:tab w:val="left" w:pos="720"/>
                <w:tab w:val="right" w:pos="9360"/>
              </w:tabs>
              <w:rPr>
                <w:rFonts w:ascii="Arial" w:hAnsi="Arial" w:cs="Arial"/>
                <w:sz w:val="22"/>
                <w:szCs w:val="22"/>
              </w:rPr>
            </w:pPr>
            <w:r>
              <w:rPr>
                <w:rFonts w:ascii="Arial" w:hAnsi="Arial" w:cs="Arial"/>
                <w:sz w:val="22"/>
                <w:szCs w:val="22"/>
              </w:rPr>
              <w:t>Identifies a contemporary issue relating to political power</w:t>
            </w:r>
          </w:p>
          <w:p w14:paraId="09C128F4" w14:textId="027C8732" w:rsidR="00A07F3A" w:rsidRPr="00A5116B" w:rsidRDefault="00447FCB" w:rsidP="00F51E33">
            <w:pPr>
              <w:tabs>
                <w:tab w:val="left" w:pos="720"/>
                <w:tab w:val="right" w:pos="9360"/>
              </w:tabs>
              <w:rPr>
                <w:rFonts w:ascii="Arial" w:hAnsi="Arial" w:cs="Arial"/>
                <w:sz w:val="22"/>
                <w:szCs w:val="22"/>
              </w:rPr>
            </w:pPr>
            <w:r>
              <w:rPr>
                <w:rFonts w:ascii="Arial" w:hAnsi="Arial" w:cs="Arial"/>
                <w:sz w:val="22"/>
                <w:szCs w:val="22"/>
              </w:rPr>
              <w:t>Outlines the sources and limitations of political power with reference to the identified contemporary issue</w:t>
            </w:r>
          </w:p>
        </w:tc>
        <w:tc>
          <w:tcPr>
            <w:tcW w:w="919" w:type="dxa"/>
          </w:tcPr>
          <w:p w14:paraId="524CC885" w14:textId="77777777" w:rsidR="00A07F3A" w:rsidRPr="00A5116B" w:rsidRDefault="00A07F3A" w:rsidP="00F51E33">
            <w:pPr>
              <w:tabs>
                <w:tab w:val="left" w:pos="720"/>
                <w:tab w:val="right" w:pos="9360"/>
              </w:tabs>
              <w:jc w:val="center"/>
              <w:rPr>
                <w:rFonts w:ascii="Arial" w:hAnsi="Arial" w:cs="Arial"/>
                <w:sz w:val="22"/>
                <w:szCs w:val="22"/>
              </w:rPr>
            </w:pPr>
            <w:r w:rsidRPr="00A5116B">
              <w:rPr>
                <w:rFonts w:ascii="Arial" w:hAnsi="Arial" w:cs="Arial"/>
                <w:sz w:val="22"/>
                <w:szCs w:val="22"/>
              </w:rPr>
              <w:t>3-4</w:t>
            </w:r>
          </w:p>
        </w:tc>
      </w:tr>
      <w:tr w:rsidR="00A07F3A" w:rsidRPr="00A5116B" w14:paraId="5BBEA37A" w14:textId="77777777" w:rsidTr="00F51E33">
        <w:tc>
          <w:tcPr>
            <w:tcW w:w="7532" w:type="dxa"/>
          </w:tcPr>
          <w:p w14:paraId="5A011BAD" w14:textId="0D93ECDC" w:rsidR="00A07F3A" w:rsidRPr="00A5116B" w:rsidRDefault="009B1D45" w:rsidP="00F51E33">
            <w:pPr>
              <w:tabs>
                <w:tab w:val="left" w:pos="720"/>
                <w:tab w:val="right" w:pos="9360"/>
              </w:tabs>
              <w:rPr>
                <w:rFonts w:ascii="Arial" w:hAnsi="Arial" w:cs="Arial"/>
                <w:sz w:val="22"/>
                <w:szCs w:val="22"/>
              </w:rPr>
            </w:pPr>
            <w:r>
              <w:rPr>
                <w:rFonts w:ascii="Arial" w:hAnsi="Arial" w:cs="Arial"/>
                <w:sz w:val="22"/>
                <w:szCs w:val="22"/>
              </w:rPr>
              <w:t xml:space="preserve">Makes a general statement about a </w:t>
            </w:r>
            <w:r w:rsidR="00377AE2">
              <w:rPr>
                <w:rFonts w:ascii="Arial" w:hAnsi="Arial" w:cs="Arial"/>
                <w:sz w:val="22"/>
                <w:szCs w:val="22"/>
              </w:rPr>
              <w:t>contemporary issue</w:t>
            </w:r>
            <w:r>
              <w:rPr>
                <w:rFonts w:ascii="Arial" w:hAnsi="Arial" w:cs="Arial"/>
                <w:sz w:val="22"/>
                <w:szCs w:val="22"/>
              </w:rPr>
              <w:t xml:space="preserve"> relating to political power</w:t>
            </w:r>
          </w:p>
        </w:tc>
        <w:tc>
          <w:tcPr>
            <w:tcW w:w="919" w:type="dxa"/>
          </w:tcPr>
          <w:p w14:paraId="778F9E73" w14:textId="77777777" w:rsidR="00A07F3A" w:rsidRPr="00A5116B" w:rsidRDefault="00A07F3A" w:rsidP="00F51E33">
            <w:pPr>
              <w:tabs>
                <w:tab w:val="left" w:pos="720"/>
                <w:tab w:val="right" w:pos="9360"/>
              </w:tabs>
              <w:jc w:val="center"/>
              <w:rPr>
                <w:rFonts w:ascii="Arial" w:hAnsi="Arial" w:cs="Arial"/>
                <w:sz w:val="22"/>
                <w:szCs w:val="22"/>
              </w:rPr>
            </w:pPr>
            <w:r w:rsidRPr="00A5116B">
              <w:rPr>
                <w:rFonts w:ascii="Arial" w:hAnsi="Arial" w:cs="Arial"/>
                <w:sz w:val="22"/>
                <w:szCs w:val="22"/>
              </w:rPr>
              <w:t>1-2</w:t>
            </w:r>
          </w:p>
        </w:tc>
      </w:tr>
      <w:tr w:rsidR="00A07F3A" w:rsidRPr="00A5116B" w14:paraId="05902B74" w14:textId="77777777" w:rsidTr="00F51E33">
        <w:tc>
          <w:tcPr>
            <w:tcW w:w="7532" w:type="dxa"/>
          </w:tcPr>
          <w:p w14:paraId="3B926958" w14:textId="77777777" w:rsidR="00A07F3A" w:rsidRPr="00A5116B" w:rsidRDefault="00A07F3A" w:rsidP="00F51E33">
            <w:pPr>
              <w:tabs>
                <w:tab w:val="left" w:pos="720"/>
                <w:tab w:val="right" w:pos="9360"/>
              </w:tabs>
              <w:jc w:val="right"/>
              <w:rPr>
                <w:rFonts w:ascii="Arial" w:hAnsi="Arial" w:cs="Arial"/>
                <w:b/>
                <w:sz w:val="22"/>
                <w:szCs w:val="22"/>
              </w:rPr>
            </w:pPr>
            <w:r w:rsidRPr="00A5116B">
              <w:rPr>
                <w:rFonts w:ascii="Arial" w:hAnsi="Arial" w:cs="Arial"/>
                <w:b/>
                <w:sz w:val="22"/>
                <w:szCs w:val="22"/>
              </w:rPr>
              <w:t>Total</w:t>
            </w:r>
          </w:p>
        </w:tc>
        <w:tc>
          <w:tcPr>
            <w:tcW w:w="919" w:type="dxa"/>
          </w:tcPr>
          <w:p w14:paraId="7AE02FA1" w14:textId="77777777" w:rsidR="00A07F3A" w:rsidRPr="00A5116B" w:rsidRDefault="00A07F3A" w:rsidP="00F51E33">
            <w:pPr>
              <w:tabs>
                <w:tab w:val="left" w:pos="720"/>
                <w:tab w:val="right" w:pos="9360"/>
              </w:tabs>
              <w:jc w:val="center"/>
              <w:rPr>
                <w:rFonts w:ascii="Arial" w:hAnsi="Arial" w:cs="Arial"/>
                <w:b/>
                <w:sz w:val="22"/>
                <w:szCs w:val="22"/>
              </w:rPr>
            </w:pPr>
            <w:r w:rsidRPr="00A5116B">
              <w:rPr>
                <w:rFonts w:ascii="Arial" w:hAnsi="Arial" w:cs="Arial"/>
                <w:b/>
                <w:sz w:val="22"/>
                <w:szCs w:val="22"/>
              </w:rPr>
              <w:t>5</w:t>
            </w:r>
          </w:p>
        </w:tc>
      </w:tr>
      <w:tr w:rsidR="00A07F3A" w:rsidRPr="00A5116B" w14:paraId="3A907C8A" w14:textId="77777777" w:rsidTr="00F51E33">
        <w:tc>
          <w:tcPr>
            <w:tcW w:w="8451" w:type="dxa"/>
            <w:gridSpan w:val="2"/>
          </w:tcPr>
          <w:p w14:paraId="06DFAD47" w14:textId="77777777" w:rsidR="00A07F3A" w:rsidRPr="00A5116B" w:rsidRDefault="00A07F3A" w:rsidP="00F51E33">
            <w:pPr>
              <w:rPr>
                <w:rFonts w:ascii="Arial" w:hAnsi="Arial" w:cs="Arial"/>
                <w:b/>
                <w:sz w:val="22"/>
                <w:szCs w:val="22"/>
              </w:rPr>
            </w:pPr>
            <w:r>
              <w:rPr>
                <w:rFonts w:ascii="Arial" w:hAnsi="Arial" w:cs="Arial"/>
                <w:b/>
                <w:sz w:val="22"/>
                <w:szCs w:val="22"/>
              </w:rPr>
              <w:t>Answer</w:t>
            </w:r>
            <w:r w:rsidRPr="00A5116B">
              <w:rPr>
                <w:rFonts w:ascii="Arial" w:hAnsi="Arial" w:cs="Arial"/>
                <w:b/>
                <w:sz w:val="22"/>
                <w:szCs w:val="22"/>
              </w:rPr>
              <w:t xml:space="preserve"> could include:</w:t>
            </w:r>
          </w:p>
          <w:p w14:paraId="48E39A68" w14:textId="77777777" w:rsidR="00645F06" w:rsidRDefault="009B1D45" w:rsidP="00C64384">
            <w:pPr>
              <w:pStyle w:val="ListParagraph"/>
              <w:numPr>
                <w:ilvl w:val="0"/>
                <w:numId w:val="12"/>
              </w:numPr>
              <w:contextualSpacing/>
              <w:jc w:val="both"/>
              <w:rPr>
                <w:rFonts w:ascii="Arial" w:hAnsi="Arial" w:cs="Arial"/>
                <w:sz w:val="22"/>
                <w:szCs w:val="22"/>
              </w:rPr>
            </w:pPr>
            <w:r>
              <w:rPr>
                <w:rFonts w:ascii="Arial" w:hAnsi="Arial" w:cs="Arial"/>
                <w:sz w:val="22"/>
                <w:szCs w:val="22"/>
              </w:rPr>
              <w:t xml:space="preserve">Political power is the capacity of those within a political system to influence the behaviour of others, including others within the same political system. </w:t>
            </w:r>
          </w:p>
          <w:p w14:paraId="30DF91CD" w14:textId="77777777" w:rsidR="009B1D45" w:rsidRDefault="009B1D45" w:rsidP="00C64384">
            <w:pPr>
              <w:pStyle w:val="ListParagraph"/>
              <w:numPr>
                <w:ilvl w:val="0"/>
                <w:numId w:val="12"/>
              </w:numPr>
              <w:contextualSpacing/>
              <w:jc w:val="both"/>
              <w:rPr>
                <w:rFonts w:ascii="Arial" w:hAnsi="Arial" w:cs="Arial"/>
                <w:sz w:val="22"/>
                <w:szCs w:val="22"/>
              </w:rPr>
            </w:pPr>
            <w:r>
              <w:rPr>
                <w:rFonts w:ascii="Arial" w:hAnsi="Arial" w:cs="Arial"/>
                <w:sz w:val="22"/>
                <w:szCs w:val="22"/>
              </w:rPr>
              <w:t>The discussion of the sources and limits of that power will depend on the contemporary example.</w:t>
            </w:r>
          </w:p>
          <w:p w14:paraId="60012D1C" w14:textId="26DA384B" w:rsidR="009B1D45" w:rsidRDefault="009B1D45" w:rsidP="009B1D45">
            <w:pPr>
              <w:contextualSpacing/>
              <w:jc w:val="both"/>
              <w:rPr>
                <w:rFonts w:ascii="Arial" w:hAnsi="Arial" w:cs="Arial"/>
                <w:sz w:val="22"/>
                <w:szCs w:val="22"/>
              </w:rPr>
            </w:pPr>
          </w:p>
          <w:p w14:paraId="1CAE5D1B" w14:textId="2CEA97C7" w:rsidR="009B1D45" w:rsidRDefault="00377AE2" w:rsidP="009B1D45">
            <w:pPr>
              <w:contextualSpacing/>
              <w:jc w:val="both"/>
              <w:rPr>
                <w:rFonts w:ascii="Arial" w:hAnsi="Arial" w:cs="Arial"/>
                <w:sz w:val="22"/>
                <w:szCs w:val="22"/>
              </w:rPr>
            </w:pPr>
            <w:r>
              <w:rPr>
                <w:rFonts w:ascii="Arial" w:hAnsi="Arial" w:cs="Arial"/>
                <w:sz w:val="22"/>
                <w:szCs w:val="22"/>
              </w:rPr>
              <w:t>Contemporary</w:t>
            </w:r>
            <w:r w:rsidR="009B1D45">
              <w:rPr>
                <w:rFonts w:ascii="Arial" w:hAnsi="Arial" w:cs="Arial"/>
                <w:sz w:val="22"/>
                <w:szCs w:val="22"/>
              </w:rPr>
              <w:t xml:space="preserve"> example </w:t>
            </w:r>
            <w:r w:rsidR="0008645F">
              <w:rPr>
                <w:rFonts w:ascii="Arial" w:hAnsi="Arial" w:cs="Arial"/>
                <w:sz w:val="22"/>
                <w:szCs w:val="22"/>
              </w:rPr>
              <w:t xml:space="preserve">(within the last 3 years) </w:t>
            </w:r>
            <w:r w:rsidR="009B1D45">
              <w:rPr>
                <w:rFonts w:ascii="Arial" w:hAnsi="Arial" w:cs="Arial"/>
                <w:sz w:val="22"/>
                <w:szCs w:val="22"/>
              </w:rPr>
              <w:t>could include:</w:t>
            </w:r>
          </w:p>
          <w:p w14:paraId="46B162C9" w14:textId="7EF264FF" w:rsidR="00DC5CD9" w:rsidRDefault="009B1D45" w:rsidP="009B1D45">
            <w:pPr>
              <w:pStyle w:val="ListParagraph"/>
              <w:numPr>
                <w:ilvl w:val="0"/>
                <w:numId w:val="38"/>
              </w:numPr>
              <w:contextualSpacing/>
              <w:jc w:val="both"/>
              <w:rPr>
                <w:rFonts w:ascii="Arial" w:hAnsi="Arial" w:cs="Arial"/>
                <w:sz w:val="22"/>
                <w:szCs w:val="22"/>
              </w:rPr>
            </w:pPr>
            <w:r>
              <w:rPr>
                <w:rFonts w:ascii="Arial" w:hAnsi="Arial" w:cs="Arial"/>
                <w:sz w:val="22"/>
                <w:szCs w:val="22"/>
              </w:rPr>
              <w:t xml:space="preserve">Jacqui Lambie </w:t>
            </w:r>
            <w:r w:rsidR="005166E6">
              <w:rPr>
                <w:rFonts w:ascii="Arial" w:hAnsi="Arial" w:cs="Arial"/>
                <w:sz w:val="22"/>
                <w:szCs w:val="22"/>
              </w:rPr>
              <w:t>made a deal with</w:t>
            </w:r>
            <w:r w:rsidR="00237157">
              <w:rPr>
                <w:rFonts w:ascii="Arial" w:hAnsi="Arial" w:cs="Arial"/>
                <w:sz w:val="22"/>
                <w:szCs w:val="22"/>
              </w:rPr>
              <w:t xml:space="preserve"> Scott Morrison to release over 400 asylum seekers from Nauru and Manus Island to New Zealand in exchange for her support in repealing the </w:t>
            </w:r>
            <w:r w:rsidR="00377AE2">
              <w:rPr>
                <w:rFonts w:ascii="Arial" w:hAnsi="Arial" w:cs="Arial"/>
                <w:sz w:val="22"/>
                <w:szCs w:val="22"/>
              </w:rPr>
              <w:t>Medevac</w:t>
            </w:r>
            <w:r w:rsidR="00237157">
              <w:rPr>
                <w:rFonts w:ascii="Arial" w:hAnsi="Arial" w:cs="Arial"/>
                <w:sz w:val="22"/>
                <w:szCs w:val="22"/>
              </w:rPr>
              <w:t xml:space="preserve"> legislation</w:t>
            </w:r>
            <w:r w:rsidR="00DC5CD9">
              <w:rPr>
                <w:rFonts w:ascii="Arial" w:hAnsi="Arial" w:cs="Arial"/>
                <w:sz w:val="22"/>
                <w:szCs w:val="22"/>
              </w:rPr>
              <w:t xml:space="preserve"> in December 2019.</w:t>
            </w:r>
          </w:p>
          <w:p w14:paraId="3E08CD87" w14:textId="6B52DB0C" w:rsidR="009B1D45" w:rsidRDefault="00DC5CD9" w:rsidP="009B1D45">
            <w:pPr>
              <w:pStyle w:val="ListParagraph"/>
              <w:numPr>
                <w:ilvl w:val="0"/>
                <w:numId w:val="38"/>
              </w:numPr>
              <w:contextualSpacing/>
              <w:jc w:val="both"/>
              <w:rPr>
                <w:rFonts w:ascii="Arial" w:hAnsi="Arial" w:cs="Arial"/>
                <w:sz w:val="22"/>
                <w:szCs w:val="22"/>
              </w:rPr>
            </w:pPr>
            <w:r>
              <w:rPr>
                <w:rFonts w:ascii="Arial" w:hAnsi="Arial" w:cs="Arial"/>
                <w:sz w:val="22"/>
                <w:szCs w:val="22"/>
              </w:rPr>
              <w:t xml:space="preserve">The specifics of the deal remained secret until March 2022 when the </w:t>
            </w:r>
            <w:ins w:id="41" w:author="Haylie Pepper" w:date="2022-06-08T17:30:00Z">
              <w:r w:rsidR="000D7495">
                <w:rPr>
                  <w:rFonts w:ascii="Arial" w:hAnsi="Arial" w:cs="Arial"/>
                  <w:sz w:val="22"/>
                  <w:szCs w:val="22"/>
                </w:rPr>
                <w:t>g</w:t>
              </w:r>
            </w:ins>
            <w:del w:id="42" w:author="Haylie Pepper" w:date="2022-06-08T17:30:00Z">
              <w:r w:rsidDel="000D7495">
                <w:rPr>
                  <w:rFonts w:ascii="Arial" w:hAnsi="Arial" w:cs="Arial"/>
                  <w:sz w:val="22"/>
                  <w:szCs w:val="22"/>
                </w:rPr>
                <w:delText>G</w:delText>
              </w:r>
            </w:del>
            <w:r>
              <w:rPr>
                <w:rFonts w:ascii="Arial" w:hAnsi="Arial" w:cs="Arial"/>
                <w:sz w:val="22"/>
                <w:szCs w:val="22"/>
              </w:rPr>
              <w:t xml:space="preserve">overnment </w:t>
            </w:r>
            <w:r w:rsidR="00377AE2">
              <w:rPr>
                <w:rFonts w:ascii="Arial" w:hAnsi="Arial" w:cs="Arial"/>
                <w:sz w:val="22"/>
                <w:szCs w:val="22"/>
              </w:rPr>
              <w:t>publicly</w:t>
            </w:r>
            <w:r>
              <w:rPr>
                <w:rFonts w:ascii="Arial" w:hAnsi="Arial" w:cs="Arial"/>
                <w:sz w:val="22"/>
                <w:szCs w:val="22"/>
              </w:rPr>
              <w:t xml:space="preserve"> </w:t>
            </w:r>
            <w:r w:rsidR="00377AE2">
              <w:rPr>
                <w:rFonts w:ascii="Arial" w:hAnsi="Arial" w:cs="Arial"/>
                <w:sz w:val="22"/>
                <w:szCs w:val="22"/>
              </w:rPr>
              <w:t>announced</w:t>
            </w:r>
            <w:r>
              <w:rPr>
                <w:rFonts w:ascii="Arial" w:hAnsi="Arial" w:cs="Arial"/>
                <w:sz w:val="22"/>
                <w:szCs w:val="22"/>
              </w:rPr>
              <w:t xml:space="preserve"> that it had accepted an offer from New Zealand to resettle the asylum seekers. </w:t>
            </w:r>
          </w:p>
          <w:p w14:paraId="2DEDC6CC" w14:textId="6AC4FB5C" w:rsidR="009C1C1B" w:rsidRDefault="009C1C1B" w:rsidP="009B1D45">
            <w:pPr>
              <w:pStyle w:val="ListParagraph"/>
              <w:numPr>
                <w:ilvl w:val="0"/>
                <w:numId w:val="38"/>
              </w:numPr>
              <w:contextualSpacing/>
              <w:jc w:val="both"/>
              <w:rPr>
                <w:rFonts w:ascii="Arial" w:hAnsi="Arial" w:cs="Arial"/>
                <w:sz w:val="22"/>
                <w:szCs w:val="22"/>
              </w:rPr>
            </w:pPr>
            <w:r>
              <w:rPr>
                <w:rFonts w:ascii="Arial" w:hAnsi="Arial" w:cs="Arial"/>
                <w:sz w:val="22"/>
                <w:szCs w:val="22"/>
              </w:rPr>
              <w:t xml:space="preserve">The </w:t>
            </w:r>
            <w:r w:rsidR="00377AE2">
              <w:rPr>
                <w:rFonts w:ascii="Arial" w:hAnsi="Arial" w:cs="Arial"/>
                <w:sz w:val="22"/>
                <w:szCs w:val="22"/>
              </w:rPr>
              <w:t>Medevac</w:t>
            </w:r>
            <w:r>
              <w:rPr>
                <w:rFonts w:ascii="Arial" w:hAnsi="Arial" w:cs="Arial"/>
                <w:sz w:val="22"/>
                <w:szCs w:val="22"/>
              </w:rPr>
              <w:t xml:space="preserve"> laws were passed against the government’s will in February 2019 after the government lost a vote in the House of Representatives. Morrison promised to repeal these laws as part of his 2019 election</w:t>
            </w:r>
            <w:ins w:id="43" w:author="Haylie Pepper" w:date="2022-06-08T17:30:00Z">
              <w:r w:rsidR="001E6E02">
                <w:rPr>
                  <w:rFonts w:ascii="Arial" w:hAnsi="Arial" w:cs="Arial"/>
                  <w:sz w:val="22"/>
                  <w:szCs w:val="22"/>
                </w:rPr>
                <w:t xml:space="preserve"> promises</w:t>
              </w:r>
            </w:ins>
            <w:r>
              <w:rPr>
                <w:rFonts w:ascii="Arial" w:hAnsi="Arial" w:cs="Arial"/>
                <w:sz w:val="22"/>
                <w:szCs w:val="22"/>
              </w:rPr>
              <w:t xml:space="preserve">. Despite winning the election and therefore being able to claim a ‘will of the people’ mandate in support of the Bill, the government needed to negotiate with the Senate crossbench </w:t>
            </w:r>
            <w:r w:rsidR="00D83029">
              <w:rPr>
                <w:rFonts w:ascii="Arial" w:hAnsi="Arial" w:cs="Arial"/>
                <w:sz w:val="22"/>
                <w:szCs w:val="22"/>
              </w:rPr>
              <w:t>to f</w:t>
            </w:r>
            <w:r>
              <w:rPr>
                <w:rFonts w:ascii="Arial" w:hAnsi="Arial" w:cs="Arial"/>
                <w:sz w:val="22"/>
                <w:szCs w:val="22"/>
              </w:rPr>
              <w:t>ulfil its election promise because it lacked a majority in the Senate.</w:t>
            </w:r>
          </w:p>
          <w:p w14:paraId="54C94440" w14:textId="6B825895" w:rsidR="005166E6" w:rsidRDefault="00DC5CD9" w:rsidP="009B1D45">
            <w:pPr>
              <w:pStyle w:val="ListParagraph"/>
              <w:numPr>
                <w:ilvl w:val="0"/>
                <w:numId w:val="38"/>
              </w:numPr>
              <w:contextualSpacing/>
              <w:jc w:val="both"/>
              <w:rPr>
                <w:rFonts w:ascii="Arial" w:hAnsi="Arial" w:cs="Arial"/>
                <w:sz w:val="22"/>
                <w:szCs w:val="22"/>
              </w:rPr>
            </w:pPr>
            <w:r>
              <w:rPr>
                <w:rFonts w:ascii="Arial" w:hAnsi="Arial" w:cs="Arial"/>
                <w:sz w:val="22"/>
                <w:szCs w:val="22"/>
              </w:rPr>
              <w:t xml:space="preserve">The source of Lambie’s power came from her position as member of the Senate crossbench and her claim to a ‘balance of power’ mandate because of this. </w:t>
            </w:r>
            <w:r w:rsidR="009C1C1B">
              <w:rPr>
                <w:rFonts w:ascii="Arial" w:hAnsi="Arial" w:cs="Arial"/>
                <w:sz w:val="22"/>
                <w:szCs w:val="22"/>
              </w:rPr>
              <w:t xml:space="preserve">Lambie used her power to influence the government </w:t>
            </w:r>
            <w:r w:rsidR="00385E87">
              <w:rPr>
                <w:rFonts w:ascii="Arial" w:hAnsi="Arial" w:cs="Arial"/>
                <w:sz w:val="22"/>
                <w:szCs w:val="22"/>
              </w:rPr>
              <w:t>and make them accept</w:t>
            </w:r>
            <w:r w:rsidR="009C1C1B">
              <w:rPr>
                <w:rFonts w:ascii="Arial" w:hAnsi="Arial" w:cs="Arial"/>
                <w:sz w:val="22"/>
                <w:szCs w:val="22"/>
              </w:rPr>
              <w:t xml:space="preserve"> </w:t>
            </w:r>
            <w:r w:rsidR="00385E87">
              <w:rPr>
                <w:rFonts w:ascii="Arial" w:hAnsi="Arial" w:cs="Arial"/>
                <w:sz w:val="22"/>
                <w:szCs w:val="22"/>
              </w:rPr>
              <w:t xml:space="preserve">the </w:t>
            </w:r>
            <w:r w:rsidR="009C1C1B">
              <w:rPr>
                <w:rFonts w:ascii="Arial" w:hAnsi="Arial" w:cs="Arial"/>
                <w:sz w:val="22"/>
                <w:szCs w:val="22"/>
              </w:rPr>
              <w:t>New Zealand resettlement deal</w:t>
            </w:r>
            <w:r w:rsidR="00385E87">
              <w:rPr>
                <w:rFonts w:ascii="Arial" w:hAnsi="Arial" w:cs="Arial"/>
                <w:sz w:val="22"/>
                <w:szCs w:val="22"/>
              </w:rPr>
              <w:t xml:space="preserve">. </w:t>
            </w:r>
          </w:p>
          <w:p w14:paraId="1738CF2F" w14:textId="17BA7C25" w:rsidR="005166E6" w:rsidRPr="009B1D45" w:rsidRDefault="005166E6" w:rsidP="009B1D45">
            <w:pPr>
              <w:pStyle w:val="ListParagraph"/>
              <w:numPr>
                <w:ilvl w:val="0"/>
                <w:numId w:val="38"/>
              </w:numPr>
              <w:contextualSpacing/>
              <w:jc w:val="both"/>
              <w:rPr>
                <w:rFonts w:ascii="Arial" w:hAnsi="Arial" w:cs="Arial"/>
                <w:sz w:val="22"/>
                <w:szCs w:val="22"/>
              </w:rPr>
            </w:pPr>
            <w:r>
              <w:rPr>
                <w:rFonts w:ascii="Arial" w:hAnsi="Arial" w:cs="Arial"/>
                <w:sz w:val="22"/>
                <w:szCs w:val="22"/>
              </w:rPr>
              <w:t xml:space="preserve">This example highlights the limits of the government’s power to pass legislation, even after winning </w:t>
            </w:r>
            <w:r w:rsidR="00D83029">
              <w:rPr>
                <w:rFonts w:ascii="Arial" w:hAnsi="Arial" w:cs="Arial"/>
                <w:sz w:val="22"/>
                <w:szCs w:val="22"/>
              </w:rPr>
              <w:t xml:space="preserve">the </w:t>
            </w:r>
            <w:r>
              <w:rPr>
                <w:rFonts w:ascii="Arial" w:hAnsi="Arial" w:cs="Arial"/>
                <w:sz w:val="22"/>
                <w:szCs w:val="22"/>
              </w:rPr>
              <w:t xml:space="preserve">election, because of its lack of control of the Senate. It also demonstrates the limits of Lambie’s power, as she was forced to keep the deal secret or risk </w:t>
            </w:r>
            <w:r w:rsidR="00D83029">
              <w:rPr>
                <w:rFonts w:ascii="Arial" w:hAnsi="Arial" w:cs="Arial"/>
                <w:sz w:val="22"/>
                <w:szCs w:val="22"/>
              </w:rPr>
              <w:t xml:space="preserve">the </w:t>
            </w:r>
            <w:r w:rsidR="00385E87">
              <w:rPr>
                <w:rFonts w:ascii="Arial" w:hAnsi="Arial" w:cs="Arial"/>
                <w:sz w:val="22"/>
                <w:szCs w:val="22"/>
              </w:rPr>
              <w:t>deal with New Zealand being dropped.</w:t>
            </w:r>
            <w:r w:rsidR="00EC1F5A">
              <w:rPr>
                <w:rFonts w:ascii="Arial" w:hAnsi="Arial" w:cs="Arial"/>
                <w:sz w:val="22"/>
                <w:szCs w:val="22"/>
              </w:rPr>
              <w:t xml:space="preserve"> Between 2019 and 2022 Lambie made several statements to the media threatening to reveal the deal if Morrison didn’t act. The fact the threat was repeated </w:t>
            </w:r>
            <w:r w:rsidR="00D83029">
              <w:rPr>
                <w:rFonts w:ascii="Arial" w:hAnsi="Arial" w:cs="Arial"/>
                <w:sz w:val="22"/>
                <w:szCs w:val="22"/>
              </w:rPr>
              <w:t xml:space="preserve">and </w:t>
            </w:r>
            <w:r w:rsidR="00EC1F5A">
              <w:rPr>
                <w:rFonts w:ascii="Arial" w:hAnsi="Arial" w:cs="Arial"/>
                <w:sz w:val="22"/>
                <w:szCs w:val="22"/>
              </w:rPr>
              <w:t>never followed through</w:t>
            </w:r>
            <w:r w:rsidR="00D83029">
              <w:rPr>
                <w:rFonts w:ascii="Arial" w:hAnsi="Arial" w:cs="Arial"/>
                <w:sz w:val="22"/>
                <w:szCs w:val="22"/>
              </w:rPr>
              <w:t>,</w:t>
            </w:r>
            <w:r w:rsidR="00EC1F5A">
              <w:rPr>
                <w:rFonts w:ascii="Arial" w:hAnsi="Arial" w:cs="Arial"/>
                <w:sz w:val="22"/>
                <w:szCs w:val="22"/>
              </w:rPr>
              <w:t xml:space="preserve"> reflects the limits of Lambie’s power over the Prime </w:t>
            </w:r>
            <w:commentRangeStart w:id="44"/>
            <w:commentRangeStart w:id="45"/>
            <w:r w:rsidR="00EC1F5A">
              <w:rPr>
                <w:rFonts w:ascii="Arial" w:hAnsi="Arial" w:cs="Arial"/>
                <w:sz w:val="22"/>
                <w:szCs w:val="22"/>
              </w:rPr>
              <w:t>Minister</w:t>
            </w:r>
            <w:commentRangeEnd w:id="44"/>
            <w:r w:rsidR="009D6DB4">
              <w:rPr>
                <w:rStyle w:val="CommentReference"/>
              </w:rPr>
              <w:commentReference w:id="44"/>
            </w:r>
            <w:commentRangeEnd w:id="45"/>
            <w:r w:rsidR="00D4453D">
              <w:rPr>
                <w:rStyle w:val="CommentReference"/>
              </w:rPr>
              <w:commentReference w:id="45"/>
            </w:r>
            <w:r w:rsidR="00EC1F5A">
              <w:rPr>
                <w:rFonts w:ascii="Arial" w:hAnsi="Arial" w:cs="Arial"/>
                <w:sz w:val="22"/>
                <w:szCs w:val="22"/>
              </w:rPr>
              <w:t xml:space="preserve">. </w:t>
            </w:r>
          </w:p>
          <w:p w14:paraId="2D589673" w14:textId="0914049A" w:rsidR="009B1D45" w:rsidRPr="009B1D45" w:rsidRDefault="009B1D45" w:rsidP="009B1D45">
            <w:pPr>
              <w:contextualSpacing/>
              <w:jc w:val="both"/>
              <w:rPr>
                <w:rFonts w:ascii="Arial" w:hAnsi="Arial" w:cs="Arial"/>
                <w:sz w:val="22"/>
                <w:szCs w:val="22"/>
              </w:rPr>
            </w:pPr>
          </w:p>
        </w:tc>
      </w:tr>
    </w:tbl>
    <w:p w14:paraId="1231FBC7" w14:textId="0AE53B63" w:rsidR="008B7678" w:rsidRPr="00443865" w:rsidRDefault="0027366E" w:rsidP="00473317">
      <w:pPr>
        <w:tabs>
          <w:tab w:val="right" w:pos="9360"/>
        </w:tabs>
        <w:rPr>
          <w:rFonts w:ascii="Arial" w:hAnsi="Arial" w:cs="Arial"/>
          <w:b/>
          <w:sz w:val="22"/>
          <w:szCs w:val="22"/>
        </w:rPr>
      </w:pPr>
      <w:r>
        <w:rPr>
          <w:rFonts w:ascii="Arial" w:hAnsi="Arial" w:cs="Arial"/>
          <w:sz w:val="22"/>
          <w:szCs w:val="22"/>
        </w:rPr>
        <w:br w:type="page"/>
      </w:r>
      <w:r w:rsidR="008B7678" w:rsidRPr="00443865">
        <w:rPr>
          <w:rFonts w:ascii="Arial" w:hAnsi="Arial" w:cs="Arial"/>
          <w:b/>
          <w:sz w:val="22"/>
          <w:szCs w:val="22"/>
        </w:rPr>
        <w:lastRenderedPageBreak/>
        <w:t>Question 2</w:t>
      </w:r>
      <w:r w:rsidR="00ED25F3">
        <w:rPr>
          <w:rFonts w:ascii="Arial" w:hAnsi="Arial" w:cs="Arial"/>
          <w:b/>
          <w:sz w:val="22"/>
          <w:szCs w:val="22"/>
        </w:rPr>
        <w:tab/>
      </w:r>
      <w:r w:rsidR="002A48DA">
        <w:rPr>
          <w:rFonts w:ascii="Arial" w:hAnsi="Arial" w:cs="Arial"/>
          <w:b/>
          <w:sz w:val="22"/>
          <w:szCs w:val="22"/>
        </w:rPr>
        <w:t>(10 marks)</w:t>
      </w:r>
    </w:p>
    <w:p w14:paraId="2294C8ED" w14:textId="77777777" w:rsidR="008B7678" w:rsidRDefault="008B7678" w:rsidP="008B7678">
      <w:pPr>
        <w:ind w:left="720" w:hanging="720"/>
        <w:rPr>
          <w:rFonts w:ascii="Arial" w:hAnsi="Arial" w:cs="Arial"/>
          <w:sz w:val="22"/>
          <w:szCs w:val="22"/>
        </w:rPr>
      </w:pPr>
    </w:p>
    <w:p w14:paraId="40ECF873" w14:textId="3785C6B2" w:rsidR="008B7678" w:rsidRDefault="00ED25F3" w:rsidP="002869C9">
      <w:pPr>
        <w:tabs>
          <w:tab w:val="left" w:pos="720"/>
          <w:tab w:val="right" w:pos="9360"/>
        </w:tabs>
        <w:ind w:left="720" w:hanging="720"/>
        <w:rPr>
          <w:rFonts w:ascii="Arial" w:hAnsi="Arial" w:cs="Arial"/>
          <w:sz w:val="22"/>
          <w:szCs w:val="22"/>
        </w:rPr>
      </w:pPr>
      <w:r w:rsidRPr="00837E1D">
        <w:rPr>
          <w:rFonts w:ascii="Arial" w:hAnsi="Arial" w:cs="Arial"/>
          <w:sz w:val="22"/>
          <w:szCs w:val="22"/>
        </w:rPr>
        <w:t>(a)</w:t>
      </w:r>
      <w:r w:rsidRPr="00837E1D">
        <w:rPr>
          <w:rFonts w:ascii="Arial" w:hAnsi="Arial" w:cs="Arial"/>
          <w:sz w:val="22"/>
          <w:szCs w:val="22"/>
        </w:rPr>
        <w:tab/>
      </w:r>
      <w:del w:id="46" w:author="Haylie Pepper" w:date="2022-06-08T15:12:00Z">
        <w:r w:rsidR="002869C9" w:rsidRPr="002869C9" w:rsidDel="008A77DD">
          <w:rPr>
            <w:rFonts w:ascii="Arial" w:hAnsi="Arial" w:cs="Arial"/>
            <w:sz w:val="22"/>
            <w:szCs w:val="22"/>
          </w:rPr>
          <w:delText>Explain briefly</w:delText>
        </w:r>
      </w:del>
      <w:ins w:id="47" w:author="Haylie Pepper" w:date="2022-06-08T15:12:00Z">
        <w:r w:rsidR="008A77DD">
          <w:rPr>
            <w:rFonts w:ascii="Arial" w:hAnsi="Arial" w:cs="Arial"/>
            <w:sz w:val="22"/>
            <w:szCs w:val="22"/>
          </w:rPr>
          <w:t>Briefly explain</w:t>
        </w:r>
      </w:ins>
      <w:r w:rsidR="002869C9" w:rsidRPr="002869C9">
        <w:rPr>
          <w:rFonts w:ascii="Arial" w:hAnsi="Arial" w:cs="Arial"/>
          <w:sz w:val="22"/>
          <w:szCs w:val="22"/>
        </w:rPr>
        <w:t xml:space="preserve"> the role of the Senate.</w:t>
      </w:r>
      <w:r w:rsidRPr="00837E1D">
        <w:rPr>
          <w:rFonts w:ascii="Arial" w:hAnsi="Arial" w:cs="Arial"/>
          <w:sz w:val="22"/>
          <w:szCs w:val="22"/>
        </w:rPr>
        <w:tab/>
      </w:r>
      <w:r w:rsidR="008B7678" w:rsidRPr="00837E1D">
        <w:rPr>
          <w:rFonts w:ascii="Arial" w:hAnsi="Arial" w:cs="Arial"/>
          <w:sz w:val="22"/>
          <w:szCs w:val="22"/>
        </w:rPr>
        <w:t>(2 marks)</w:t>
      </w:r>
    </w:p>
    <w:p w14:paraId="60D2F804" w14:textId="77777777" w:rsidR="002869C9" w:rsidRDefault="002869C9" w:rsidP="00081154">
      <w:pPr>
        <w:tabs>
          <w:tab w:val="left" w:pos="720"/>
          <w:tab w:val="right" w:pos="9360"/>
        </w:tabs>
        <w:ind w:left="720" w:hanging="720"/>
        <w:rPr>
          <w:rFonts w:ascii="Arial" w:hAnsi="Arial" w:cs="Arial"/>
          <w:sz w:val="22"/>
          <w:szCs w:val="22"/>
        </w:rPr>
      </w:pPr>
    </w:p>
    <w:tbl>
      <w:tblPr>
        <w:tblStyle w:val="TableGrid"/>
        <w:tblW w:w="0" w:type="auto"/>
        <w:tblInd w:w="856" w:type="dxa"/>
        <w:tblLook w:val="04A0" w:firstRow="1" w:lastRow="0" w:firstColumn="1" w:lastColumn="0" w:noHBand="0" w:noVBand="1"/>
      </w:tblPr>
      <w:tblGrid>
        <w:gridCol w:w="7529"/>
        <w:gridCol w:w="919"/>
      </w:tblGrid>
      <w:tr w:rsidR="00F41098" w:rsidRPr="00A5116B" w14:paraId="027CE43A" w14:textId="77777777" w:rsidTr="00F41098">
        <w:tc>
          <w:tcPr>
            <w:tcW w:w="7529" w:type="dxa"/>
          </w:tcPr>
          <w:p w14:paraId="70CCDCA5" w14:textId="77777777" w:rsidR="00F41098" w:rsidRPr="00A5116B" w:rsidRDefault="00F41098" w:rsidP="00F51E33">
            <w:pPr>
              <w:tabs>
                <w:tab w:val="left" w:pos="720"/>
                <w:tab w:val="right" w:pos="9360"/>
              </w:tabs>
              <w:rPr>
                <w:rFonts w:ascii="Arial" w:hAnsi="Arial" w:cs="Arial"/>
                <w:b/>
                <w:sz w:val="22"/>
                <w:szCs w:val="22"/>
              </w:rPr>
            </w:pPr>
            <w:r w:rsidRPr="00A5116B">
              <w:rPr>
                <w:rFonts w:ascii="Arial" w:hAnsi="Arial" w:cs="Arial"/>
                <w:b/>
                <w:sz w:val="22"/>
                <w:szCs w:val="22"/>
              </w:rPr>
              <w:t>Description</w:t>
            </w:r>
          </w:p>
        </w:tc>
        <w:tc>
          <w:tcPr>
            <w:tcW w:w="919" w:type="dxa"/>
          </w:tcPr>
          <w:p w14:paraId="7E3997AE" w14:textId="77777777" w:rsidR="00F41098" w:rsidRPr="00A5116B" w:rsidRDefault="00F41098" w:rsidP="00F51E33">
            <w:pPr>
              <w:tabs>
                <w:tab w:val="left" w:pos="720"/>
                <w:tab w:val="right" w:pos="9360"/>
              </w:tabs>
              <w:rPr>
                <w:rFonts w:ascii="Arial" w:hAnsi="Arial" w:cs="Arial"/>
                <w:b/>
                <w:sz w:val="22"/>
                <w:szCs w:val="22"/>
              </w:rPr>
            </w:pPr>
            <w:r w:rsidRPr="00A5116B">
              <w:rPr>
                <w:rFonts w:ascii="Arial" w:hAnsi="Arial" w:cs="Arial"/>
                <w:b/>
                <w:sz w:val="22"/>
                <w:szCs w:val="22"/>
              </w:rPr>
              <w:t>Marks</w:t>
            </w:r>
          </w:p>
        </w:tc>
      </w:tr>
      <w:tr w:rsidR="00F41098" w:rsidRPr="00A5116B" w14:paraId="20EEDB04" w14:textId="77777777" w:rsidTr="00F41098">
        <w:tc>
          <w:tcPr>
            <w:tcW w:w="7529" w:type="dxa"/>
          </w:tcPr>
          <w:p w14:paraId="5FCB9B8A" w14:textId="007C13BC" w:rsidR="00F41098" w:rsidRPr="00A5116B" w:rsidRDefault="00EC1F5A" w:rsidP="00F51E33">
            <w:pPr>
              <w:tabs>
                <w:tab w:val="left" w:pos="720"/>
                <w:tab w:val="right" w:pos="9360"/>
              </w:tabs>
              <w:rPr>
                <w:rFonts w:ascii="Arial" w:hAnsi="Arial" w:cs="Arial"/>
                <w:sz w:val="22"/>
                <w:szCs w:val="22"/>
              </w:rPr>
            </w:pPr>
            <w:r>
              <w:rPr>
                <w:rFonts w:ascii="Arial" w:hAnsi="Arial" w:cs="Arial"/>
                <w:sz w:val="22"/>
                <w:szCs w:val="22"/>
              </w:rPr>
              <w:t>Explains the role of the Senate</w:t>
            </w:r>
          </w:p>
        </w:tc>
        <w:tc>
          <w:tcPr>
            <w:tcW w:w="919" w:type="dxa"/>
          </w:tcPr>
          <w:p w14:paraId="211AEC7A" w14:textId="77777777" w:rsidR="00F41098" w:rsidRPr="00A5116B" w:rsidRDefault="00F41098" w:rsidP="00F51E33">
            <w:pPr>
              <w:tabs>
                <w:tab w:val="left" w:pos="720"/>
                <w:tab w:val="right" w:pos="9360"/>
              </w:tabs>
              <w:jc w:val="center"/>
              <w:rPr>
                <w:rFonts w:ascii="Arial" w:hAnsi="Arial" w:cs="Arial"/>
                <w:sz w:val="22"/>
                <w:szCs w:val="22"/>
              </w:rPr>
            </w:pPr>
            <w:r w:rsidRPr="00A5116B">
              <w:rPr>
                <w:rFonts w:ascii="Arial" w:hAnsi="Arial" w:cs="Arial"/>
                <w:sz w:val="22"/>
                <w:szCs w:val="22"/>
              </w:rPr>
              <w:t>2</w:t>
            </w:r>
          </w:p>
        </w:tc>
      </w:tr>
      <w:tr w:rsidR="00F41098" w:rsidRPr="00A5116B" w14:paraId="15AD71E3" w14:textId="77777777" w:rsidTr="00F41098">
        <w:tc>
          <w:tcPr>
            <w:tcW w:w="7529" w:type="dxa"/>
          </w:tcPr>
          <w:p w14:paraId="0654E200" w14:textId="21021E94" w:rsidR="00F41098" w:rsidRPr="00A5116B" w:rsidRDefault="00EC1F5A" w:rsidP="00F51E33">
            <w:pPr>
              <w:tabs>
                <w:tab w:val="left" w:pos="720"/>
                <w:tab w:val="right" w:pos="9360"/>
              </w:tabs>
              <w:rPr>
                <w:rFonts w:ascii="Arial" w:hAnsi="Arial" w:cs="Arial"/>
                <w:sz w:val="22"/>
                <w:szCs w:val="22"/>
              </w:rPr>
            </w:pPr>
            <w:r>
              <w:rPr>
                <w:rFonts w:ascii="Arial" w:hAnsi="Arial" w:cs="Arial"/>
                <w:sz w:val="22"/>
                <w:szCs w:val="22"/>
              </w:rPr>
              <w:t>Makes a general statement about the role of the Senate</w:t>
            </w:r>
          </w:p>
        </w:tc>
        <w:tc>
          <w:tcPr>
            <w:tcW w:w="919" w:type="dxa"/>
          </w:tcPr>
          <w:p w14:paraId="016EE0A9" w14:textId="77777777" w:rsidR="00F41098" w:rsidRPr="00A5116B" w:rsidRDefault="00F41098" w:rsidP="00F51E33">
            <w:pPr>
              <w:tabs>
                <w:tab w:val="left" w:pos="720"/>
                <w:tab w:val="right" w:pos="9360"/>
              </w:tabs>
              <w:jc w:val="center"/>
              <w:rPr>
                <w:rFonts w:ascii="Arial" w:hAnsi="Arial" w:cs="Arial"/>
                <w:sz w:val="22"/>
                <w:szCs w:val="22"/>
              </w:rPr>
            </w:pPr>
            <w:r w:rsidRPr="00A5116B">
              <w:rPr>
                <w:rFonts w:ascii="Arial" w:hAnsi="Arial" w:cs="Arial"/>
                <w:sz w:val="22"/>
                <w:szCs w:val="22"/>
              </w:rPr>
              <w:t>1</w:t>
            </w:r>
          </w:p>
        </w:tc>
      </w:tr>
      <w:tr w:rsidR="00F41098" w:rsidRPr="00A5116B" w14:paraId="5F46BFDF" w14:textId="77777777" w:rsidTr="00F41098">
        <w:tc>
          <w:tcPr>
            <w:tcW w:w="7529" w:type="dxa"/>
          </w:tcPr>
          <w:p w14:paraId="39F6D7AD" w14:textId="77777777" w:rsidR="00F41098" w:rsidRPr="00A5116B" w:rsidRDefault="00F41098" w:rsidP="00F51E33">
            <w:pPr>
              <w:tabs>
                <w:tab w:val="left" w:pos="720"/>
                <w:tab w:val="right" w:pos="9360"/>
              </w:tabs>
              <w:jc w:val="right"/>
              <w:rPr>
                <w:rFonts w:ascii="Arial" w:hAnsi="Arial" w:cs="Arial"/>
                <w:b/>
                <w:sz w:val="22"/>
                <w:szCs w:val="22"/>
              </w:rPr>
            </w:pPr>
            <w:r w:rsidRPr="00A5116B">
              <w:rPr>
                <w:rFonts w:ascii="Arial" w:hAnsi="Arial" w:cs="Arial"/>
                <w:b/>
                <w:sz w:val="22"/>
                <w:szCs w:val="22"/>
              </w:rPr>
              <w:t>Total</w:t>
            </w:r>
          </w:p>
        </w:tc>
        <w:tc>
          <w:tcPr>
            <w:tcW w:w="919" w:type="dxa"/>
          </w:tcPr>
          <w:p w14:paraId="4DBCCE64" w14:textId="77777777" w:rsidR="00F41098" w:rsidRPr="00A5116B" w:rsidRDefault="00F41098" w:rsidP="00F51E33">
            <w:pPr>
              <w:tabs>
                <w:tab w:val="left" w:pos="720"/>
                <w:tab w:val="right" w:pos="9360"/>
              </w:tabs>
              <w:jc w:val="center"/>
              <w:rPr>
                <w:rFonts w:ascii="Arial" w:hAnsi="Arial" w:cs="Arial"/>
                <w:b/>
                <w:sz w:val="22"/>
                <w:szCs w:val="22"/>
              </w:rPr>
            </w:pPr>
            <w:r w:rsidRPr="00A5116B">
              <w:rPr>
                <w:rFonts w:ascii="Arial" w:hAnsi="Arial" w:cs="Arial"/>
                <w:b/>
                <w:sz w:val="22"/>
                <w:szCs w:val="22"/>
              </w:rPr>
              <w:t>3</w:t>
            </w:r>
          </w:p>
        </w:tc>
      </w:tr>
      <w:tr w:rsidR="00F41098" w:rsidRPr="00A5116B" w14:paraId="4981A935" w14:textId="77777777" w:rsidTr="00F41098">
        <w:tc>
          <w:tcPr>
            <w:tcW w:w="8448" w:type="dxa"/>
            <w:gridSpan w:val="2"/>
          </w:tcPr>
          <w:p w14:paraId="383BBD48" w14:textId="77777777" w:rsidR="00F41098" w:rsidRPr="00A5116B" w:rsidRDefault="00F41098" w:rsidP="00F51E33">
            <w:pPr>
              <w:tabs>
                <w:tab w:val="left" w:pos="720"/>
                <w:tab w:val="right" w:pos="9360"/>
              </w:tabs>
              <w:rPr>
                <w:rFonts w:ascii="Arial" w:hAnsi="Arial" w:cs="Arial"/>
                <w:b/>
                <w:sz w:val="22"/>
                <w:szCs w:val="22"/>
              </w:rPr>
            </w:pPr>
            <w:r w:rsidRPr="00A5116B">
              <w:rPr>
                <w:rFonts w:ascii="Arial" w:hAnsi="Arial" w:cs="Arial"/>
                <w:b/>
                <w:sz w:val="22"/>
                <w:szCs w:val="22"/>
              </w:rPr>
              <w:t>Answers could include but not limited to:</w:t>
            </w:r>
          </w:p>
          <w:p w14:paraId="78BCF67E" w14:textId="7FF03686" w:rsidR="0006507F" w:rsidRPr="00EA27D8" w:rsidRDefault="00EA27D8" w:rsidP="00EA27D8">
            <w:pPr>
              <w:pStyle w:val="ListParagraph"/>
              <w:numPr>
                <w:ilvl w:val="0"/>
                <w:numId w:val="13"/>
              </w:numPr>
              <w:tabs>
                <w:tab w:val="left" w:pos="720"/>
                <w:tab w:val="right" w:pos="9360"/>
              </w:tabs>
              <w:contextualSpacing/>
              <w:rPr>
                <w:rFonts w:ascii="Arial" w:hAnsi="Arial" w:cs="Arial"/>
                <w:sz w:val="22"/>
                <w:szCs w:val="22"/>
              </w:rPr>
            </w:pPr>
            <w:r>
              <w:rPr>
                <w:rFonts w:ascii="Arial" w:hAnsi="Arial" w:cs="Arial"/>
                <w:sz w:val="22"/>
                <w:szCs w:val="22"/>
              </w:rPr>
              <w:t>One</w:t>
            </w:r>
            <w:r w:rsidR="00EC1F5A">
              <w:rPr>
                <w:rFonts w:ascii="Arial" w:hAnsi="Arial" w:cs="Arial"/>
                <w:sz w:val="22"/>
                <w:szCs w:val="22"/>
              </w:rPr>
              <w:t xml:space="preserve"> role of the Senate is to be the ‘</w:t>
            </w:r>
            <w:ins w:id="48" w:author="Haylie Pepper" w:date="2022-06-08T17:32:00Z">
              <w:r w:rsidR="00421207">
                <w:rPr>
                  <w:rFonts w:ascii="Arial" w:hAnsi="Arial" w:cs="Arial"/>
                  <w:sz w:val="22"/>
                  <w:szCs w:val="22"/>
                </w:rPr>
                <w:t>s</w:t>
              </w:r>
            </w:ins>
            <w:del w:id="49" w:author="Haylie Pepper" w:date="2022-06-08T17:32:00Z">
              <w:r w:rsidR="00EC1F5A" w:rsidDel="00421207">
                <w:rPr>
                  <w:rFonts w:ascii="Arial" w:hAnsi="Arial" w:cs="Arial"/>
                  <w:sz w:val="22"/>
                  <w:szCs w:val="22"/>
                </w:rPr>
                <w:delText>S</w:delText>
              </w:r>
            </w:del>
            <w:r w:rsidR="00EC1F5A">
              <w:rPr>
                <w:rFonts w:ascii="Arial" w:hAnsi="Arial" w:cs="Arial"/>
                <w:sz w:val="22"/>
                <w:szCs w:val="22"/>
              </w:rPr>
              <w:t xml:space="preserve">tates’ House’. </w:t>
            </w:r>
            <w:r>
              <w:rPr>
                <w:rFonts w:ascii="Arial" w:hAnsi="Arial" w:cs="Arial"/>
                <w:sz w:val="22"/>
                <w:szCs w:val="22"/>
              </w:rPr>
              <w:t xml:space="preserve">S7 requires that each </w:t>
            </w:r>
            <w:del w:id="50" w:author="Haylie Pepper" w:date="2022-06-08T17:32:00Z">
              <w:r w:rsidDel="00421207">
                <w:rPr>
                  <w:rFonts w:ascii="Arial" w:hAnsi="Arial" w:cs="Arial"/>
                  <w:sz w:val="22"/>
                  <w:szCs w:val="22"/>
                </w:rPr>
                <w:delText>S</w:delText>
              </w:r>
            </w:del>
            <w:ins w:id="51" w:author="Haylie Pepper" w:date="2022-06-08T17:32:00Z">
              <w:r w:rsidR="00421207">
                <w:rPr>
                  <w:rFonts w:ascii="Arial" w:hAnsi="Arial" w:cs="Arial"/>
                  <w:sz w:val="22"/>
                  <w:szCs w:val="22"/>
                </w:rPr>
                <w:t>s</w:t>
              </w:r>
            </w:ins>
            <w:r>
              <w:rPr>
                <w:rFonts w:ascii="Arial" w:hAnsi="Arial" w:cs="Arial"/>
                <w:sz w:val="22"/>
                <w:szCs w:val="22"/>
              </w:rPr>
              <w:t xml:space="preserve">tate shall have an equal number of Senators. The framers of the </w:t>
            </w:r>
            <w:r w:rsidR="00164E2B">
              <w:rPr>
                <w:rFonts w:ascii="Arial" w:hAnsi="Arial" w:cs="Arial"/>
                <w:sz w:val="22"/>
                <w:szCs w:val="22"/>
              </w:rPr>
              <w:t>C</w:t>
            </w:r>
            <w:r>
              <w:rPr>
                <w:rFonts w:ascii="Arial" w:hAnsi="Arial" w:cs="Arial"/>
                <w:sz w:val="22"/>
                <w:szCs w:val="22"/>
              </w:rPr>
              <w:t xml:space="preserve">onstitution </w:t>
            </w:r>
            <w:r w:rsidRPr="00EA27D8">
              <w:rPr>
                <w:rFonts w:ascii="Arial" w:hAnsi="Arial" w:cs="Arial"/>
                <w:sz w:val="22"/>
                <w:szCs w:val="22"/>
              </w:rPr>
              <w:t>intended that the primary role of the Senate would be to protect the interests of the less populous states</w:t>
            </w:r>
            <w:r>
              <w:rPr>
                <w:rFonts w:ascii="Arial" w:hAnsi="Arial" w:cs="Arial"/>
                <w:sz w:val="22"/>
                <w:szCs w:val="22"/>
              </w:rPr>
              <w:t xml:space="preserve">. </w:t>
            </w:r>
          </w:p>
          <w:p w14:paraId="4A696CD9" w14:textId="12018B04" w:rsidR="008A6011" w:rsidRPr="00A5116B" w:rsidRDefault="00164E2B" w:rsidP="00C64384">
            <w:pPr>
              <w:pStyle w:val="ListParagraph"/>
              <w:numPr>
                <w:ilvl w:val="0"/>
                <w:numId w:val="13"/>
              </w:numPr>
              <w:tabs>
                <w:tab w:val="left" w:pos="720"/>
                <w:tab w:val="right" w:pos="9360"/>
              </w:tabs>
              <w:contextualSpacing/>
              <w:rPr>
                <w:rFonts w:ascii="Arial" w:hAnsi="Arial" w:cs="Arial"/>
                <w:sz w:val="22"/>
                <w:szCs w:val="22"/>
              </w:rPr>
            </w:pPr>
            <w:r>
              <w:rPr>
                <w:rFonts w:ascii="Arial" w:hAnsi="Arial" w:cs="Arial"/>
                <w:sz w:val="22"/>
                <w:szCs w:val="22"/>
              </w:rPr>
              <w:t xml:space="preserve">Another role of the </w:t>
            </w:r>
            <w:r w:rsidR="008A6011">
              <w:rPr>
                <w:rFonts w:ascii="Arial" w:hAnsi="Arial" w:cs="Arial"/>
                <w:sz w:val="22"/>
                <w:szCs w:val="22"/>
              </w:rPr>
              <w:t xml:space="preserve">Senate </w:t>
            </w:r>
            <w:r>
              <w:rPr>
                <w:rFonts w:ascii="Arial" w:hAnsi="Arial" w:cs="Arial"/>
                <w:sz w:val="22"/>
                <w:szCs w:val="22"/>
              </w:rPr>
              <w:t xml:space="preserve">is to </w:t>
            </w:r>
            <w:r w:rsidR="008A6011">
              <w:rPr>
                <w:rFonts w:ascii="Arial" w:hAnsi="Arial" w:cs="Arial"/>
                <w:sz w:val="22"/>
                <w:szCs w:val="22"/>
              </w:rPr>
              <w:t>act as a ‘House of Review’. The proportional voting system used to elect the Senate makes it difficult for the government to gain a majority of seats whilst making it easier for minor parties</w:t>
            </w:r>
            <w:r>
              <w:rPr>
                <w:rFonts w:ascii="Arial" w:hAnsi="Arial" w:cs="Arial"/>
                <w:sz w:val="22"/>
                <w:szCs w:val="22"/>
              </w:rPr>
              <w:t xml:space="preserve"> / Independents</w:t>
            </w:r>
            <w:r w:rsidR="008A6011">
              <w:rPr>
                <w:rFonts w:ascii="Arial" w:hAnsi="Arial" w:cs="Arial"/>
                <w:sz w:val="22"/>
                <w:szCs w:val="22"/>
              </w:rPr>
              <w:t xml:space="preserve"> to form a large crossbench. Accordingly, the Senate can act as a </w:t>
            </w:r>
            <w:r w:rsidR="00377AE2">
              <w:rPr>
                <w:rFonts w:ascii="Arial" w:hAnsi="Arial" w:cs="Arial"/>
                <w:sz w:val="22"/>
                <w:szCs w:val="22"/>
              </w:rPr>
              <w:t>bulwark</w:t>
            </w:r>
            <w:r w:rsidR="008A6011">
              <w:rPr>
                <w:rFonts w:ascii="Arial" w:hAnsi="Arial" w:cs="Arial"/>
                <w:sz w:val="22"/>
                <w:szCs w:val="22"/>
              </w:rPr>
              <w:t xml:space="preserve"> against the executive dominance </w:t>
            </w:r>
            <w:r w:rsidR="00392E72">
              <w:rPr>
                <w:rFonts w:ascii="Arial" w:hAnsi="Arial" w:cs="Arial"/>
                <w:sz w:val="22"/>
                <w:szCs w:val="22"/>
              </w:rPr>
              <w:t xml:space="preserve">as </w:t>
            </w:r>
            <w:r w:rsidR="008A6011">
              <w:rPr>
                <w:rFonts w:ascii="Arial" w:hAnsi="Arial" w:cs="Arial"/>
                <w:sz w:val="22"/>
                <w:szCs w:val="22"/>
              </w:rPr>
              <w:t xml:space="preserve">seen in the House of Representatives. </w:t>
            </w:r>
          </w:p>
        </w:tc>
      </w:tr>
    </w:tbl>
    <w:p w14:paraId="733123EF" w14:textId="77777777" w:rsidR="008B7678" w:rsidRPr="004A435F" w:rsidRDefault="008B7678" w:rsidP="008B7678">
      <w:pPr>
        <w:ind w:left="720" w:hanging="720"/>
        <w:rPr>
          <w:rFonts w:ascii="Arial" w:hAnsi="Arial" w:cs="Arial"/>
          <w:sz w:val="22"/>
          <w:szCs w:val="22"/>
        </w:rPr>
      </w:pPr>
    </w:p>
    <w:p w14:paraId="3F3C6CC1" w14:textId="77777777" w:rsidR="008B7678" w:rsidRDefault="008B7678" w:rsidP="00DD0E58">
      <w:pPr>
        <w:rPr>
          <w:rFonts w:ascii="Arial" w:hAnsi="Arial" w:cs="Arial"/>
          <w:sz w:val="22"/>
          <w:szCs w:val="22"/>
        </w:rPr>
      </w:pPr>
    </w:p>
    <w:p w14:paraId="0C24F55E" w14:textId="77777777" w:rsidR="00046B87" w:rsidRDefault="00046B87" w:rsidP="00DD0E58">
      <w:pPr>
        <w:rPr>
          <w:rFonts w:ascii="Arial" w:hAnsi="Arial" w:cs="Arial"/>
          <w:sz w:val="22"/>
          <w:szCs w:val="22"/>
        </w:rPr>
      </w:pPr>
    </w:p>
    <w:p w14:paraId="00E5D50B" w14:textId="77777777" w:rsidR="00046B87" w:rsidRDefault="00046B87" w:rsidP="00DD0E58">
      <w:pPr>
        <w:rPr>
          <w:rFonts w:ascii="Arial" w:hAnsi="Arial" w:cs="Arial"/>
          <w:sz w:val="22"/>
          <w:szCs w:val="22"/>
        </w:rPr>
      </w:pPr>
    </w:p>
    <w:p w14:paraId="0C2ABBD3" w14:textId="77777777" w:rsidR="00046B87" w:rsidRDefault="00046B87" w:rsidP="00536DF8">
      <w:pPr>
        <w:spacing w:line="276" w:lineRule="auto"/>
        <w:rPr>
          <w:rFonts w:ascii="Arial" w:hAnsi="Arial" w:cs="Arial"/>
          <w:sz w:val="22"/>
          <w:szCs w:val="22"/>
        </w:rPr>
      </w:pPr>
    </w:p>
    <w:p w14:paraId="5C6ABDC5" w14:textId="4F41F5A9" w:rsidR="002869C9" w:rsidRDefault="00DD0E58" w:rsidP="002869C9">
      <w:r w:rsidRPr="000A7141">
        <w:rPr>
          <w:rFonts w:ascii="Arial" w:hAnsi="Arial" w:cs="Arial"/>
          <w:sz w:val="22"/>
          <w:szCs w:val="22"/>
        </w:rPr>
        <w:t>(b)</w:t>
      </w:r>
      <w:r w:rsidRPr="000A7141">
        <w:rPr>
          <w:rFonts w:ascii="Arial" w:hAnsi="Arial" w:cs="Arial"/>
          <w:sz w:val="22"/>
          <w:szCs w:val="22"/>
        </w:rPr>
        <w:tab/>
      </w:r>
      <w:r w:rsidR="002869C9">
        <w:rPr>
          <w:rFonts w:ascii="Arial" w:hAnsi="Arial" w:cs="Arial"/>
          <w:color w:val="000000"/>
        </w:rPr>
        <w:t xml:space="preserve">Outline </w:t>
      </w:r>
      <w:r w:rsidR="002869C9" w:rsidRPr="0085603D">
        <w:rPr>
          <w:rFonts w:ascii="Arial" w:hAnsi="Arial" w:cs="Arial"/>
          <w:b/>
          <w:color w:val="000000"/>
        </w:rPr>
        <w:t>three</w:t>
      </w:r>
      <w:r w:rsidR="002869C9">
        <w:rPr>
          <w:rFonts w:ascii="Arial" w:hAnsi="Arial" w:cs="Arial"/>
          <w:color w:val="000000"/>
        </w:rPr>
        <w:t xml:space="preserve"> features of section 24 of the Commonwealth Constitution</w:t>
      </w:r>
      <w:r w:rsidR="00DA3B77">
        <w:rPr>
          <w:rFonts w:ascii="Arial" w:hAnsi="Arial" w:cs="Arial"/>
          <w:color w:val="000000"/>
        </w:rPr>
        <w:t>.</w:t>
      </w:r>
      <w:r w:rsidR="00D0659F">
        <w:rPr>
          <w:rFonts w:ascii="Arial" w:hAnsi="Arial" w:cs="Arial"/>
          <w:color w:val="000000"/>
        </w:rPr>
        <w:t xml:space="preserve"> </w:t>
      </w:r>
      <w:r w:rsidR="009300C2">
        <w:rPr>
          <w:rFonts w:ascii="Arial" w:hAnsi="Arial" w:cs="Arial"/>
          <w:color w:val="000000"/>
        </w:rPr>
        <w:tab/>
      </w:r>
      <w:r w:rsidR="00D0659F">
        <w:rPr>
          <w:rFonts w:ascii="Arial" w:hAnsi="Arial" w:cs="Arial"/>
          <w:color w:val="000000"/>
        </w:rPr>
        <w:t>(Australia)</w:t>
      </w:r>
      <w:r w:rsidR="002869C9">
        <w:rPr>
          <w:rFonts w:ascii="Arial" w:hAnsi="Arial" w:cs="Arial"/>
          <w:color w:val="000000"/>
        </w:rPr>
        <w:t>.</w:t>
      </w:r>
      <w:r w:rsidR="00D0659F">
        <w:rPr>
          <w:rFonts w:ascii="Arial" w:hAnsi="Arial" w:cs="Arial"/>
          <w:sz w:val="22"/>
          <w:szCs w:val="22"/>
        </w:rPr>
        <w:t xml:space="preserve">         </w:t>
      </w:r>
      <w:r w:rsidR="00D0659F">
        <w:rPr>
          <w:rFonts w:ascii="Arial" w:hAnsi="Arial" w:cs="Arial"/>
          <w:sz w:val="22"/>
          <w:szCs w:val="22"/>
        </w:rPr>
        <w:tab/>
      </w:r>
      <w:r w:rsidR="00D0659F">
        <w:rPr>
          <w:rFonts w:ascii="Arial" w:hAnsi="Arial" w:cs="Arial"/>
          <w:sz w:val="22"/>
          <w:szCs w:val="22"/>
        </w:rPr>
        <w:tab/>
      </w:r>
      <w:r w:rsidR="00D0659F">
        <w:rPr>
          <w:rFonts w:ascii="Arial" w:hAnsi="Arial" w:cs="Arial"/>
          <w:sz w:val="22"/>
          <w:szCs w:val="22"/>
        </w:rPr>
        <w:tab/>
      </w:r>
      <w:r w:rsidR="00D0659F">
        <w:rPr>
          <w:rFonts w:ascii="Arial" w:hAnsi="Arial" w:cs="Arial"/>
          <w:sz w:val="22"/>
          <w:szCs w:val="22"/>
        </w:rPr>
        <w:tab/>
      </w:r>
      <w:r w:rsidR="00D0659F">
        <w:rPr>
          <w:rFonts w:ascii="Arial" w:hAnsi="Arial" w:cs="Arial"/>
          <w:sz w:val="22"/>
          <w:szCs w:val="22"/>
        </w:rPr>
        <w:tab/>
      </w:r>
      <w:r w:rsidR="00D0659F">
        <w:rPr>
          <w:rFonts w:ascii="Arial" w:hAnsi="Arial" w:cs="Arial"/>
          <w:sz w:val="22"/>
          <w:szCs w:val="22"/>
        </w:rPr>
        <w:tab/>
      </w:r>
      <w:r w:rsidR="00D0659F">
        <w:rPr>
          <w:rFonts w:ascii="Arial" w:hAnsi="Arial" w:cs="Arial"/>
          <w:sz w:val="22"/>
          <w:szCs w:val="22"/>
        </w:rPr>
        <w:tab/>
      </w:r>
      <w:r w:rsidR="00D0659F">
        <w:rPr>
          <w:rFonts w:ascii="Arial" w:hAnsi="Arial" w:cs="Arial"/>
          <w:sz w:val="22"/>
          <w:szCs w:val="22"/>
        </w:rPr>
        <w:tab/>
      </w:r>
      <w:r w:rsidR="009300C2">
        <w:rPr>
          <w:rFonts w:ascii="Arial" w:hAnsi="Arial" w:cs="Arial"/>
          <w:sz w:val="22"/>
          <w:szCs w:val="22"/>
        </w:rPr>
        <w:t xml:space="preserve">      </w:t>
      </w:r>
      <w:r w:rsidR="00D0659F">
        <w:rPr>
          <w:rFonts w:ascii="Arial" w:hAnsi="Arial" w:cs="Arial"/>
          <w:sz w:val="22"/>
          <w:szCs w:val="22"/>
        </w:rPr>
        <w:t xml:space="preserve"> </w:t>
      </w:r>
      <w:r w:rsidR="00D0659F" w:rsidRPr="000A7141">
        <w:rPr>
          <w:rFonts w:ascii="Arial" w:hAnsi="Arial" w:cs="Arial"/>
          <w:sz w:val="22"/>
          <w:szCs w:val="22"/>
          <w:lang w:val="en-US"/>
        </w:rPr>
        <w:t>(3 marks)</w:t>
      </w:r>
    </w:p>
    <w:p w14:paraId="2D46C86A" w14:textId="0444CB7C" w:rsidR="008B7678" w:rsidRDefault="008B7678" w:rsidP="0038798A">
      <w:pPr>
        <w:tabs>
          <w:tab w:val="left" w:pos="720"/>
          <w:tab w:val="right" w:pos="9360"/>
        </w:tabs>
        <w:spacing w:line="276" w:lineRule="auto"/>
        <w:rPr>
          <w:rFonts w:ascii="Arial" w:hAnsi="Arial" w:cs="Arial"/>
          <w:sz w:val="22"/>
          <w:szCs w:val="22"/>
          <w:lang w:val="en-US"/>
        </w:rPr>
      </w:pPr>
    </w:p>
    <w:p w14:paraId="4B8169B9" w14:textId="77777777" w:rsidR="002869C9" w:rsidRPr="008B7678" w:rsidRDefault="002869C9" w:rsidP="00536DF8">
      <w:pPr>
        <w:tabs>
          <w:tab w:val="left" w:pos="720"/>
          <w:tab w:val="right" w:pos="9360"/>
        </w:tabs>
        <w:spacing w:line="276" w:lineRule="auto"/>
        <w:ind w:left="720" w:hanging="720"/>
        <w:rPr>
          <w:rFonts w:ascii="Arial" w:hAnsi="Arial" w:cs="Arial"/>
          <w:sz w:val="22"/>
          <w:szCs w:val="22"/>
          <w:lang w:val="en-US"/>
        </w:rPr>
      </w:pPr>
    </w:p>
    <w:tbl>
      <w:tblPr>
        <w:tblStyle w:val="TableGrid"/>
        <w:tblW w:w="0" w:type="auto"/>
        <w:tblInd w:w="856" w:type="dxa"/>
        <w:tblLook w:val="04A0" w:firstRow="1" w:lastRow="0" w:firstColumn="1" w:lastColumn="0" w:noHBand="0" w:noVBand="1"/>
      </w:tblPr>
      <w:tblGrid>
        <w:gridCol w:w="7529"/>
        <w:gridCol w:w="919"/>
      </w:tblGrid>
      <w:tr w:rsidR="00EB41F7" w:rsidRPr="00A5116B" w14:paraId="2B73D5F3" w14:textId="77777777" w:rsidTr="009D60BF">
        <w:tc>
          <w:tcPr>
            <w:tcW w:w="7529" w:type="dxa"/>
          </w:tcPr>
          <w:p w14:paraId="1E31D2A4" w14:textId="77777777" w:rsidR="00EB41F7" w:rsidRPr="00A5116B" w:rsidRDefault="00EB41F7" w:rsidP="00F51E33">
            <w:pPr>
              <w:tabs>
                <w:tab w:val="left" w:pos="720"/>
                <w:tab w:val="right" w:pos="9360"/>
              </w:tabs>
              <w:rPr>
                <w:rFonts w:ascii="Arial" w:hAnsi="Arial" w:cs="Arial"/>
                <w:b/>
                <w:sz w:val="22"/>
                <w:szCs w:val="22"/>
              </w:rPr>
            </w:pPr>
            <w:r w:rsidRPr="00A5116B">
              <w:rPr>
                <w:rFonts w:ascii="Arial" w:hAnsi="Arial" w:cs="Arial"/>
                <w:b/>
                <w:sz w:val="22"/>
                <w:szCs w:val="22"/>
              </w:rPr>
              <w:t>Description</w:t>
            </w:r>
          </w:p>
        </w:tc>
        <w:tc>
          <w:tcPr>
            <w:tcW w:w="919" w:type="dxa"/>
          </w:tcPr>
          <w:p w14:paraId="786A921A" w14:textId="77777777" w:rsidR="00EB41F7" w:rsidRPr="00A5116B" w:rsidRDefault="00EB41F7" w:rsidP="00F51E33">
            <w:pPr>
              <w:tabs>
                <w:tab w:val="left" w:pos="720"/>
                <w:tab w:val="right" w:pos="9360"/>
              </w:tabs>
              <w:rPr>
                <w:rFonts w:ascii="Arial" w:hAnsi="Arial" w:cs="Arial"/>
                <w:b/>
                <w:sz w:val="22"/>
                <w:szCs w:val="22"/>
              </w:rPr>
            </w:pPr>
            <w:r w:rsidRPr="00A5116B">
              <w:rPr>
                <w:rFonts w:ascii="Arial" w:hAnsi="Arial" w:cs="Arial"/>
                <w:b/>
                <w:sz w:val="22"/>
                <w:szCs w:val="22"/>
              </w:rPr>
              <w:t>Marks</w:t>
            </w:r>
          </w:p>
        </w:tc>
      </w:tr>
      <w:tr w:rsidR="00EB41F7" w:rsidRPr="00A5116B" w14:paraId="253D244C" w14:textId="77777777" w:rsidTr="009D60BF">
        <w:tc>
          <w:tcPr>
            <w:tcW w:w="7529" w:type="dxa"/>
          </w:tcPr>
          <w:p w14:paraId="15E39157" w14:textId="5E3F0520" w:rsidR="00EB41F7" w:rsidRPr="00A5116B" w:rsidRDefault="00EB41F7" w:rsidP="00F51E33">
            <w:pPr>
              <w:tabs>
                <w:tab w:val="left" w:pos="720"/>
                <w:tab w:val="right" w:pos="9360"/>
              </w:tabs>
              <w:rPr>
                <w:rFonts w:ascii="Arial" w:hAnsi="Arial" w:cs="Arial"/>
                <w:sz w:val="22"/>
                <w:szCs w:val="22"/>
              </w:rPr>
            </w:pPr>
            <w:r>
              <w:rPr>
                <w:rFonts w:ascii="Arial" w:hAnsi="Arial" w:cs="Arial"/>
                <w:sz w:val="22"/>
                <w:szCs w:val="22"/>
              </w:rPr>
              <w:t xml:space="preserve">Outlines three </w:t>
            </w:r>
            <w:r w:rsidR="008A6011">
              <w:rPr>
                <w:rFonts w:ascii="Arial" w:hAnsi="Arial" w:cs="Arial"/>
                <w:sz w:val="22"/>
                <w:szCs w:val="22"/>
              </w:rPr>
              <w:t>features of section 24</w:t>
            </w:r>
          </w:p>
        </w:tc>
        <w:tc>
          <w:tcPr>
            <w:tcW w:w="919" w:type="dxa"/>
          </w:tcPr>
          <w:p w14:paraId="564B63B6" w14:textId="77777777" w:rsidR="00EB41F7" w:rsidRPr="00A5116B" w:rsidRDefault="00EB41F7" w:rsidP="00F51E33">
            <w:pPr>
              <w:tabs>
                <w:tab w:val="left" w:pos="720"/>
                <w:tab w:val="right" w:pos="9360"/>
              </w:tabs>
              <w:jc w:val="center"/>
              <w:rPr>
                <w:rFonts w:ascii="Arial" w:hAnsi="Arial" w:cs="Arial"/>
                <w:sz w:val="22"/>
                <w:szCs w:val="22"/>
              </w:rPr>
            </w:pPr>
            <w:r w:rsidRPr="00A5116B">
              <w:rPr>
                <w:rFonts w:ascii="Arial" w:hAnsi="Arial" w:cs="Arial"/>
                <w:sz w:val="22"/>
                <w:szCs w:val="22"/>
              </w:rPr>
              <w:t>3</w:t>
            </w:r>
          </w:p>
        </w:tc>
      </w:tr>
      <w:tr w:rsidR="00EB41F7" w:rsidRPr="00A5116B" w14:paraId="7D4CDA79" w14:textId="77777777" w:rsidTr="009D60BF">
        <w:tc>
          <w:tcPr>
            <w:tcW w:w="7529" w:type="dxa"/>
          </w:tcPr>
          <w:p w14:paraId="35A62FA8" w14:textId="32B4757E" w:rsidR="00EB41F7" w:rsidRPr="00A5116B" w:rsidRDefault="00EB41F7" w:rsidP="00F51E33">
            <w:pPr>
              <w:tabs>
                <w:tab w:val="left" w:pos="720"/>
                <w:tab w:val="right" w:pos="9360"/>
              </w:tabs>
              <w:rPr>
                <w:rFonts w:ascii="Arial" w:hAnsi="Arial" w:cs="Arial"/>
                <w:sz w:val="22"/>
                <w:szCs w:val="22"/>
              </w:rPr>
            </w:pPr>
            <w:r>
              <w:rPr>
                <w:rFonts w:ascii="Arial" w:hAnsi="Arial" w:cs="Arial"/>
                <w:sz w:val="22"/>
                <w:szCs w:val="22"/>
              </w:rPr>
              <w:t xml:space="preserve">Outlines </w:t>
            </w:r>
            <w:r w:rsidR="008A6011">
              <w:rPr>
                <w:rFonts w:ascii="Arial" w:hAnsi="Arial" w:cs="Arial"/>
                <w:sz w:val="22"/>
                <w:szCs w:val="22"/>
              </w:rPr>
              <w:t>two features of section 24</w:t>
            </w:r>
          </w:p>
        </w:tc>
        <w:tc>
          <w:tcPr>
            <w:tcW w:w="919" w:type="dxa"/>
          </w:tcPr>
          <w:p w14:paraId="437F14C6" w14:textId="77777777" w:rsidR="00EB41F7" w:rsidRPr="00A5116B" w:rsidRDefault="00EB41F7" w:rsidP="00F51E33">
            <w:pPr>
              <w:tabs>
                <w:tab w:val="left" w:pos="720"/>
                <w:tab w:val="right" w:pos="9360"/>
              </w:tabs>
              <w:jc w:val="center"/>
              <w:rPr>
                <w:rFonts w:ascii="Arial" w:hAnsi="Arial" w:cs="Arial"/>
                <w:sz w:val="22"/>
                <w:szCs w:val="22"/>
              </w:rPr>
            </w:pPr>
            <w:r w:rsidRPr="00A5116B">
              <w:rPr>
                <w:rFonts w:ascii="Arial" w:hAnsi="Arial" w:cs="Arial"/>
                <w:sz w:val="22"/>
                <w:szCs w:val="22"/>
              </w:rPr>
              <w:t>2</w:t>
            </w:r>
          </w:p>
        </w:tc>
      </w:tr>
      <w:tr w:rsidR="00EB41F7" w:rsidRPr="00A5116B" w14:paraId="2F2AD189" w14:textId="77777777" w:rsidTr="009D60BF">
        <w:tc>
          <w:tcPr>
            <w:tcW w:w="7529" w:type="dxa"/>
          </w:tcPr>
          <w:p w14:paraId="08665F67" w14:textId="500C2695" w:rsidR="00EB41F7" w:rsidRPr="00A5116B" w:rsidRDefault="00EB41F7" w:rsidP="00F51E33">
            <w:pPr>
              <w:tabs>
                <w:tab w:val="left" w:pos="720"/>
                <w:tab w:val="right" w:pos="9360"/>
              </w:tabs>
              <w:rPr>
                <w:rFonts w:ascii="Arial" w:hAnsi="Arial" w:cs="Arial"/>
                <w:sz w:val="22"/>
                <w:szCs w:val="22"/>
              </w:rPr>
            </w:pPr>
            <w:r>
              <w:rPr>
                <w:rFonts w:ascii="Arial" w:hAnsi="Arial" w:cs="Arial"/>
                <w:sz w:val="22"/>
                <w:szCs w:val="22"/>
              </w:rPr>
              <w:t xml:space="preserve">Outlines one </w:t>
            </w:r>
            <w:r w:rsidR="008A6011">
              <w:rPr>
                <w:rFonts w:ascii="Arial" w:hAnsi="Arial" w:cs="Arial"/>
                <w:sz w:val="22"/>
                <w:szCs w:val="22"/>
              </w:rPr>
              <w:t>feature of section 24</w:t>
            </w:r>
            <w:r w:rsidR="00215BCC">
              <w:rPr>
                <w:rFonts w:ascii="Arial" w:hAnsi="Arial" w:cs="Arial"/>
                <w:sz w:val="22"/>
                <w:szCs w:val="22"/>
              </w:rPr>
              <w:t xml:space="preserve"> or makes a general statement about this section</w:t>
            </w:r>
          </w:p>
        </w:tc>
        <w:tc>
          <w:tcPr>
            <w:tcW w:w="919" w:type="dxa"/>
          </w:tcPr>
          <w:p w14:paraId="5A66A73E" w14:textId="77777777" w:rsidR="00EB41F7" w:rsidRPr="00A5116B" w:rsidRDefault="00EB41F7" w:rsidP="00F51E33">
            <w:pPr>
              <w:tabs>
                <w:tab w:val="left" w:pos="720"/>
                <w:tab w:val="right" w:pos="9360"/>
              </w:tabs>
              <w:jc w:val="center"/>
              <w:rPr>
                <w:rFonts w:ascii="Arial" w:hAnsi="Arial" w:cs="Arial"/>
                <w:sz w:val="22"/>
                <w:szCs w:val="22"/>
              </w:rPr>
            </w:pPr>
            <w:r w:rsidRPr="00A5116B">
              <w:rPr>
                <w:rFonts w:ascii="Arial" w:hAnsi="Arial" w:cs="Arial"/>
                <w:sz w:val="22"/>
                <w:szCs w:val="22"/>
              </w:rPr>
              <w:t>1</w:t>
            </w:r>
          </w:p>
        </w:tc>
      </w:tr>
      <w:tr w:rsidR="00EB41F7" w:rsidRPr="00A5116B" w14:paraId="5950064C" w14:textId="77777777" w:rsidTr="009D60BF">
        <w:tc>
          <w:tcPr>
            <w:tcW w:w="7529" w:type="dxa"/>
          </w:tcPr>
          <w:p w14:paraId="18B550B6" w14:textId="77777777" w:rsidR="00EB41F7" w:rsidRPr="00A5116B" w:rsidRDefault="00EB41F7" w:rsidP="00F51E33">
            <w:pPr>
              <w:tabs>
                <w:tab w:val="left" w:pos="720"/>
                <w:tab w:val="right" w:pos="9360"/>
              </w:tabs>
              <w:jc w:val="right"/>
              <w:rPr>
                <w:rFonts w:ascii="Arial" w:hAnsi="Arial" w:cs="Arial"/>
                <w:b/>
                <w:sz w:val="22"/>
                <w:szCs w:val="22"/>
              </w:rPr>
            </w:pPr>
            <w:r w:rsidRPr="00A5116B">
              <w:rPr>
                <w:rFonts w:ascii="Arial" w:hAnsi="Arial" w:cs="Arial"/>
                <w:b/>
                <w:sz w:val="22"/>
                <w:szCs w:val="22"/>
              </w:rPr>
              <w:t>Total</w:t>
            </w:r>
          </w:p>
        </w:tc>
        <w:tc>
          <w:tcPr>
            <w:tcW w:w="919" w:type="dxa"/>
          </w:tcPr>
          <w:p w14:paraId="7EE604B8" w14:textId="77777777" w:rsidR="00EB41F7" w:rsidRPr="00A5116B" w:rsidRDefault="00EB41F7" w:rsidP="00F51E33">
            <w:pPr>
              <w:tabs>
                <w:tab w:val="left" w:pos="720"/>
                <w:tab w:val="right" w:pos="9360"/>
              </w:tabs>
              <w:jc w:val="center"/>
              <w:rPr>
                <w:rFonts w:ascii="Arial" w:hAnsi="Arial" w:cs="Arial"/>
                <w:b/>
                <w:sz w:val="22"/>
                <w:szCs w:val="22"/>
              </w:rPr>
            </w:pPr>
            <w:r w:rsidRPr="00A5116B">
              <w:rPr>
                <w:rFonts w:ascii="Arial" w:hAnsi="Arial" w:cs="Arial"/>
                <w:b/>
                <w:sz w:val="22"/>
                <w:szCs w:val="22"/>
              </w:rPr>
              <w:t>3</w:t>
            </w:r>
          </w:p>
        </w:tc>
      </w:tr>
      <w:tr w:rsidR="00EB41F7" w:rsidRPr="00A5116B" w14:paraId="5A69856B" w14:textId="77777777" w:rsidTr="009D60BF">
        <w:tc>
          <w:tcPr>
            <w:tcW w:w="8448" w:type="dxa"/>
            <w:gridSpan w:val="2"/>
          </w:tcPr>
          <w:p w14:paraId="6E0E6A66" w14:textId="77777777" w:rsidR="00EB41F7" w:rsidRPr="00A5116B" w:rsidRDefault="00EB41F7" w:rsidP="00F51E33">
            <w:pPr>
              <w:tabs>
                <w:tab w:val="left" w:pos="720"/>
                <w:tab w:val="right" w:pos="9360"/>
              </w:tabs>
              <w:rPr>
                <w:rFonts w:ascii="Arial" w:hAnsi="Arial" w:cs="Arial"/>
                <w:b/>
                <w:sz w:val="22"/>
                <w:szCs w:val="22"/>
              </w:rPr>
            </w:pPr>
            <w:r w:rsidRPr="00A5116B">
              <w:rPr>
                <w:rFonts w:ascii="Arial" w:hAnsi="Arial" w:cs="Arial"/>
                <w:b/>
                <w:sz w:val="22"/>
                <w:szCs w:val="22"/>
              </w:rPr>
              <w:t>Answers could include but not limited to:</w:t>
            </w:r>
          </w:p>
          <w:p w14:paraId="130BBF52" w14:textId="47ECD489" w:rsidR="009D60BF" w:rsidRDefault="008A6011" w:rsidP="00C64384">
            <w:pPr>
              <w:pStyle w:val="ListParagraph"/>
              <w:numPr>
                <w:ilvl w:val="0"/>
                <w:numId w:val="13"/>
              </w:numPr>
              <w:tabs>
                <w:tab w:val="left" w:pos="720"/>
                <w:tab w:val="right" w:pos="9360"/>
              </w:tabs>
              <w:contextualSpacing/>
              <w:rPr>
                <w:rFonts w:ascii="Arial" w:hAnsi="Arial" w:cs="Arial"/>
                <w:sz w:val="22"/>
                <w:szCs w:val="22"/>
              </w:rPr>
            </w:pPr>
            <w:r>
              <w:rPr>
                <w:rFonts w:ascii="Arial" w:hAnsi="Arial" w:cs="Arial"/>
                <w:sz w:val="22"/>
                <w:szCs w:val="22"/>
              </w:rPr>
              <w:t>Section 24</w:t>
            </w:r>
            <w:r w:rsidR="009D60BF">
              <w:rPr>
                <w:rFonts w:ascii="Arial" w:hAnsi="Arial" w:cs="Arial"/>
                <w:sz w:val="22"/>
                <w:szCs w:val="22"/>
              </w:rPr>
              <w:t>:</w:t>
            </w:r>
          </w:p>
          <w:p w14:paraId="6631CBEB" w14:textId="77777777" w:rsidR="009D60BF" w:rsidRDefault="008A6011" w:rsidP="009D60BF">
            <w:pPr>
              <w:pStyle w:val="ListParagraph"/>
              <w:numPr>
                <w:ilvl w:val="1"/>
                <w:numId w:val="13"/>
              </w:numPr>
              <w:tabs>
                <w:tab w:val="left" w:pos="720"/>
                <w:tab w:val="right" w:pos="9360"/>
              </w:tabs>
              <w:contextualSpacing/>
              <w:rPr>
                <w:rFonts w:ascii="Arial" w:hAnsi="Arial" w:cs="Arial"/>
                <w:sz w:val="22"/>
                <w:szCs w:val="22"/>
              </w:rPr>
            </w:pPr>
            <w:r>
              <w:rPr>
                <w:rFonts w:ascii="Arial" w:hAnsi="Arial" w:cs="Arial"/>
                <w:sz w:val="22"/>
                <w:szCs w:val="22"/>
              </w:rPr>
              <w:t xml:space="preserve">states that the House of Representatives shall be composed of members ‘directly chosen by the people of the Commonwealth’. </w:t>
            </w:r>
          </w:p>
          <w:p w14:paraId="3364C5AC" w14:textId="5BF03A18" w:rsidR="009D60BF" w:rsidRDefault="008A6011" w:rsidP="009D60BF">
            <w:pPr>
              <w:pStyle w:val="ListParagraph"/>
              <w:numPr>
                <w:ilvl w:val="1"/>
                <w:numId w:val="13"/>
              </w:numPr>
              <w:tabs>
                <w:tab w:val="left" w:pos="720"/>
                <w:tab w:val="right" w:pos="9360"/>
              </w:tabs>
              <w:contextualSpacing/>
              <w:rPr>
                <w:rFonts w:ascii="Arial" w:hAnsi="Arial" w:cs="Arial"/>
                <w:sz w:val="22"/>
                <w:szCs w:val="22"/>
              </w:rPr>
            </w:pPr>
            <w:r w:rsidRPr="009D60BF">
              <w:rPr>
                <w:rFonts w:ascii="Arial" w:hAnsi="Arial" w:cs="Arial"/>
                <w:sz w:val="22"/>
                <w:szCs w:val="22"/>
              </w:rPr>
              <w:t xml:space="preserve">acts as the ‘nexus clause’ by establishing that the number of members in the House of Representatives shall be, </w:t>
            </w:r>
            <w:r w:rsidR="00215BCC">
              <w:rPr>
                <w:rFonts w:ascii="Arial" w:hAnsi="Arial" w:cs="Arial"/>
                <w:sz w:val="22"/>
                <w:szCs w:val="22"/>
              </w:rPr>
              <w:t>‘</w:t>
            </w:r>
            <w:r w:rsidRPr="009D60BF">
              <w:rPr>
                <w:rFonts w:ascii="Arial" w:hAnsi="Arial" w:cs="Arial"/>
                <w:sz w:val="22"/>
                <w:szCs w:val="22"/>
              </w:rPr>
              <w:t>as near as practicable, twice the number of Senators</w:t>
            </w:r>
            <w:r w:rsidR="00215BCC">
              <w:rPr>
                <w:rFonts w:ascii="Arial" w:hAnsi="Arial" w:cs="Arial"/>
                <w:sz w:val="22"/>
                <w:szCs w:val="22"/>
              </w:rPr>
              <w:t>’</w:t>
            </w:r>
            <w:r w:rsidRPr="009D60BF">
              <w:rPr>
                <w:rFonts w:ascii="Arial" w:hAnsi="Arial" w:cs="Arial"/>
                <w:sz w:val="22"/>
                <w:szCs w:val="22"/>
              </w:rPr>
              <w:t xml:space="preserve">. </w:t>
            </w:r>
          </w:p>
          <w:p w14:paraId="584573BA" w14:textId="0A9E80E7" w:rsidR="008A6011" w:rsidRDefault="009D60BF" w:rsidP="009D60BF">
            <w:pPr>
              <w:pStyle w:val="ListParagraph"/>
              <w:numPr>
                <w:ilvl w:val="1"/>
                <w:numId w:val="13"/>
              </w:numPr>
              <w:tabs>
                <w:tab w:val="left" w:pos="720"/>
                <w:tab w:val="right" w:pos="9360"/>
              </w:tabs>
              <w:contextualSpacing/>
              <w:rPr>
                <w:rFonts w:ascii="Arial" w:hAnsi="Arial" w:cs="Arial"/>
                <w:sz w:val="22"/>
                <w:szCs w:val="22"/>
              </w:rPr>
            </w:pPr>
            <w:r w:rsidRPr="009D60BF">
              <w:rPr>
                <w:rFonts w:ascii="Arial" w:hAnsi="Arial" w:cs="Arial"/>
                <w:sz w:val="22"/>
                <w:szCs w:val="22"/>
              </w:rPr>
              <w:t>states that the number of members chose</w:t>
            </w:r>
            <w:r>
              <w:rPr>
                <w:rFonts w:ascii="Arial" w:hAnsi="Arial" w:cs="Arial"/>
                <w:sz w:val="22"/>
                <w:szCs w:val="22"/>
              </w:rPr>
              <w:t>n</w:t>
            </w:r>
            <w:r w:rsidRPr="009D60BF">
              <w:rPr>
                <w:rFonts w:ascii="Arial" w:hAnsi="Arial" w:cs="Arial"/>
                <w:sz w:val="22"/>
                <w:szCs w:val="22"/>
              </w:rPr>
              <w:t xml:space="preserve"> in each State shall be proportional to its population, setting up a one-vote-one-value system as a counterpoint to the malapportionment in the Senate. </w:t>
            </w:r>
          </w:p>
          <w:p w14:paraId="51842676" w14:textId="3740F567" w:rsidR="009D60BF" w:rsidRPr="009D60BF" w:rsidRDefault="009D60BF" w:rsidP="009D60BF">
            <w:pPr>
              <w:pStyle w:val="ListParagraph"/>
              <w:numPr>
                <w:ilvl w:val="1"/>
                <w:numId w:val="13"/>
              </w:numPr>
              <w:tabs>
                <w:tab w:val="left" w:pos="720"/>
                <w:tab w:val="right" w:pos="9360"/>
              </w:tabs>
              <w:contextualSpacing/>
              <w:rPr>
                <w:rFonts w:ascii="Arial" w:hAnsi="Arial" w:cs="Arial"/>
                <w:sz w:val="22"/>
                <w:szCs w:val="22"/>
              </w:rPr>
            </w:pPr>
            <w:r>
              <w:rPr>
                <w:rFonts w:ascii="Arial" w:hAnsi="Arial" w:cs="Arial"/>
                <w:sz w:val="22"/>
                <w:szCs w:val="22"/>
              </w:rPr>
              <w:t xml:space="preserve">Requires that each original State have at least five members regardless of its population. </w:t>
            </w:r>
          </w:p>
          <w:p w14:paraId="0603CA03" w14:textId="3C003898" w:rsidR="009D60BF" w:rsidRPr="009D60BF" w:rsidRDefault="009D60BF" w:rsidP="009D60BF">
            <w:pPr>
              <w:tabs>
                <w:tab w:val="left" w:pos="720"/>
                <w:tab w:val="right" w:pos="9360"/>
              </w:tabs>
              <w:contextualSpacing/>
              <w:rPr>
                <w:rFonts w:ascii="Arial" w:hAnsi="Arial" w:cs="Arial"/>
                <w:sz w:val="22"/>
                <w:szCs w:val="22"/>
              </w:rPr>
            </w:pPr>
          </w:p>
        </w:tc>
      </w:tr>
    </w:tbl>
    <w:p w14:paraId="3D312149" w14:textId="77777777" w:rsidR="008B7678" w:rsidRDefault="008B7678" w:rsidP="00ED25F3">
      <w:pPr>
        <w:rPr>
          <w:rFonts w:ascii="Arial" w:hAnsi="Arial" w:cs="Arial"/>
          <w:sz w:val="22"/>
          <w:szCs w:val="22"/>
        </w:rPr>
      </w:pPr>
    </w:p>
    <w:p w14:paraId="20D6B348" w14:textId="77777777" w:rsidR="008B7678" w:rsidRDefault="008B7678" w:rsidP="008B7678">
      <w:pPr>
        <w:rPr>
          <w:rFonts w:ascii="Arial" w:hAnsi="Arial" w:cs="Arial"/>
          <w:sz w:val="22"/>
          <w:szCs w:val="22"/>
          <w:lang w:val="en-US"/>
        </w:rPr>
      </w:pPr>
    </w:p>
    <w:p w14:paraId="67A888C0" w14:textId="77777777" w:rsidR="008B7678" w:rsidRPr="00FE3748" w:rsidRDefault="008B7678" w:rsidP="008B7678">
      <w:pPr>
        <w:pStyle w:val="questionext"/>
        <w:numPr>
          <w:ilvl w:val="0"/>
          <w:numId w:val="0"/>
        </w:numPr>
        <w:tabs>
          <w:tab w:val="clear" w:pos="1440"/>
          <w:tab w:val="right" w:pos="9360"/>
        </w:tabs>
        <w:spacing w:before="0" w:after="0"/>
        <w:rPr>
          <w:rFonts w:ascii="Arial" w:hAnsi="Arial" w:cs="Arial"/>
          <w:sz w:val="22"/>
          <w:szCs w:val="22"/>
          <w:lang w:val="en-US"/>
        </w:rPr>
      </w:pPr>
    </w:p>
    <w:p w14:paraId="7EAC5895" w14:textId="4806ECBC" w:rsidR="002869C9" w:rsidRPr="002869C9" w:rsidRDefault="008B7678" w:rsidP="002869C9">
      <w:pPr>
        <w:tabs>
          <w:tab w:val="right" w:pos="9360"/>
        </w:tabs>
        <w:spacing w:line="276" w:lineRule="auto"/>
        <w:ind w:left="720" w:hanging="720"/>
        <w:rPr>
          <w:rFonts w:ascii="Arial" w:hAnsi="Arial" w:cs="Arial"/>
          <w:sz w:val="22"/>
          <w:szCs w:val="22"/>
        </w:rPr>
      </w:pPr>
      <w:r>
        <w:rPr>
          <w:rFonts w:ascii="Arial" w:hAnsi="Arial" w:cs="Arial"/>
          <w:sz w:val="22"/>
          <w:szCs w:val="22"/>
        </w:rPr>
        <w:br w:type="page"/>
      </w:r>
      <w:r w:rsidRPr="008B7678">
        <w:rPr>
          <w:rFonts w:ascii="Arial" w:hAnsi="Arial" w:cs="Arial"/>
          <w:sz w:val="22"/>
          <w:szCs w:val="22"/>
        </w:rPr>
        <w:lastRenderedPageBreak/>
        <w:t>(c)</w:t>
      </w:r>
      <w:r w:rsidRPr="008B7678">
        <w:rPr>
          <w:rFonts w:ascii="Arial" w:hAnsi="Arial" w:cs="Arial"/>
          <w:sz w:val="22"/>
          <w:szCs w:val="22"/>
        </w:rPr>
        <w:tab/>
      </w:r>
      <w:r w:rsidR="002869C9" w:rsidRPr="002869C9">
        <w:rPr>
          <w:rFonts w:ascii="Arial" w:hAnsi="Arial" w:cs="Arial"/>
          <w:sz w:val="22"/>
          <w:szCs w:val="22"/>
        </w:rPr>
        <w:t>Discuss the extent to which the Commonwealth Parliament achieves its representative function</w:t>
      </w:r>
      <w:r w:rsidR="009F7C2E">
        <w:rPr>
          <w:rFonts w:ascii="Arial" w:hAnsi="Arial" w:cs="Arial"/>
          <w:sz w:val="22"/>
          <w:szCs w:val="22"/>
        </w:rPr>
        <w:t>.</w:t>
      </w:r>
      <w:r w:rsidR="00215BCC">
        <w:rPr>
          <w:rFonts w:ascii="Arial" w:hAnsi="Arial" w:cs="Arial"/>
          <w:sz w:val="22"/>
          <w:szCs w:val="22"/>
        </w:rPr>
        <w:t xml:space="preserve"> </w:t>
      </w:r>
      <w:r w:rsidR="00215BCC">
        <w:rPr>
          <w:rFonts w:ascii="Arial" w:hAnsi="Arial" w:cs="Arial"/>
          <w:sz w:val="22"/>
          <w:szCs w:val="22"/>
        </w:rPr>
        <w:tab/>
        <w:t>(5 marks)</w:t>
      </w:r>
    </w:p>
    <w:p w14:paraId="07665729" w14:textId="7D87F720" w:rsidR="002869C9" w:rsidRPr="008B7678" w:rsidRDefault="00ED25F3" w:rsidP="0038798A">
      <w:pPr>
        <w:tabs>
          <w:tab w:val="right" w:pos="9360"/>
        </w:tabs>
        <w:spacing w:line="276" w:lineRule="auto"/>
        <w:rPr>
          <w:rFonts w:ascii="Arial" w:hAnsi="Arial" w:cs="Arial"/>
          <w:sz w:val="22"/>
          <w:szCs w:val="22"/>
        </w:rPr>
      </w:pPr>
      <w:r>
        <w:rPr>
          <w:rFonts w:ascii="Arial" w:hAnsi="Arial" w:cs="Arial"/>
          <w:sz w:val="22"/>
          <w:szCs w:val="22"/>
        </w:rPr>
        <w:tab/>
      </w:r>
    </w:p>
    <w:tbl>
      <w:tblPr>
        <w:tblStyle w:val="TableGrid"/>
        <w:tblW w:w="0" w:type="auto"/>
        <w:tblInd w:w="856" w:type="dxa"/>
        <w:tblLook w:val="04A0" w:firstRow="1" w:lastRow="0" w:firstColumn="1" w:lastColumn="0" w:noHBand="0" w:noVBand="1"/>
      </w:tblPr>
      <w:tblGrid>
        <w:gridCol w:w="7529"/>
        <w:gridCol w:w="919"/>
      </w:tblGrid>
      <w:tr w:rsidR="00FE5E99" w:rsidRPr="00A5116B" w14:paraId="7F72FAC6" w14:textId="77777777" w:rsidTr="00AB3A41">
        <w:tc>
          <w:tcPr>
            <w:tcW w:w="7529" w:type="dxa"/>
          </w:tcPr>
          <w:p w14:paraId="32B65594" w14:textId="77777777" w:rsidR="00FE5E99" w:rsidRPr="00A5116B" w:rsidRDefault="00FE5E99" w:rsidP="00F51E33">
            <w:pPr>
              <w:tabs>
                <w:tab w:val="left" w:pos="720"/>
                <w:tab w:val="right" w:pos="9360"/>
              </w:tabs>
              <w:rPr>
                <w:rFonts w:ascii="Arial" w:hAnsi="Arial" w:cs="Arial"/>
                <w:b/>
                <w:sz w:val="22"/>
                <w:szCs w:val="22"/>
              </w:rPr>
            </w:pPr>
            <w:r w:rsidRPr="00A5116B">
              <w:rPr>
                <w:rFonts w:ascii="Arial" w:hAnsi="Arial" w:cs="Arial"/>
                <w:b/>
                <w:sz w:val="22"/>
                <w:szCs w:val="22"/>
              </w:rPr>
              <w:t>Description</w:t>
            </w:r>
          </w:p>
        </w:tc>
        <w:tc>
          <w:tcPr>
            <w:tcW w:w="919" w:type="dxa"/>
          </w:tcPr>
          <w:p w14:paraId="17FDD221" w14:textId="77777777" w:rsidR="00FE5E99" w:rsidRPr="00A5116B" w:rsidRDefault="00FE5E99" w:rsidP="00F51E33">
            <w:pPr>
              <w:tabs>
                <w:tab w:val="left" w:pos="720"/>
                <w:tab w:val="right" w:pos="9360"/>
              </w:tabs>
              <w:rPr>
                <w:rFonts w:ascii="Arial" w:hAnsi="Arial" w:cs="Arial"/>
                <w:b/>
                <w:sz w:val="22"/>
                <w:szCs w:val="22"/>
              </w:rPr>
            </w:pPr>
            <w:r w:rsidRPr="00A5116B">
              <w:rPr>
                <w:rFonts w:ascii="Arial" w:hAnsi="Arial" w:cs="Arial"/>
                <w:b/>
                <w:sz w:val="22"/>
                <w:szCs w:val="22"/>
              </w:rPr>
              <w:t>Marks</w:t>
            </w:r>
          </w:p>
        </w:tc>
      </w:tr>
      <w:tr w:rsidR="00FE5E99" w:rsidRPr="00A5116B" w14:paraId="039C0F7E" w14:textId="77777777" w:rsidTr="00AB3A41">
        <w:tc>
          <w:tcPr>
            <w:tcW w:w="7529" w:type="dxa"/>
          </w:tcPr>
          <w:p w14:paraId="039BAEDE" w14:textId="64207F42" w:rsidR="00FE5E99" w:rsidRDefault="00FE5E99" w:rsidP="00F51E33">
            <w:pPr>
              <w:tabs>
                <w:tab w:val="left" w:pos="720"/>
                <w:tab w:val="right" w:pos="9360"/>
              </w:tabs>
              <w:rPr>
                <w:rFonts w:ascii="Arial" w:hAnsi="Arial" w:cs="Arial"/>
                <w:sz w:val="22"/>
                <w:szCs w:val="22"/>
              </w:rPr>
            </w:pPr>
            <w:r w:rsidRPr="00A5116B">
              <w:rPr>
                <w:rFonts w:ascii="Arial" w:hAnsi="Arial" w:cs="Arial"/>
                <w:sz w:val="22"/>
                <w:szCs w:val="22"/>
              </w:rPr>
              <w:t xml:space="preserve">Discusses </w:t>
            </w:r>
            <w:r>
              <w:rPr>
                <w:rFonts w:ascii="Arial" w:hAnsi="Arial" w:cs="Arial"/>
                <w:sz w:val="22"/>
                <w:szCs w:val="22"/>
              </w:rPr>
              <w:t xml:space="preserve">the extent to </w:t>
            </w:r>
            <w:r w:rsidR="009D60BF">
              <w:rPr>
                <w:rFonts w:ascii="Arial" w:hAnsi="Arial" w:cs="Arial"/>
                <w:sz w:val="22"/>
                <w:szCs w:val="22"/>
              </w:rPr>
              <w:t>the Commonwealth Parliament achieves its representative function</w:t>
            </w:r>
          </w:p>
          <w:p w14:paraId="790B865F" w14:textId="4DBEF1E6" w:rsidR="0008645F" w:rsidRPr="00A5116B" w:rsidRDefault="0008645F" w:rsidP="00F51E33">
            <w:pPr>
              <w:tabs>
                <w:tab w:val="left" w:pos="720"/>
                <w:tab w:val="right" w:pos="9360"/>
              </w:tabs>
              <w:rPr>
                <w:rFonts w:ascii="Arial" w:hAnsi="Arial" w:cs="Arial"/>
                <w:sz w:val="22"/>
                <w:szCs w:val="22"/>
              </w:rPr>
            </w:pPr>
            <w:r>
              <w:rPr>
                <w:rFonts w:ascii="Arial" w:hAnsi="Arial" w:cs="Arial"/>
                <w:sz w:val="22"/>
                <w:szCs w:val="22"/>
              </w:rPr>
              <w:t>Refers to relevant and detailed examples</w:t>
            </w:r>
          </w:p>
        </w:tc>
        <w:tc>
          <w:tcPr>
            <w:tcW w:w="919" w:type="dxa"/>
          </w:tcPr>
          <w:p w14:paraId="4A2EE1DF" w14:textId="77777777" w:rsidR="00FE5E99" w:rsidRPr="00A5116B" w:rsidRDefault="00FE5E99" w:rsidP="00F51E33">
            <w:pPr>
              <w:tabs>
                <w:tab w:val="left" w:pos="720"/>
                <w:tab w:val="right" w:pos="9360"/>
              </w:tabs>
              <w:jc w:val="center"/>
              <w:rPr>
                <w:rFonts w:ascii="Arial" w:hAnsi="Arial" w:cs="Arial"/>
                <w:sz w:val="22"/>
                <w:szCs w:val="22"/>
              </w:rPr>
            </w:pPr>
            <w:r w:rsidRPr="00A5116B">
              <w:rPr>
                <w:rFonts w:ascii="Arial" w:hAnsi="Arial" w:cs="Arial"/>
                <w:sz w:val="22"/>
                <w:szCs w:val="22"/>
              </w:rPr>
              <w:t>5</w:t>
            </w:r>
          </w:p>
        </w:tc>
      </w:tr>
      <w:tr w:rsidR="00FE5E99" w:rsidRPr="00A5116B" w14:paraId="609A99C3" w14:textId="77777777" w:rsidTr="00AB3A41">
        <w:tc>
          <w:tcPr>
            <w:tcW w:w="7529" w:type="dxa"/>
          </w:tcPr>
          <w:p w14:paraId="67C867E0" w14:textId="3152E61D" w:rsidR="00FE5E99" w:rsidRDefault="0008645F" w:rsidP="00F51E33">
            <w:pPr>
              <w:tabs>
                <w:tab w:val="left" w:pos="720"/>
                <w:tab w:val="right" w:pos="9360"/>
              </w:tabs>
              <w:rPr>
                <w:rFonts w:ascii="Arial" w:hAnsi="Arial" w:cs="Arial"/>
                <w:sz w:val="22"/>
                <w:szCs w:val="22"/>
              </w:rPr>
            </w:pPr>
            <w:r>
              <w:rPr>
                <w:rFonts w:ascii="Arial" w:hAnsi="Arial" w:cs="Arial"/>
                <w:sz w:val="22"/>
                <w:szCs w:val="22"/>
              </w:rPr>
              <w:t>Describes some of the ways the Commonwealth Parliament achieves or fails to achieve its representative function</w:t>
            </w:r>
          </w:p>
          <w:p w14:paraId="150B0255" w14:textId="5452AD0B" w:rsidR="0008645F" w:rsidRPr="00A5116B" w:rsidRDefault="0008645F" w:rsidP="00F51E33">
            <w:pPr>
              <w:tabs>
                <w:tab w:val="left" w:pos="720"/>
                <w:tab w:val="right" w:pos="9360"/>
              </w:tabs>
              <w:rPr>
                <w:rFonts w:ascii="Arial" w:hAnsi="Arial" w:cs="Arial"/>
                <w:sz w:val="22"/>
                <w:szCs w:val="22"/>
              </w:rPr>
            </w:pPr>
            <w:r>
              <w:rPr>
                <w:rFonts w:ascii="Arial" w:hAnsi="Arial" w:cs="Arial"/>
                <w:sz w:val="22"/>
                <w:szCs w:val="22"/>
              </w:rPr>
              <w:t>Refers to relevant examples</w:t>
            </w:r>
          </w:p>
        </w:tc>
        <w:tc>
          <w:tcPr>
            <w:tcW w:w="919" w:type="dxa"/>
          </w:tcPr>
          <w:p w14:paraId="62653B23" w14:textId="77777777" w:rsidR="00FE5E99" w:rsidRPr="00A5116B" w:rsidRDefault="00FE5E99" w:rsidP="00F51E33">
            <w:pPr>
              <w:tabs>
                <w:tab w:val="left" w:pos="720"/>
                <w:tab w:val="right" w:pos="9360"/>
              </w:tabs>
              <w:jc w:val="center"/>
              <w:rPr>
                <w:rFonts w:ascii="Arial" w:hAnsi="Arial" w:cs="Arial"/>
                <w:sz w:val="22"/>
                <w:szCs w:val="22"/>
              </w:rPr>
            </w:pPr>
            <w:r w:rsidRPr="00A5116B">
              <w:rPr>
                <w:rFonts w:ascii="Arial" w:hAnsi="Arial" w:cs="Arial"/>
                <w:sz w:val="22"/>
                <w:szCs w:val="22"/>
              </w:rPr>
              <w:t>3-4</w:t>
            </w:r>
          </w:p>
        </w:tc>
      </w:tr>
      <w:tr w:rsidR="00FE5E99" w:rsidRPr="00A5116B" w14:paraId="7692F2A5" w14:textId="77777777" w:rsidTr="00AB3A41">
        <w:tc>
          <w:tcPr>
            <w:tcW w:w="7529" w:type="dxa"/>
          </w:tcPr>
          <w:p w14:paraId="2609A4D5" w14:textId="02C555EB" w:rsidR="00FE5E99" w:rsidRPr="00A5116B" w:rsidRDefault="0008645F" w:rsidP="00F51E33">
            <w:pPr>
              <w:tabs>
                <w:tab w:val="left" w:pos="720"/>
                <w:tab w:val="right" w:pos="9360"/>
              </w:tabs>
              <w:rPr>
                <w:rFonts w:ascii="Arial" w:hAnsi="Arial" w:cs="Arial"/>
                <w:sz w:val="22"/>
                <w:szCs w:val="22"/>
              </w:rPr>
            </w:pPr>
            <w:r>
              <w:rPr>
                <w:rFonts w:ascii="Arial" w:hAnsi="Arial" w:cs="Arial"/>
                <w:sz w:val="22"/>
                <w:szCs w:val="22"/>
              </w:rPr>
              <w:t>Makes a general statement about the Commonwealth Parliament’s representative function</w:t>
            </w:r>
          </w:p>
        </w:tc>
        <w:tc>
          <w:tcPr>
            <w:tcW w:w="919" w:type="dxa"/>
          </w:tcPr>
          <w:p w14:paraId="5B0554CC" w14:textId="77777777" w:rsidR="00FE5E99" w:rsidRPr="00A5116B" w:rsidRDefault="00FE5E99" w:rsidP="00F51E33">
            <w:pPr>
              <w:tabs>
                <w:tab w:val="left" w:pos="720"/>
                <w:tab w:val="right" w:pos="9360"/>
              </w:tabs>
              <w:jc w:val="center"/>
              <w:rPr>
                <w:rFonts w:ascii="Arial" w:hAnsi="Arial" w:cs="Arial"/>
                <w:sz w:val="22"/>
                <w:szCs w:val="22"/>
              </w:rPr>
            </w:pPr>
            <w:r w:rsidRPr="00A5116B">
              <w:rPr>
                <w:rFonts w:ascii="Arial" w:hAnsi="Arial" w:cs="Arial"/>
                <w:sz w:val="22"/>
                <w:szCs w:val="22"/>
              </w:rPr>
              <w:t>1-2</w:t>
            </w:r>
          </w:p>
        </w:tc>
      </w:tr>
      <w:tr w:rsidR="00FE5E99" w:rsidRPr="00A5116B" w14:paraId="128BCA77" w14:textId="77777777" w:rsidTr="00AB3A41">
        <w:tc>
          <w:tcPr>
            <w:tcW w:w="7529" w:type="dxa"/>
          </w:tcPr>
          <w:p w14:paraId="7E738A4A" w14:textId="77777777" w:rsidR="00FE5E99" w:rsidRPr="00A5116B" w:rsidRDefault="00FE5E99" w:rsidP="00F51E33">
            <w:pPr>
              <w:tabs>
                <w:tab w:val="left" w:pos="720"/>
                <w:tab w:val="right" w:pos="9360"/>
              </w:tabs>
              <w:jc w:val="right"/>
              <w:rPr>
                <w:rFonts w:ascii="Arial" w:hAnsi="Arial" w:cs="Arial"/>
                <w:b/>
                <w:sz w:val="22"/>
                <w:szCs w:val="22"/>
              </w:rPr>
            </w:pPr>
            <w:r w:rsidRPr="00A5116B">
              <w:rPr>
                <w:rFonts w:ascii="Arial" w:hAnsi="Arial" w:cs="Arial"/>
                <w:b/>
                <w:sz w:val="22"/>
                <w:szCs w:val="22"/>
              </w:rPr>
              <w:t>Total</w:t>
            </w:r>
          </w:p>
        </w:tc>
        <w:tc>
          <w:tcPr>
            <w:tcW w:w="919" w:type="dxa"/>
          </w:tcPr>
          <w:p w14:paraId="318D3DE2" w14:textId="77777777" w:rsidR="00FE5E99" w:rsidRPr="00A5116B" w:rsidRDefault="00FE5E99" w:rsidP="00F51E33">
            <w:pPr>
              <w:tabs>
                <w:tab w:val="left" w:pos="720"/>
                <w:tab w:val="right" w:pos="9360"/>
              </w:tabs>
              <w:jc w:val="center"/>
              <w:rPr>
                <w:rFonts w:ascii="Arial" w:hAnsi="Arial" w:cs="Arial"/>
                <w:b/>
                <w:sz w:val="22"/>
                <w:szCs w:val="22"/>
              </w:rPr>
            </w:pPr>
            <w:r w:rsidRPr="00A5116B">
              <w:rPr>
                <w:rFonts w:ascii="Arial" w:hAnsi="Arial" w:cs="Arial"/>
                <w:b/>
                <w:sz w:val="22"/>
                <w:szCs w:val="22"/>
              </w:rPr>
              <w:t>5</w:t>
            </w:r>
          </w:p>
        </w:tc>
      </w:tr>
      <w:tr w:rsidR="00FE5E99" w:rsidRPr="00A5116B" w14:paraId="24FB1B10" w14:textId="77777777" w:rsidTr="00AB3A41">
        <w:tc>
          <w:tcPr>
            <w:tcW w:w="8448" w:type="dxa"/>
            <w:gridSpan w:val="2"/>
          </w:tcPr>
          <w:p w14:paraId="17E2F606" w14:textId="43BB563E" w:rsidR="00FE5E99" w:rsidRPr="00A5116B" w:rsidRDefault="00FE5E99" w:rsidP="00F51E33">
            <w:pPr>
              <w:tabs>
                <w:tab w:val="left" w:pos="720"/>
                <w:tab w:val="right" w:pos="9360"/>
              </w:tabs>
              <w:rPr>
                <w:rFonts w:ascii="Arial" w:hAnsi="Arial" w:cs="Arial"/>
                <w:b/>
                <w:sz w:val="22"/>
                <w:szCs w:val="22"/>
              </w:rPr>
            </w:pPr>
            <w:r w:rsidRPr="00A5116B">
              <w:rPr>
                <w:rFonts w:ascii="Arial" w:hAnsi="Arial" w:cs="Arial"/>
                <w:b/>
                <w:sz w:val="22"/>
                <w:szCs w:val="22"/>
              </w:rPr>
              <w:t>Answers could include but are not limited to:</w:t>
            </w:r>
          </w:p>
          <w:p w14:paraId="4FD09729" w14:textId="11412302" w:rsidR="002B6FBC" w:rsidRDefault="009F7C2E" w:rsidP="00C64384">
            <w:pPr>
              <w:pStyle w:val="ListParagraph"/>
              <w:numPr>
                <w:ilvl w:val="0"/>
                <w:numId w:val="14"/>
              </w:numPr>
              <w:ind w:left="360"/>
              <w:contextualSpacing/>
              <w:rPr>
                <w:rFonts w:ascii="Arial" w:hAnsi="Arial" w:cs="Arial"/>
                <w:sz w:val="22"/>
                <w:szCs w:val="22"/>
              </w:rPr>
            </w:pPr>
            <w:r>
              <w:rPr>
                <w:rFonts w:ascii="Arial" w:hAnsi="Arial" w:cs="Arial"/>
                <w:sz w:val="22"/>
                <w:szCs w:val="22"/>
              </w:rPr>
              <w:t xml:space="preserve">One of the main </w:t>
            </w:r>
            <w:r w:rsidR="00377AE2">
              <w:rPr>
                <w:rFonts w:ascii="Arial" w:hAnsi="Arial" w:cs="Arial"/>
                <w:sz w:val="22"/>
                <w:szCs w:val="22"/>
              </w:rPr>
              <w:t>functions</w:t>
            </w:r>
            <w:r>
              <w:rPr>
                <w:rFonts w:ascii="Arial" w:hAnsi="Arial" w:cs="Arial"/>
                <w:sz w:val="22"/>
                <w:szCs w:val="22"/>
              </w:rPr>
              <w:t xml:space="preserve"> of </w:t>
            </w:r>
            <w:ins w:id="52" w:author="Haylie Pepper" w:date="2022-06-08T17:32:00Z">
              <w:r w:rsidR="002B6116">
                <w:rPr>
                  <w:rFonts w:ascii="Arial" w:hAnsi="Arial" w:cs="Arial"/>
                  <w:sz w:val="22"/>
                  <w:szCs w:val="22"/>
                </w:rPr>
                <w:t>p</w:t>
              </w:r>
            </w:ins>
            <w:del w:id="53" w:author="Haylie Pepper" w:date="2022-06-08T17:32:00Z">
              <w:r w:rsidDel="002B6116">
                <w:rPr>
                  <w:rFonts w:ascii="Arial" w:hAnsi="Arial" w:cs="Arial"/>
                  <w:sz w:val="22"/>
                  <w:szCs w:val="22"/>
                </w:rPr>
                <w:delText>P</w:delText>
              </w:r>
            </w:del>
            <w:r>
              <w:rPr>
                <w:rFonts w:ascii="Arial" w:hAnsi="Arial" w:cs="Arial"/>
                <w:sz w:val="22"/>
                <w:szCs w:val="22"/>
              </w:rPr>
              <w:t xml:space="preserve">arliament is to represent the Australian people. Parliamentarians are elected by the people of Australia through regular elections. </w:t>
            </w:r>
          </w:p>
          <w:p w14:paraId="410C4A74" w14:textId="14735C9F" w:rsidR="009F7C2E" w:rsidRPr="002B6FBC" w:rsidRDefault="00377AE2" w:rsidP="002B6FBC">
            <w:pPr>
              <w:pStyle w:val="ListParagraph"/>
              <w:numPr>
                <w:ilvl w:val="0"/>
                <w:numId w:val="14"/>
              </w:numPr>
              <w:ind w:left="360"/>
              <w:contextualSpacing/>
              <w:rPr>
                <w:rFonts w:ascii="Arial" w:hAnsi="Arial" w:cs="Arial"/>
                <w:sz w:val="22"/>
                <w:szCs w:val="22"/>
              </w:rPr>
            </w:pPr>
            <w:r>
              <w:rPr>
                <w:rFonts w:ascii="Arial" w:hAnsi="Arial" w:cs="Arial"/>
                <w:sz w:val="22"/>
                <w:szCs w:val="22"/>
              </w:rPr>
              <w:t xml:space="preserve">In theory, Members of Parliament (MPs) act in the interest of their constituents as either delegates, who act as the mouth piece of the people from their electorate, or as trustees who act on what they believe is best for their constituents. </w:t>
            </w:r>
            <w:r w:rsidRPr="002B6FBC">
              <w:rPr>
                <w:rFonts w:ascii="Arial" w:hAnsi="Arial" w:cs="Arial"/>
                <w:sz w:val="22"/>
                <w:szCs w:val="22"/>
              </w:rPr>
              <w:t xml:space="preserve">Theoretically, Senators were intended to act as delegates or trustees of their States.  </w:t>
            </w:r>
          </w:p>
          <w:p w14:paraId="1213D4FE" w14:textId="0E13300E" w:rsidR="00D75F01" w:rsidRDefault="009F7C2E" w:rsidP="009F7C2E">
            <w:pPr>
              <w:pStyle w:val="ListParagraph"/>
              <w:numPr>
                <w:ilvl w:val="0"/>
                <w:numId w:val="14"/>
              </w:numPr>
              <w:ind w:left="360"/>
              <w:contextualSpacing/>
              <w:rPr>
                <w:rFonts w:ascii="Arial" w:hAnsi="Arial" w:cs="Arial"/>
                <w:sz w:val="22"/>
                <w:szCs w:val="22"/>
              </w:rPr>
            </w:pPr>
            <w:r>
              <w:rPr>
                <w:rFonts w:ascii="Arial" w:hAnsi="Arial" w:cs="Arial"/>
                <w:sz w:val="22"/>
                <w:szCs w:val="22"/>
              </w:rPr>
              <w:t xml:space="preserve">However, </w:t>
            </w:r>
            <w:r w:rsidR="002B6FBC">
              <w:rPr>
                <w:rFonts w:ascii="Arial" w:hAnsi="Arial" w:cs="Arial"/>
                <w:sz w:val="22"/>
                <w:szCs w:val="22"/>
              </w:rPr>
              <w:t xml:space="preserve">in practice </w:t>
            </w:r>
            <w:r>
              <w:rPr>
                <w:rFonts w:ascii="Arial" w:hAnsi="Arial" w:cs="Arial"/>
                <w:sz w:val="22"/>
                <w:szCs w:val="22"/>
              </w:rPr>
              <w:t>MPs generally vote on party lines and not as either a delegate or trustee of the constituents.</w:t>
            </w:r>
          </w:p>
          <w:p w14:paraId="3BBC0429" w14:textId="71926DDB" w:rsidR="00D75F01" w:rsidRDefault="00D75F01" w:rsidP="00D75F01">
            <w:pPr>
              <w:pStyle w:val="ListParagraph"/>
              <w:numPr>
                <w:ilvl w:val="1"/>
                <w:numId w:val="14"/>
              </w:numPr>
              <w:contextualSpacing/>
              <w:rPr>
                <w:rFonts w:ascii="Arial" w:hAnsi="Arial" w:cs="Arial"/>
                <w:sz w:val="22"/>
                <w:szCs w:val="22"/>
              </w:rPr>
            </w:pPr>
            <w:r>
              <w:rPr>
                <w:rFonts w:ascii="Arial" w:hAnsi="Arial" w:cs="Arial"/>
                <w:sz w:val="22"/>
                <w:szCs w:val="22"/>
              </w:rPr>
              <w:t xml:space="preserve">For example, in September 2018 the </w:t>
            </w:r>
            <w:ins w:id="54" w:author="Haylie Pepper" w:date="2022-06-08T17:32:00Z">
              <w:r w:rsidR="002B6116">
                <w:rPr>
                  <w:rFonts w:ascii="Arial" w:hAnsi="Arial" w:cs="Arial"/>
                  <w:sz w:val="22"/>
                  <w:szCs w:val="22"/>
                </w:rPr>
                <w:t>g</w:t>
              </w:r>
            </w:ins>
            <w:del w:id="55" w:author="Haylie Pepper" w:date="2022-06-08T17:32:00Z">
              <w:r w:rsidDel="002B6116">
                <w:rPr>
                  <w:rFonts w:ascii="Arial" w:hAnsi="Arial" w:cs="Arial"/>
                  <w:sz w:val="22"/>
                  <w:szCs w:val="22"/>
                </w:rPr>
                <w:delText>G</w:delText>
              </w:r>
            </w:del>
            <w:r>
              <w:rPr>
                <w:rFonts w:ascii="Arial" w:hAnsi="Arial" w:cs="Arial"/>
                <w:sz w:val="22"/>
                <w:szCs w:val="22"/>
              </w:rPr>
              <w:t xml:space="preserve">overnment voted down a </w:t>
            </w:r>
            <w:del w:id="56" w:author="Haylie Pepper" w:date="2022-06-08T17:32:00Z">
              <w:r w:rsidDel="002B6116">
                <w:rPr>
                  <w:rFonts w:ascii="Arial" w:hAnsi="Arial" w:cs="Arial"/>
                  <w:sz w:val="22"/>
                  <w:szCs w:val="22"/>
                </w:rPr>
                <w:delText>B</w:delText>
              </w:r>
            </w:del>
            <w:ins w:id="57" w:author="Haylie Pepper" w:date="2022-06-08T17:32:00Z">
              <w:r w:rsidR="002B6116">
                <w:rPr>
                  <w:rFonts w:ascii="Arial" w:hAnsi="Arial" w:cs="Arial"/>
                  <w:sz w:val="22"/>
                  <w:szCs w:val="22"/>
                </w:rPr>
                <w:t>b</w:t>
              </w:r>
            </w:ins>
            <w:r>
              <w:rPr>
                <w:rFonts w:ascii="Arial" w:hAnsi="Arial" w:cs="Arial"/>
                <w:sz w:val="22"/>
                <w:szCs w:val="22"/>
              </w:rPr>
              <w:t>ill to ban Live Exports that had been passed in the Senate by</w:t>
            </w:r>
            <w:ins w:id="58" w:author="Haylie Pepper" w:date="2022-06-08T17:33:00Z">
              <w:r w:rsidR="002B6116">
                <w:rPr>
                  <w:rFonts w:ascii="Arial" w:hAnsi="Arial" w:cs="Arial"/>
                  <w:sz w:val="22"/>
                  <w:szCs w:val="22"/>
                </w:rPr>
                <w:t xml:space="preserve"> </w:t>
              </w:r>
            </w:ins>
            <w:del w:id="59" w:author="Haylie Pepper" w:date="2022-06-08T17:33:00Z">
              <w:r w:rsidDel="002B6116">
                <w:rPr>
                  <w:rFonts w:ascii="Arial" w:hAnsi="Arial" w:cs="Arial"/>
                  <w:sz w:val="22"/>
                  <w:szCs w:val="22"/>
                </w:rPr>
                <w:delText xml:space="preserve"> the</w:delText>
              </w:r>
            </w:del>
            <w:r>
              <w:rPr>
                <w:rFonts w:ascii="Arial" w:hAnsi="Arial" w:cs="Arial"/>
                <w:sz w:val="22"/>
                <w:szCs w:val="22"/>
              </w:rPr>
              <w:t xml:space="preserve"> Labor,</w:t>
            </w:r>
            <w:ins w:id="60" w:author="Haylie Pepper" w:date="2022-06-08T17:33:00Z">
              <w:r w:rsidR="002B6116">
                <w:rPr>
                  <w:rFonts w:ascii="Arial" w:hAnsi="Arial" w:cs="Arial"/>
                  <w:sz w:val="22"/>
                  <w:szCs w:val="22"/>
                </w:rPr>
                <w:t xml:space="preserve"> the</w:t>
              </w:r>
            </w:ins>
            <w:r>
              <w:rPr>
                <w:rFonts w:ascii="Arial" w:hAnsi="Arial" w:cs="Arial"/>
                <w:sz w:val="22"/>
                <w:szCs w:val="22"/>
              </w:rPr>
              <w:t xml:space="preserve"> Greens and Independents. Liberal MPs Sussan Ley and Sarah Henderson voted with the government despite both having previous</w:t>
            </w:r>
            <w:r w:rsidR="007E45F7">
              <w:rPr>
                <w:rFonts w:ascii="Arial" w:hAnsi="Arial" w:cs="Arial"/>
                <w:sz w:val="22"/>
                <w:szCs w:val="22"/>
              </w:rPr>
              <w:t>ly</w:t>
            </w:r>
            <w:r>
              <w:rPr>
                <w:rFonts w:ascii="Arial" w:hAnsi="Arial" w:cs="Arial"/>
                <w:sz w:val="22"/>
                <w:szCs w:val="22"/>
              </w:rPr>
              <w:t xml:space="preserve"> introduced similar private member bills </w:t>
            </w:r>
            <w:r w:rsidR="007E45F7">
              <w:rPr>
                <w:rFonts w:ascii="Arial" w:hAnsi="Arial" w:cs="Arial"/>
                <w:sz w:val="22"/>
                <w:szCs w:val="22"/>
              </w:rPr>
              <w:t xml:space="preserve">(PMB’s) </w:t>
            </w:r>
            <w:r>
              <w:rPr>
                <w:rFonts w:ascii="Arial" w:hAnsi="Arial" w:cs="Arial"/>
                <w:sz w:val="22"/>
                <w:szCs w:val="22"/>
              </w:rPr>
              <w:t>in the past.</w:t>
            </w:r>
          </w:p>
          <w:p w14:paraId="3CECC1C7" w14:textId="677DC075" w:rsidR="002B6FBC" w:rsidRPr="002B6FBC" w:rsidRDefault="00D75F01" w:rsidP="002B6FBC">
            <w:pPr>
              <w:pStyle w:val="ListParagraph"/>
              <w:numPr>
                <w:ilvl w:val="1"/>
                <w:numId w:val="14"/>
              </w:numPr>
              <w:contextualSpacing/>
              <w:rPr>
                <w:rFonts w:ascii="Arial" w:hAnsi="Arial" w:cs="Arial"/>
                <w:sz w:val="22"/>
                <w:szCs w:val="22"/>
              </w:rPr>
            </w:pPr>
            <w:r>
              <w:rPr>
                <w:rFonts w:ascii="Arial" w:hAnsi="Arial" w:cs="Arial"/>
                <w:sz w:val="22"/>
                <w:szCs w:val="22"/>
              </w:rPr>
              <w:t xml:space="preserve">Another example, can be seen in the way some MPs voted on Marriage Equality in ways that were inconsistent with how their </w:t>
            </w:r>
            <w:r w:rsidR="00377AE2">
              <w:rPr>
                <w:rFonts w:ascii="Arial" w:hAnsi="Arial" w:cs="Arial"/>
                <w:sz w:val="22"/>
                <w:szCs w:val="22"/>
              </w:rPr>
              <w:t>electorates</w:t>
            </w:r>
            <w:r>
              <w:rPr>
                <w:rFonts w:ascii="Arial" w:hAnsi="Arial" w:cs="Arial"/>
                <w:sz w:val="22"/>
                <w:szCs w:val="22"/>
              </w:rPr>
              <w:t xml:space="preserve"> voted in the </w:t>
            </w:r>
            <w:r w:rsidR="00377AE2">
              <w:rPr>
                <w:rFonts w:ascii="Arial" w:hAnsi="Arial" w:cs="Arial"/>
                <w:sz w:val="22"/>
                <w:szCs w:val="22"/>
              </w:rPr>
              <w:t>plebiscite</w:t>
            </w:r>
            <w:r>
              <w:rPr>
                <w:rFonts w:ascii="Arial" w:hAnsi="Arial" w:cs="Arial"/>
                <w:sz w:val="22"/>
                <w:szCs w:val="22"/>
              </w:rPr>
              <w:t>. Labor MP Jason Clare</w:t>
            </w:r>
            <w:r w:rsidR="002B6FBC">
              <w:rPr>
                <w:rFonts w:ascii="Arial" w:hAnsi="Arial" w:cs="Arial"/>
                <w:sz w:val="22"/>
                <w:szCs w:val="22"/>
              </w:rPr>
              <w:t xml:space="preserve"> voting in favour of Marriage Equality despite on</w:t>
            </w:r>
            <w:r w:rsidR="007E45F7">
              <w:rPr>
                <w:rFonts w:ascii="Arial" w:hAnsi="Arial" w:cs="Arial"/>
                <w:sz w:val="22"/>
                <w:szCs w:val="22"/>
              </w:rPr>
              <w:t>ly</w:t>
            </w:r>
            <w:r w:rsidR="002B6FBC">
              <w:rPr>
                <w:rFonts w:ascii="Arial" w:hAnsi="Arial" w:cs="Arial"/>
                <w:sz w:val="22"/>
                <w:szCs w:val="22"/>
              </w:rPr>
              <w:t xml:space="preserve"> 26.1% of his </w:t>
            </w:r>
            <w:r w:rsidR="00377AE2">
              <w:rPr>
                <w:rFonts w:ascii="Arial" w:hAnsi="Arial" w:cs="Arial"/>
                <w:sz w:val="22"/>
                <w:szCs w:val="22"/>
              </w:rPr>
              <w:t>electorate</w:t>
            </w:r>
            <w:r w:rsidR="002B6FBC">
              <w:rPr>
                <w:rFonts w:ascii="Arial" w:hAnsi="Arial" w:cs="Arial"/>
                <w:sz w:val="22"/>
                <w:szCs w:val="22"/>
              </w:rPr>
              <w:t xml:space="preserve"> supporting the </w:t>
            </w:r>
            <w:r w:rsidR="00377AE2">
              <w:rPr>
                <w:rFonts w:ascii="Arial" w:hAnsi="Arial" w:cs="Arial"/>
                <w:sz w:val="22"/>
                <w:szCs w:val="22"/>
              </w:rPr>
              <w:t>Plebiscite</w:t>
            </w:r>
            <w:r w:rsidR="00AB3A41">
              <w:rPr>
                <w:rFonts w:ascii="Arial" w:hAnsi="Arial" w:cs="Arial"/>
                <w:sz w:val="22"/>
                <w:szCs w:val="22"/>
              </w:rPr>
              <w:t xml:space="preserve">. </w:t>
            </w:r>
            <w:r w:rsidR="002B6FBC">
              <w:rPr>
                <w:rFonts w:ascii="Arial" w:hAnsi="Arial" w:cs="Arial"/>
                <w:sz w:val="22"/>
                <w:szCs w:val="22"/>
              </w:rPr>
              <w:t>Tony Abbott abstained from voting despite 75% of his electorate of Warringah voting in support of Marriage Equality.</w:t>
            </w:r>
          </w:p>
          <w:p w14:paraId="12502398" w14:textId="3D65C22A" w:rsidR="009F7C2E" w:rsidRDefault="009F7C2E" w:rsidP="009F7C2E">
            <w:pPr>
              <w:pStyle w:val="ListParagraph"/>
              <w:numPr>
                <w:ilvl w:val="0"/>
                <w:numId w:val="14"/>
              </w:numPr>
              <w:ind w:left="360"/>
              <w:contextualSpacing/>
              <w:rPr>
                <w:rFonts w:ascii="Arial" w:hAnsi="Arial" w:cs="Arial"/>
                <w:sz w:val="22"/>
                <w:szCs w:val="22"/>
              </w:rPr>
            </w:pPr>
            <w:r>
              <w:rPr>
                <w:rFonts w:ascii="Arial" w:hAnsi="Arial" w:cs="Arial"/>
                <w:sz w:val="22"/>
                <w:szCs w:val="22"/>
              </w:rPr>
              <w:t xml:space="preserve">During elections, people generally don’t vote for the personality of the individual candidate, but for the party whose policies most reflect their </w:t>
            </w:r>
            <w:r w:rsidR="007E45F7">
              <w:rPr>
                <w:rFonts w:ascii="Arial" w:hAnsi="Arial" w:cs="Arial"/>
                <w:sz w:val="22"/>
                <w:szCs w:val="22"/>
              </w:rPr>
              <w:t>‘</w:t>
            </w:r>
            <w:r>
              <w:rPr>
                <w:rFonts w:ascii="Arial" w:hAnsi="Arial" w:cs="Arial"/>
                <w:sz w:val="22"/>
                <w:szCs w:val="22"/>
              </w:rPr>
              <w:t>worldview</w:t>
            </w:r>
            <w:r w:rsidR="007E45F7">
              <w:rPr>
                <w:rFonts w:ascii="Arial" w:hAnsi="Arial" w:cs="Arial"/>
                <w:sz w:val="22"/>
                <w:szCs w:val="22"/>
              </w:rPr>
              <w:t>’</w:t>
            </w:r>
            <w:r w:rsidR="00D75F01">
              <w:rPr>
                <w:rFonts w:ascii="Arial" w:hAnsi="Arial" w:cs="Arial"/>
                <w:sz w:val="22"/>
                <w:szCs w:val="22"/>
              </w:rPr>
              <w:t xml:space="preserve"> or on the personality of the leader of the political party</w:t>
            </w:r>
            <w:r>
              <w:rPr>
                <w:rFonts w:ascii="Arial" w:hAnsi="Arial" w:cs="Arial"/>
                <w:sz w:val="22"/>
                <w:szCs w:val="22"/>
              </w:rPr>
              <w:t>. Voting in this way results in partisan representation</w:t>
            </w:r>
            <w:r w:rsidR="00D75F01">
              <w:rPr>
                <w:rFonts w:ascii="Arial" w:hAnsi="Arial" w:cs="Arial"/>
                <w:sz w:val="22"/>
                <w:szCs w:val="22"/>
              </w:rPr>
              <w:t xml:space="preserve"> rather than MPs representing their constituents. </w:t>
            </w:r>
          </w:p>
          <w:p w14:paraId="0546FE78" w14:textId="5E4D292A" w:rsidR="009F7C2E" w:rsidRDefault="009F7C2E" w:rsidP="002B6FBC">
            <w:pPr>
              <w:pStyle w:val="ListParagraph"/>
              <w:numPr>
                <w:ilvl w:val="1"/>
                <w:numId w:val="14"/>
              </w:numPr>
              <w:contextualSpacing/>
              <w:rPr>
                <w:rFonts w:ascii="Arial" w:hAnsi="Arial" w:cs="Arial"/>
                <w:sz w:val="22"/>
                <w:szCs w:val="22"/>
              </w:rPr>
            </w:pPr>
            <w:r>
              <w:rPr>
                <w:rFonts w:ascii="Arial" w:hAnsi="Arial" w:cs="Arial"/>
                <w:sz w:val="22"/>
                <w:szCs w:val="22"/>
              </w:rPr>
              <w:t xml:space="preserve">Independents like Zali </w:t>
            </w:r>
            <w:proofErr w:type="spellStart"/>
            <w:r>
              <w:rPr>
                <w:rFonts w:ascii="Arial" w:hAnsi="Arial" w:cs="Arial"/>
                <w:sz w:val="22"/>
                <w:szCs w:val="22"/>
              </w:rPr>
              <w:t>Steggall</w:t>
            </w:r>
            <w:proofErr w:type="spellEnd"/>
            <w:r>
              <w:rPr>
                <w:rFonts w:ascii="Arial" w:hAnsi="Arial" w:cs="Arial"/>
                <w:sz w:val="22"/>
                <w:szCs w:val="22"/>
              </w:rPr>
              <w:t xml:space="preserve">, who </w:t>
            </w:r>
            <w:r w:rsidR="009366A3">
              <w:rPr>
                <w:rFonts w:ascii="Arial" w:hAnsi="Arial" w:cs="Arial"/>
                <w:sz w:val="22"/>
                <w:szCs w:val="22"/>
              </w:rPr>
              <w:t xml:space="preserve">won </w:t>
            </w:r>
            <w:r>
              <w:rPr>
                <w:rFonts w:ascii="Arial" w:hAnsi="Arial" w:cs="Arial"/>
                <w:sz w:val="22"/>
                <w:szCs w:val="22"/>
              </w:rPr>
              <w:t>the seat of Warringah from Liberal</w:t>
            </w:r>
            <w:r w:rsidR="00D75F01">
              <w:rPr>
                <w:rFonts w:ascii="Arial" w:hAnsi="Arial" w:cs="Arial"/>
                <w:sz w:val="22"/>
                <w:szCs w:val="22"/>
              </w:rPr>
              <w:t xml:space="preserve"> Tony Abbot, are an </w:t>
            </w:r>
            <w:r w:rsidR="00377AE2">
              <w:rPr>
                <w:rFonts w:ascii="Arial" w:hAnsi="Arial" w:cs="Arial"/>
                <w:sz w:val="22"/>
                <w:szCs w:val="22"/>
              </w:rPr>
              <w:t>exception</w:t>
            </w:r>
            <w:r w:rsidR="00D75F01">
              <w:rPr>
                <w:rFonts w:ascii="Arial" w:hAnsi="Arial" w:cs="Arial"/>
                <w:sz w:val="22"/>
                <w:szCs w:val="22"/>
              </w:rPr>
              <w:t xml:space="preserve"> to this. Steggall campaigned strongly on being from the northern Sydney beaches area and understanding the desires of the community.</w:t>
            </w:r>
          </w:p>
          <w:p w14:paraId="27A53BEF" w14:textId="70520E0B" w:rsidR="00D75F01" w:rsidRDefault="00DC242A" w:rsidP="002B6FBC">
            <w:pPr>
              <w:pStyle w:val="ListParagraph"/>
              <w:numPr>
                <w:ilvl w:val="0"/>
                <w:numId w:val="39"/>
              </w:numPr>
              <w:contextualSpacing/>
              <w:rPr>
                <w:rFonts w:ascii="Arial" w:hAnsi="Arial" w:cs="Arial"/>
                <w:sz w:val="22"/>
                <w:szCs w:val="22"/>
              </w:rPr>
            </w:pPr>
            <w:r>
              <w:rPr>
                <w:rFonts w:ascii="Arial" w:hAnsi="Arial" w:cs="Arial"/>
                <w:sz w:val="22"/>
                <w:szCs w:val="22"/>
              </w:rPr>
              <w:t xml:space="preserve">One possible example of MPs putting the concerns of their constituents before their party can be seen in </w:t>
            </w:r>
            <w:r w:rsidR="009366A3">
              <w:rPr>
                <w:rFonts w:ascii="Arial" w:hAnsi="Arial" w:cs="Arial"/>
                <w:sz w:val="22"/>
                <w:szCs w:val="22"/>
              </w:rPr>
              <w:t xml:space="preserve">the </w:t>
            </w:r>
            <w:r>
              <w:rPr>
                <w:rFonts w:ascii="Arial" w:hAnsi="Arial" w:cs="Arial"/>
                <w:sz w:val="22"/>
                <w:szCs w:val="22"/>
              </w:rPr>
              <w:t xml:space="preserve">debate on </w:t>
            </w:r>
            <w:r w:rsidR="009366A3">
              <w:rPr>
                <w:rFonts w:ascii="Arial" w:hAnsi="Arial" w:cs="Arial"/>
                <w:sz w:val="22"/>
                <w:szCs w:val="22"/>
              </w:rPr>
              <w:t xml:space="preserve">the </w:t>
            </w:r>
            <w:r>
              <w:rPr>
                <w:rFonts w:ascii="Arial" w:hAnsi="Arial" w:cs="Arial"/>
                <w:sz w:val="22"/>
                <w:szCs w:val="22"/>
              </w:rPr>
              <w:t xml:space="preserve">Religious Discrimination Bill in </w:t>
            </w:r>
            <w:r w:rsidR="00377AE2">
              <w:rPr>
                <w:rFonts w:ascii="Arial" w:hAnsi="Arial" w:cs="Arial"/>
                <w:sz w:val="22"/>
                <w:szCs w:val="22"/>
              </w:rPr>
              <w:t>February</w:t>
            </w:r>
            <w:r>
              <w:rPr>
                <w:rFonts w:ascii="Arial" w:hAnsi="Arial" w:cs="Arial"/>
                <w:sz w:val="22"/>
                <w:szCs w:val="22"/>
              </w:rPr>
              <w:t xml:space="preserve"> 2022. </w:t>
            </w:r>
            <w:r w:rsidR="009366A3">
              <w:rPr>
                <w:rFonts w:ascii="Arial" w:hAnsi="Arial" w:cs="Arial"/>
                <w:sz w:val="22"/>
                <w:szCs w:val="22"/>
              </w:rPr>
              <w:t>F</w:t>
            </w:r>
            <w:r>
              <w:rPr>
                <w:rFonts w:ascii="Arial" w:hAnsi="Arial" w:cs="Arial"/>
                <w:sz w:val="22"/>
                <w:szCs w:val="22"/>
              </w:rPr>
              <w:t>ive Liberal MPs</w:t>
            </w:r>
            <w:r w:rsidR="009366A3">
              <w:rPr>
                <w:rFonts w:ascii="Arial" w:hAnsi="Arial" w:cs="Arial"/>
                <w:sz w:val="22"/>
                <w:szCs w:val="22"/>
              </w:rPr>
              <w:t xml:space="preserve"> including </w:t>
            </w:r>
            <w:r>
              <w:rPr>
                <w:rFonts w:ascii="Arial" w:hAnsi="Arial" w:cs="Arial"/>
                <w:sz w:val="22"/>
                <w:szCs w:val="22"/>
              </w:rPr>
              <w:t xml:space="preserve">Trent Zimmerman, </w:t>
            </w:r>
            <w:r w:rsidR="00377AE2">
              <w:rPr>
                <w:rFonts w:ascii="Arial" w:hAnsi="Arial" w:cs="Arial"/>
                <w:sz w:val="22"/>
                <w:szCs w:val="22"/>
              </w:rPr>
              <w:t>Fiona</w:t>
            </w:r>
            <w:r>
              <w:rPr>
                <w:rFonts w:ascii="Arial" w:hAnsi="Arial" w:cs="Arial"/>
                <w:sz w:val="22"/>
                <w:szCs w:val="22"/>
              </w:rPr>
              <w:t xml:space="preserve"> Martin, Katie Allen, Dave Sharma and Bridget Archer, crossed the floor to vote with Labor in support of crossbench amendments to extend protections against discrimination to transgender students by religious schools. </w:t>
            </w:r>
            <w:r w:rsidR="00AB3A41">
              <w:rPr>
                <w:rFonts w:ascii="Arial" w:hAnsi="Arial" w:cs="Arial"/>
                <w:sz w:val="22"/>
                <w:szCs w:val="22"/>
              </w:rPr>
              <w:t xml:space="preserve">All of these Liberal MPs, with the </w:t>
            </w:r>
            <w:r w:rsidR="00377AE2">
              <w:rPr>
                <w:rFonts w:ascii="Arial" w:hAnsi="Arial" w:cs="Arial"/>
                <w:sz w:val="22"/>
                <w:szCs w:val="22"/>
              </w:rPr>
              <w:t>exception</w:t>
            </w:r>
            <w:r w:rsidR="00AB3A41">
              <w:rPr>
                <w:rFonts w:ascii="Arial" w:hAnsi="Arial" w:cs="Arial"/>
                <w:sz w:val="22"/>
                <w:szCs w:val="22"/>
              </w:rPr>
              <w:t xml:space="preserve"> of Archer, c</w:t>
            </w:r>
            <w:r w:rsidR="009366A3">
              <w:rPr>
                <w:rFonts w:ascii="Arial" w:hAnsi="Arial" w:cs="Arial"/>
                <w:sz w:val="22"/>
                <w:szCs w:val="22"/>
              </w:rPr>
              <w:t>a</w:t>
            </w:r>
            <w:r w:rsidR="00AB3A41">
              <w:rPr>
                <w:rFonts w:ascii="Arial" w:hAnsi="Arial" w:cs="Arial"/>
                <w:sz w:val="22"/>
                <w:szCs w:val="22"/>
              </w:rPr>
              <w:t xml:space="preserve">me from inner Sydney or Melbourne seats. </w:t>
            </w:r>
            <w:r>
              <w:rPr>
                <w:rFonts w:ascii="Arial" w:hAnsi="Arial" w:cs="Arial"/>
                <w:sz w:val="22"/>
                <w:szCs w:val="22"/>
              </w:rPr>
              <w:t xml:space="preserve">These moderate liberals </w:t>
            </w:r>
            <w:r w:rsidR="009366A3">
              <w:rPr>
                <w:rFonts w:ascii="Arial" w:hAnsi="Arial" w:cs="Arial"/>
                <w:sz w:val="22"/>
                <w:szCs w:val="22"/>
              </w:rPr>
              <w:t xml:space="preserve">could have </w:t>
            </w:r>
            <w:r>
              <w:rPr>
                <w:rFonts w:ascii="Arial" w:hAnsi="Arial" w:cs="Arial"/>
                <w:sz w:val="22"/>
                <w:szCs w:val="22"/>
              </w:rPr>
              <w:t>be</w:t>
            </w:r>
            <w:r w:rsidR="009366A3">
              <w:rPr>
                <w:rFonts w:ascii="Arial" w:hAnsi="Arial" w:cs="Arial"/>
                <w:sz w:val="22"/>
                <w:szCs w:val="22"/>
              </w:rPr>
              <w:t>en</w:t>
            </w:r>
            <w:r>
              <w:rPr>
                <w:rFonts w:ascii="Arial" w:hAnsi="Arial" w:cs="Arial"/>
                <w:sz w:val="22"/>
                <w:szCs w:val="22"/>
              </w:rPr>
              <w:t xml:space="preserve"> responding to concerns about challenges from </w:t>
            </w:r>
            <w:r w:rsidR="00377AE2">
              <w:rPr>
                <w:rFonts w:ascii="Arial" w:hAnsi="Arial" w:cs="Arial"/>
                <w:sz w:val="22"/>
                <w:szCs w:val="22"/>
              </w:rPr>
              <w:t>socially</w:t>
            </w:r>
            <w:r>
              <w:rPr>
                <w:rFonts w:ascii="Arial" w:hAnsi="Arial" w:cs="Arial"/>
                <w:sz w:val="22"/>
                <w:szCs w:val="22"/>
              </w:rPr>
              <w:t xml:space="preserve"> progressive independents </w:t>
            </w:r>
            <w:r w:rsidR="009366A3">
              <w:rPr>
                <w:rFonts w:ascii="Arial" w:hAnsi="Arial" w:cs="Arial"/>
                <w:sz w:val="22"/>
                <w:szCs w:val="22"/>
              </w:rPr>
              <w:t xml:space="preserve">in </w:t>
            </w:r>
            <w:r>
              <w:rPr>
                <w:rFonts w:ascii="Arial" w:hAnsi="Arial" w:cs="Arial"/>
                <w:sz w:val="22"/>
                <w:szCs w:val="22"/>
              </w:rPr>
              <w:t xml:space="preserve">the </w:t>
            </w:r>
            <w:r w:rsidR="009366A3">
              <w:rPr>
                <w:rFonts w:ascii="Arial" w:hAnsi="Arial" w:cs="Arial"/>
                <w:sz w:val="22"/>
                <w:szCs w:val="22"/>
              </w:rPr>
              <w:t xml:space="preserve">lead up to the federal </w:t>
            </w:r>
            <w:r w:rsidR="00AB3A41">
              <w:rPr>
                <w:rFonts w:ascii="Arial" w:hAnsi="Arial" w:cs="Arial"/>
                <w:sz w:val="22"/>
                <w:szCs w:val="22"/>
              </w:rPr>
              <w:t>election</w:t>
            </w:r>
            <w:r w:rsidR="009366A3">
              <w:rPr>
                <w:rFonts w:ascii="Arial" w:hAnsi="Arial" w:cs="Arial"/>
                <w:sz w:val="22"/>
                <w:szCs w:val="22"/>
              </w:rPr>
              <w:t xml:space="preserve"> in May 2022</w:t>
            </w:r>
            <w:r w:rsidR="00AB3A41">
              <w:rPr>
                <w:rFonts w:ascii="Arial" w:hAnsi="Arial" w:cs="Arial"/>
                <w:sz w:val="22"/>
                <w:szCs w:val="22"/>
              </w:rPr>
              <w:t>.</w:t>
            </w:r>
          </w:p>
          <w:p w14:paraId="4F23A198" w14:textId="6A559786" w:rsidR="009A18EE" w:rsidRPr="0038798A" w:rsidRDefault="009A18EE" w:rsidP="0038798A">
            <w:pPr>
              <w:contextualSpacing/>
              <w:rPr>
                <w:rFonts w:ascii="Arial" w:hAnsi="Arial" w:cs="Arial"/>
                <w:sz w:val="22"/>
                <w:szCs w:val="22"/>
              </w:rPr>
            </w:pPr>
          </w:p>
        </w:tc>
      </w:tr>
    </w:tbl>
    <w:p w14:paraId="53657336" w14:textId="77691135" w:rsidR="003C38E6" w:rsidRDefault="003C38E6" w:rsidP="0038798A">
      <w:pPr>
        <w:tabs>
          <w:tab w:val="right" w:pos="9360"/>
        </w:tabs>
        <w:rPr>
          <w:rFonts w:ascii="Arial" w:hAnsi="Arial" w:cs="Arial"/>
          <w:b/>
          <w:sz w:val="22"/>
          <w:szCs w:val="22"/>
        </w:rPr>
      </w:pPr>
      <w:r w:rsidRPr="00443865">
        <w:rPr>
          <w:rFonts w:ascii="Arial" w:hAnsi="Arial" w:cs="Arial"/>
          <w:b/>
          <w:sz w:val="22"/>
          <w:szCs w:val="22"/>
        </w:rPr>
        <w:lastRenderedPageBreak/>
        <w:t>Question 3</w:t>
      </w:r>
      <w:r w:rsidR="00ED25F3">
        <w:rPr>
          <w:rFonts w:ascii="Arial" w:hAnsi="Arial" w:cs="Arial"/>
          <w:b/>
          <w:sz w:val="22"/>
          <w:szCs w:val="22"/>
        </w:rPr>
        <w:tab/>
      </w:r>
      <w:r w:rsidR="002A48DA">
        <w:rPr>
          <w:rFonts w:ascii="Arial" w:hAnsi="Arial" w:cs="Arial"/>
          <w:b/>
          <w:sz w:val="22"/>
          <w:szCs w:val="22"/>
        </w:rPr>
        <w:t>(10 marks)</w:t>
      </w:r>
    </w:p>
    <w:p w14:paraId="6D7BF31D" w14:textId="77777777" w:rsidR="00D92BE3" w:rsidRPr="00443865" w:rsidRDefault="00D92BE3" w:rsidP="00ED25F3">
      <w:pPr>
        <w:tabs>
          <w:tab w:val="right" w:pos="9360"/>
        </w:tabs>
        <w:ind w:left="720" w:hanging="720"/>
        <w:rPr>
          <w:rFonts w:ascii="Arial" w:hAnsi="Arial" w:cs="Arial"/>
          <w:b/>
          <w:sz w:val="22"/>
          <w:szCs w:val="22"/>
        </w:rPr>
      </w:pPr>
    </w:p>
    <w:p w14:paraId="0B2AC277" w14:textId="38E9A6EB" w:rsidR="00D92BE3" w:rsidRDefault="0038798A" w:rsidP="00D92BE3">
      <w:pPr>
        <w:pStyle w:val="ListParagraph"/>
        <w:numPr>
          <w:ilvl w:val="0"/>
          <w:numId w:val="5"/>
        </w:numPr>
        <w:tabs>
          <w:tab w:val="left" w:pos="0"/>
          <w:tab w:val="left" w:pos="720"/>
          <w:tab w:val="right" w:pos="9360"/>
        </w:tabs>
        <w:rPr>
          <w:rFonts w:ascii="Arial" w:hAnsi="Arial" w:cs="Arial"/>
          <w:sz w:val="22"/>
          <w:szCs w:val="22"/>
        </w:rPr>
      </w:pPr>
      <w:r w:rsidRPr="008012FC">
        <w:rPr>
          <w:rFonts w:ascii="Arial" w:hAnsi="Arial" w:cs="Arial"/>
          <w:color w:val="000000"/>
          <w:sz w:val="22"/>
          <w:szCs w:val="22"/>
          <w:lang w:val="en-GB" w:eastAsia="en-AU"/>
        </w:rPr>
        <w:t>Outline the process of appointing the Queen’s representative in the Commonwealth of Australia.</w:t>
      </w:r>
      <w:r w:rsidR="00D92BE3">
        <w:rPr>
          <w:rFonts w:ascii="Arial" w:hAnsi="Arial" w:cs="Arial"/>
          <w:sz w:val="22"/>
          <w:szCs w:val="22"/>
        </w:rPr>
        <w:tab/>
        <w:t xml:space="preserve">(2 marks)       </w:t>
      </w:r>
    </w:p>
    <w:p w14:paraId="02730482" w14:textId="77777777" w:rsidR="00D92BE3" w:rsidRDefault="00D92BE3" w:rsidP="00D92BE3">
      <w:pPr>
        <w:tabs>
          <w:tab w:val="left" w:pos="0"/>
          <w:tab w:val="left" w:pos="720"/>
          <w:tab w:val="right" w:pos="9360"/>
        </w:tabs>
        <w:rPr>
          <w:rFonts w:ascii="Arial" w:hAnsi="Arial" w:cs="Arial"/>
          <w:sz w:val="22"/>
          <w:szCs w:val="22"/>
        </w:rPr>
      </w:pPr>
    </w:p>
    <w:tbl>
      <w:tblPr>
        <w:tblStyle w:val="TableGrid"/>
        <w:tblW w:w="0" w:type="auto"/>
        <w:tblInd w:w="856" w:type="dxa"/>
        <w:tblLook w:val="04A0" w:firstRow="1" w:lastRow="0" w:firstColumn="1" w:lastColumn="0" w:noHBand="0" w:noVBand="1"/>
      </w:tblPr>
      <w:tblGrid>
        <w:gridCol w:w="7529"/>
        <w:gridCol w:w="919"/>
      </w:tblGrid>
      <w:tr w:rsidR="00D92BE3" w14:paraId="42E04D01" w14:textId="77777777" w:rsidTr="00B336E9">
        <w:tc>
          <w:tcPr>
            <w:tcW w:w="7532" w:type="dxa"/>
            <w:tcBorders>
              <w:top w:val="single" w:sz="4" w:space="0" w:color="auto"/>
              <w:left w:val="single" w:sz="4" w:space="0" w:color="auto"/>
              <w:bottom w:val="single" w:sz="4" w:space="0" w:color="auto"/>
              <w:right w:val="single" w:sz="4" w:space="0" w:color="auto"/>
            </w:tcBorders>
            <w:hideMark/>
          </w:tcPr>
          <w:p w14:paraId="1180A853" w14:textId="77777777" w:rsidR="00D92BE3" w:rsidRDefault="00D92BE3" w:rsidP="00B336E9">
            <w:pPr>
              <w:tabs>
                <w:tab w:val="left" w:pos="720"/>
                <w:tab w:val="right" w:pos="9360"/>
              </w:tabs>
              <w:rPr>
                <w:rFonts w:ascii="Arial" w:hAnsi="Arial" w:cs="Arial"/>
                <w:b/>
                <w:sz w:val="22"/>
                <w:szCs w:val="22"/>
                <w:lang w:eastAsia="en-GB"/>
              </w:rPr>
            </w:pPr>
            <w:r>
              <w:rPr>
                <w:rFonts w:ascii="Arial" w:hAnsi="Arial" w:cs="Arial"/>
                <w:b/>
                <w:sz w:val="22"/>
                <w:szCs w:val="22"/>
              </w:rPr>
              <w:t>Description</w:t>
            </w:r>
          </w:p>
        </w:tc>
        <w:tc>
          <w:tcPr>
            <w:tcW w:w="919" w:type="dxa"/>
            <w:tcBorders>
              <w:top w:val="single" w:sz="4" w:space="0" w:color="auto"/>
              <w:left w:val="single" w:sz="4" w:space="0" w:color="auto"/>
              <w:bottom w:val="single" w:sz="4" w:space="0" w:color="auto"/>
              <w:right w:val="single" w:sz="4" w:space="0" w:color="auto"/>
            </w:tcBorders>
            <w:hideMark/>
          </w:tcPr>
          <w:p w14:paraId="0FC63B5E" w14:textId="77777777" w:rsidR="00D92BE3" w:rsidRDefault="00D92BE3" w:rsidP="00B336E9">
            <w:pPr>
              <w:tabs>
                <w:tab w:val="left" w:pos="720"/>
                <w:tab w:val="right" w:pos="9360"/>
              </w:tabs>
              <w:rPr>
                <w:rFonts w:ascii="Arial" w:hAnsi="Arial" w:cs="Arial"/>
                <w:b/>
                <w:sz w:val="22"/>
                <w:szCs w:val="22"/>
              </w:rPr>
            </w:pPr>
            <w:r>
              <w:rPr>
                <w:rFonts w:ascii="Arial" w:hAnsi="Arial" w:cs="Arial"/>
                <w:b/>
                <w:sz w:val="22"/>
                <w:szCs w:val="22"/>
              </w:rPr>
              <w:t>Marks</w:t>
            </w:r>
          </w:p>
        </w:tc>
      </w:tr>
      <w:tr w:rsidR="00D92BE3" w14:paraId="7DC08DE0" w14:textId="77777777" w:rsidTr="00B336E9">
        <w:tc>
          <w:tcPr>
            <w:tcW w:w="7532" w:type="dxa"/>
            <w:tcBorders>
              <w:top w:val="single" w:sz="4" w:space="0" w:color="auto"/>
              <w:left w:val="single" w:sz="4" w:space="0" w:color="auto"/>
              <w:bottom w:val="single" w:sz="4" w:space="0" w:color="auto"/>
              <w:right w:val="single" w:sz="4" w:space="0" w:color="auto"/>
            </w:tcBorders>
            <w:hideMark/>
          </w:tcPr>
          <w:p w14:paraId="31F7009F" w14:textId="1C2EE016" w:rsidR="00D92BE3" w:rsidRDefault="00D92BE3" w:rsidP="00B336E9">
            <w:pPr>
              <w:tabs>
                <w:tab w:val="left" w:pos="720"/>
                <w:tab w:val="right" w:pos="9360"/>
              </w:tabs>
              <w:rPr>
                <w:rFonts w:ascii="Arial" w:hAnsi="Arial" w:cs="Arial"/>
                <w:sz w:val="22"/>
                <w:szCs w:val="22"/>
              </w:rPr>
            </w:pPr>
            <w:r>
              <w:rPr>
                <w:rFonts w:ascii="Arial" w:hAnsi="Arial" w:cs="Arial"/>
                <w:sz w:val="22"/>
                <w:szCs w:val="22"/>
              </w:rPr>
              <w:t xml:space="preserve">Outlines the </w:t>
            </w:r>
            <w:r w:rsidR="0038798A" w:rsidRPr="008012FC">
              <w:rPr>
                <w:rFonts w:ascii="Arial" w:hAnsi="Arial" w:cs="Arial"/>
                <w:color w:val="000000"/>
                <w:sz w:val="22"/>
                <w:szCs w:val="22"/>
                <w:lang w:val="en-GB" w:eastAsia="en-AU"/>
              </w:rPr>
              <w:t>process of appointing the Queen’s representative in the Commonwealth of Australia</w:t>
            </w:r>
          </w:p>
        </w:tc>
        <w:tc>
          <w:tcPr>
            <w:tcW w:w="919" w:type="dxa"/>
            <w:tcBorders>
              <w:top w:val="single" w:sz="4" w:space="0" w:color="auto"/>
              <w:left w:val="single" w:sz="4" w:space="0" w:color="auto"/>
              <w:bottom w:val="single" w:sz="4" w:space="0" w:color="auto"/>
              <w:right w:val="single" w:sz="4" w:space="0" w:color="auto"/>
            </w:tcBorders>
            <w:hideMark/>
          </w:tcPr>
          <w:p w14:paraId="6BDFA4C2"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2</w:t>
            </w:r>
          </w:p>
        </w:tc>
      </w:tr>
      <w:tr w:rsidR="00D92BE3" w14:paraId="12E999C2" w14:textId="77777777" w:rsidTr="00B336E9">
        <w:tc>
          <w:tcPr>
            <w:tcW w:w="7532" w:type="dxa"/>
            <w:tcBorders>
              <w:top w:val="single" w:sz="4" w:space="0" w:color="auto"/>
              <w:left w:val="single" w:sz="4" w:space="0" w:color="auto"/>
              <w:bottom w:val="single" w:sz="4" w:space="0" w:color="auto"/>
              <w:right w:val="single" w:sz="4" w:space="0" w:color="auto"/>
            </w:tcBorders>
            <w:hideMark/>
          </w:tcPr>
          <w:p w14:paraId="5F0FBDB0" w14:textId="4D577B1E" w:rsidR="00D92BE3" w:rsidRDefault="00D92BE3" w:rsidP="00B336E9">
            <w:pPr>
              <w:tabs>
                <w:tab w:val="left" w:pos="720"/>
                <w:tab w:val="right" w:pos="9360"/>
              </w:tabs>
              <w:rPr>
                <w:rFonts w:ascii="Arial" w:hAnsi="Arial" w:cs="Arial"/>
                <w:sz w:val="22"/>
                <w:szCs w:val="22"/>
              </w:rPr>
            </w:pPr>
            <w:r>
              <w:rPr>
                <w:rFonts w:ascii="Arial" w:hAnsi="Arial" w:cs="Arial"/>
                <w:sz w:val="22"/>
                <w:szCs w:val="22"/>
              </w:rPr>
              <w:t xml:space="preserve">Makes a general statement about </w:t>
            </w:r>
            <w:r w:rsidR="0038798A">
              <w:rPr>
                <w:rFonts w:ascii="Arial" w:hAnsi="Arial" w:cs="Arial"/>
                <w:sz w:val="22"/>
                <w:szCs w:val="22"/>
              </w:rPr>
              <w:t xml:space="preserve">the </w:t>
            </w:r>
            <w:r w:rsidR="0038798A" w:rsidRPr="008012FC">
              <w:rPr>
                <w:rFonts w:ascii="Arial" w:hAnsi="Arial" w:cs="Arial"/>
                <w:color w:val="000000"/>
                <w:sz w:val="22"/>
                <w:szCs w:val="22"/>
                <w:lang w:val="en-GB" w:eastAsia="en-AU"/>
              </w:rPr>
              <w:t>process of appointing the Queen’s representative in the Commonwealth of Australia</w:t>
            </w:r>
          </w:p>
        </w:tc>
        <w:tc>
          <w:tcPr>
            <w:tcW w:w="919" w:type="dxa"/>
            <w:tcBorders>
              <w:top w:val="single" w:sz="4" w:space="0" w:color="auto"/>
              <w:left w:val="single" w:sz="4" w:space="0" w:color="auto"/>
              <w:bottom w:val="single" w:sz="4" w:space="0" w:color="auto"/>
              <w:right w:val="single" w:sz="4" w:space="0" w:color="auto"/>
            </w:tcBorders>
            <w:hideMark/>
          </w:tcPr>
          <w:p w14:paraId="79ECF7C1"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1</w:t>
            </w:r>
          </w:p>
        </w:tc>
      </w:tr>
      <w:tr w:rsidR="00D92BE3" w14:paraId="7ACFE742" w14:textId="77777777" w:rsidTr="00B336E9">
        <w:tc>
          <w:tcPr>
            <w:tcW w:w="7532" w:type="dxa"/>
            <w:tcBorders>
              <w:top w:val="single" w:sz="4" w:space="0" w:color="auto"/>
              <w:left w:val="single" w:sz="4" w:space="0" w:color="auto"/>
              <w:bottom w:val="single" w:sz="4" w:space="0" w:color="auto"/>
              <w:right w:val="single" w:sz="4" w:space="0" w:color="auto"/>
            </w:tcBorders>
            <w:hideMark/>
          </w:tcPr>
          <w:p w14:paraId="26BC57A8" w14:textId="77777777" w:rsidR="00D92BE3" w:rsidRDefault="00D92BE3" w:rsidP="00B336E9">
            <w:pPr>
              <w:tabs>
                <w:tab w:val="left" w:pos="720"/>
                <w:tab w:val="right" w:pos="9360"/>
              </w:tabs>
              <w:jc w:val="right"/>
              <w:rPr>
                <w:rFonts w:ascii="Arial" w:hAnsi="Arial" w:cs="Arial"/>
                <w:b/>
                <w:sz w:val="22"/>
                <w:szCs w:val="22"/>
              </w:rPr>
            </w:pPr>
            <w:r>
              <w:rPr>
                <w:rFonts w:ascii="Arial" w:hAnsi="Arial" w:cs="Arial"/>
                <w:b/>
                <w:sz w:val="22"/>
                <w:szCs w:val="22"/>
              </w:rPr>
              <w:t>Total</w:t>
            </w:r>
          </w:p>
        </w:tc>
        <w:tc>
          <w:tcPr>
            <w:tcW w:w="919" w:type="dxa"/>
            <w:tcBorders>
              <w:top w:val="single" w:sz="4" w:space="0" w:color="auto"/>
              <w:left w:val="single" w:sz="4" w:space="0" w:color="auto"/>
              <w:bottom w:val="single" w:sz="4" w:space="0" w:color="auto"/>
              <w:right w:val="single" w:sz="4" w:space="0" w:color="auto"/>
            </w:tcBorders>
            <w:hideMark/>
          </w:tcPr>
          <w:p w14:paraId="227B9A01" w14:textId="77777777" w:rsidR="00D92BE3" w:rsidRDefault="00D92BE3" w:rsidP="00B336E9">
            <w:pPr>
              <w:tabs>
                <w:tab w:val="left" w:pos="720"/>
                <w:tab w:val="right" w:pos="9360"/>
              </w:tabs>
              <w:jc w:val="center"/>
              <w:rPr>
                <w:rFonts w:ascii="Arial" w:hAnsi="Arial" w:cs="Arial"/>
                <w:b/>
                <w:sz w:val="22"/>
                <w:szCs w:val="22"/>
              </w:rPr>
            </w:pPr>
            <w:r>
              <w:rPr>
                <w:rFonts w:ascii="Arial" w:hAnsi="Arial" w:cs="Arial"/>
                <w:b/>
                <w:sz w:val="22"/>
                <w:szCs w:val="22"/>
              </w:rPr>
              <w:t>2</w:t>
            </w:r>
          </w:p>
        </w:tc>
      </w:tr>
      <w:tr w:rsidR="00D92BE3" w14:paraId="4EC336CE" w14:textId="77777777" w:rsidTr="00B336E9">
        <w:tc>
          <w:tcPr>
            <w:tcW w:w="8451" w:type="dxa"/>
            <w:gridSpan w:val="2"/>
            <w:tcBorders>
              <w:top w:val="single" w:sz="4" w:space="0" w:color="auto"/>
              <w:left w:val="single" w:sz="4" w:space="0" w:color="auto"/>
              <w:bottom w:val="single" w:sz="4" w:space="0" w:color="auto"/>
              <w:right w:val="single" w:sz="4" w:space="0" w:color="auto"/>
            </w:tcBorders>
            <w:hideMark/>
          </w:tcPr>
          <w:p w14:paraId="14E7D972" w14:textId="77777777" w:rsidR="00D92BE3" w:rsidRDefault="00D92BE3" w:rsidP="00B336E9">
            <w:pPr>
              <w:tabs>
                <w:tab w:val="left" w:pos="720"/>
                <w:tab w:val="right" w:pos="9360"/>
              </w:tabs>
              <w:rPr>
                <w:rFonts w:ascii="Arial" w:hAnsi="Arial" w:cs="Arial"/>
                <w:b/>
                <w:sz w:val="22"/>
                <w:szCs w:val="22"/>
              </w:rPr>
            </w:pPr>
            <w:r>
              <w:rPr>
                <w:rFonts w:ascii="Arial" w:hAnsi="Arial" w:cs="Arial"/>
                <w:b/>
                <w:sz w:val="22"/>
                <w:szCs w:val="22"/>
              </w:rPr>
              <w:t>Answers could include, but are not limited to:</w:t>
            </w:r>
          </w:p>
          <w:p w14:paraId="1D8DB7AB" w14:textId="3D6CE67E" w:rsidR="00D92BE3" w:rsidRDefault="0038798A" w:rsidP="00D92BE3">
            <w:pPr>
              <w:pStyle w:val="ListParagraph"/>
              <w:numPr>
                <w:ilvl w:val="0"/>
                <w:numId w:val="17"/>
              </w:numPr>
              <w:tabs>
                <w:tab w:val="left" w:pos="720"/>
                <w:tab w:val="right" w:pos="9360"/>
              </w:tabs>
              <w:contextualSpacing/>
              <w:rPr>
                <w:rFonts w:ascii="Arial" w:hAnsi="Arial" w:cs="Arial"/>
                <w:bCs/>
                <w:sz w:val="22"/>
                <w:szCs w:val="22"/>
              </w:rPr>
            </w:pPr>
            <w:r>
              <w:rPr>
                <w:rFonts w:ascii="Arial" w:hAnsi="Arial" w:cs="Arial"/>
                <w:bCs/>
                <w:sz w:val="22"/>
                <w:szCs w:val="22"/>
              </w:rPr>
              <w:t>Section</w:t>
            </w:r>
            <w:r w:rsidR="00D92BE3">
              <w:rPr>
                <w:rFonts w:ascii="Arial" w:hAnsi="Arial" w:cs="Arial"/>
                <w:bCs/>
                <w:sz w:val="22"/>
                <w:szCs w:val="22"/>
              </w:rPr>
              <w:t xml:space="preserve"> 2</w:t>
            </w:r>
            <w:r>
              <w:rPr>
                <w:rFonts w:ascii="Arial" w:hAnsi="Arial" w:cs="Arial"/>
                <w:bCs/>
                <w:sz w:val="22"/>
                <w:szCs w:val="22"/>
              </w:rPr>
              <w:t xml:space="preserve"> of the Constitution </w:t>
            </w:r>
            <w:r w:rsidR="00D92BE3">
              <w:rPr>
                <w:rFonts w:ascii="Arial" w:hAnsi="Arial" w:cs="Arial"/>
                <w:bCs/>
                <w:sz w:val="22"/>
                <w:szCs w:val="22"/>
              </w:rPr>
              <w:t>provide</w:t>
            </w:r>
            <w:r>
              <w:rPr>
                <w:rFonts w:ascii="Arial" w:hAnsi="Arial" w:cs="Arial"/>
                <w:bCs/>
                <w:sz w:val="22"/>
                <w:szCs w:val="22"/>
              </w:rPr>
              <w:t>s</w:t>
            </w:r>
            <w:r w:rsidR="00D92BE3">
              <w:rPr>
                <w:rFonts w:ascii="Arial" w:hAnsi="Arial" w:cs="Arial"/>
                <w:bCs/>
                <w:sz w:val="22"/>
                <w:szCs w:val="22"/>
              </w:rPr>
              <w:t xml:space="preserve"> a mechanism for the appointment of </w:t>
            </w:r>
            <w:r w:rsidR="001C278E">
              <w:rPr>
                <w:rFonts w:ascii="Arial" w:hAnsi="Arial" w:cs="Arial"/>
                <w:bCs/>
                <w:sz w:val="22"/>
                <w:szCs w:val="22"/>
              </w:rPr>
              <w:t>the monarch’s r</w:t>
            </w:r>
            <w:r w:rsidR="00D92BE3">
              <w:rPr>
                <w:rFonts w:ascii="Arial" w:hAnsi="Arial" w:cs="Arial"/>
                <w:bCs/>
                <w:sz w:val="22"/>
                <w:szCs w:val="22"/>
              </w:rPr>
              <w:t>epresentative in Australia.</w:t>
            </w:r>
          </w:p>
          <w:p w14:paraId="60CBD903" w14:textId="07A9C41E" w:rsidR="00D92BE3" w:rsidRDefault="00D92BE3" w:rsidP="00D92BE3">
            <w:pPr>
              <w:pStyle w:val="ListParagraph"/>
              <w:numPr>
                <w:ilvl w:val="0"/>
                <w:numId w:val="17"/>
              </w:numPr>
              <w:tabs>
                <w:tab w:val="left" w:pos="720"/>
                <w:tab w:val="right" w:pos="9360"/>
              </w:tabs>
              <w:contextualSpacing/>
              <w:rPr>
                <w:rFonts w:ascii="Arial" w:hAnsi="Arial" w:cs="Arial"/>
                <w:bCs/>
                <w:sz w:val="22"/>
                <w:szCs w:val="22"/>
              </w:rPr>
            </w:pPr>
            <w:r>
              <w:rPr>
                <w:rFonts w:ascii="Arial" w:hAnsi="Arial" w:cs="Arial"/>
                <w:bCs/>
                <w:sz w:val="22"/>
                <w:szCs w:val="22"/>
              </w:rPr>
              <w:t>States that the Governor-General</w:t>
            </w:r>
            <w:r w:rsidR="001C278E">
              <w:rPr>
                <w:rFonts w:ascii="Arial" w:hAnsi="Arial" w:cs="Arial"/>
                <w:bCs/>
                <w:sz w:val="22"/>
                <w:szCs w:val="22"/>
              </w:rPr>
              <w:t xml:space="preserve"> (GG)</w:t>
            </w:r>
            <w:r>
              <w:rPr>
                <w:rFonts w:ascii="Arial" w:hAnsi="Arial" w:cs="Arial"/>
                <w:bCs/>
                <w:sz w:val="22"/>
                <w:szCs w:val="22"/>
              </w:rPr>
              <w:t xml:space="preserve"> serves at the </w:t>
            </w:r>
            <w:r w:rsidR="001C278E">
              <w:rPr>
                <w:rFonts w:ascii="Arial" w:hAnsi="Arial" w:cs="Arial"/>
                <w:bCs/>
                <w:sz w:val="22"/>
                <w:szCs w:val="22"/>
              </w:rPr>
              <w:t>‘</w:t>
            </w:r>
            <w:r>
              <w:rPr>
                <w:rFonts w:ascii="Arial" w:hAnsi="Arial" w:cs="Arial"/>
                <w:bCs/>
                <w:sz w:val="22"/>
                <w:szCs w:val="22"/>
              </w:rPr>
              <w:t>pleasure</w:t>
            </w:r>
            <w:r w:rsidR="001C278E">
              <w:rPr>
                <w:rFonts w:ascii="Arial" w:hAnsi="Arial" w:cs="Arial"/>
                <w:bCs/>
                <w:sz w:val="22"/>
                <w:szCs w:val="22"/>
              </w:rPr>
              <w:t>’</w:t>
            </w:r>
            <w:r>
              <w:rPr>
                <w:rFonts w:ascii="Arial" w:hAnsi="Arial" w:cs="Arial"/>
                <w:bCs/>
                <w:sz w:val="22"/>
                <w:szCs w:val="22"/>
              </w:rPr>
              <w:t xml:space="preserve"> of the Queen</w:t>
            </w:r>
          </w:p>
          <w:p w14:paraId="16D56255" w14:textId="2BA0C5AC" w:rsidR="0038798A" w:rsidRDefault="0038798A" w:rsidP="00D92BE3">
            <w:pPr>
              <w:pStyle w:val="ListParagraph"/>
              <w:numPr>
                <w:ilvl w:val="0"/>
                <w:numId w:val="17"/>
              </w:numPr>
              <w:tabs>
                <w:tab w:val="left" w:pos="720"/>
                <w:tab w:val="right" w:pos="9360"/>
              </w:tabs>
              <w:contextualSpacing/>
              <w:rPr>
                <w:rFonts w:ascii="Arial" w:hAnsi="Arial" w:cs="Arial"/>
                <w:bCs/>
                <w:sz w:val="22"/>
                <w:szCs w:val="22"/>
              </w:rPr>
            </w:pPr>
            <w:r>
              <w:rPr>
                <w:rFonts w:ascii="Arial" w:hAnsi="Arial" w:cs="Arial"/>
                <w:bCs/>
                <w:sz w:val="22"/>
                <w:szCs w:val="22"/>
              </w:rPr>
              <w:t>By Westminster convention, the appointment is made by the Queen on advice of the Prime Minister.</w:t>
            </w:r>
          </w:p>
          <w:p w14:paraId="07512348" w14:textId="12E8BFFC" w:rsidR="00D92BE3" w:rsidRPr="0038798A" w:rsidRDefault="00D92BE3" w:rsidP="0038798A">
            <w:pPr>
              <w:tabs>
                <w:tab w:val="left" w:pos="720"/>
                <w:tab w:val="right" w:pos="9360"/>
              </w:tabs>
              <w:contextualSpacing/>
              <w:rPr>
                <w:rFonts w:ascii="Arial" w:hAnsi="Arial" w:cs="Arial"/>
                <w:bCs/>
                <w:sz w:val="22"/>
                <w:szCs w:val="22"/>
              </w:rPr>
            </w:pPr>
          </w:p>
        </w:tc>
      </w:tr>
    </w:tbl>
    <w:p w14:paraId="321A58C6" w14:textId="77777777" w:rsidR="00D92BE3" w:rsidRPr="0033078D" w:rsidRDefault="00D92BE3" w:rsidP="00D92BE3">
      <w:pPr>
        <w:tabs>
          <w:tab w:val="left" w:pos="0"/>
          <w:tab w:val="left" w:pos="720"/>
          <w:tab w:val="right" w:pos="9360"/>
        </w:tabs>
        <w:rPr>
          <w:rFonts w:ascii="Arial" w:hAnsi="Arial" w:cs="Arial"/>
          <w:sz w:val="22"/>
          <w:szCs w:val="22"/>
        </w:rPr>
      </w:pPr>
      <w:r w:rsidRPr="0033078D">
        <w:rPr>
          <w:rFonts w:ascii="Arial" w:hAnsi="Arial" w:cs="Arial"/>
          <w:sz w:val="22"/>
          <w:szCs w:val="22"/>
        </w:rPr>
        <w:t xml:space="preserve">       </w:t>
      </w:r>
    </w:p>
    <w:p w14:paraId="37CC78E6" w14:textId="77777777" w:rsidR="00D92BE3" w:rsidRDefault="00D92BE3" w:rsidP="00D92BE3">
      <w:pPr>
        <w:rPr>
          <w:rFonts w:ascii="Arial" w:hAnsi="Arial" w:cs="Arial"/>
          <w:sz w:val="22"/>
          <w:szCs w:val="22"/>
        </w:rPr>
      </w:pPr>
    </w:p>
    <w:p w14:paraId="3A46E8A5" w14:textId="77777777" w:rsidR="00D92BE3" w:rsidRDefault="00D92BE3" w:rsidP="00D92BE3">
      <w:pPr>
        <w:rPr>
          <w:rFonts w:ascii="Arial" w:hAnsi="Arial" w:cs="Arial"/>
          <w:sz w:val="22"/>
          <w:szCs w:val="22"/>
        </w:rPr>
      </w:pPr>
    </w:p>
    <w:p w14:paraId="4D57DAA8" w14:textId="6554625C" w:rsidR="00D92BE3" w:rsidRPr="00A30993" w:rsidRDefault="00D92BE3" w:rsidP="00D92BE3">
      <w:pPr>
        <w:tabs>
          <w:tab w:val="left" w:pos="851"/>
        </w:tabs>
        <w:ind w:left="720" w:hanging="720"/>
        <w:rPr>
          <w:rFonts w:ascii="Arial" w:hAnsi="Arial" w:cs="Arial"/>
        </w:rPr>
      </w:pPr>
      <w:r>
        <w:rPr>
          <w:rFonts w:ascii="Arial" w:hAnsi="Arial" w:cs="Arial"/>
          <w:sz w:val="22"/>
          <w:szCs w:val="22"/>
        </w:rPr>
        <w:t xml:space="preserve">(b)       </w:t>
      </w:r>
      <w:r>
        <w:rPr>
          <w:rFonts w:ascii="Arial" w:hAnsi="Arial" w:cs="Arial"/>
          <w:sz w:val="22"/>
          <w:szCs w:val="22"/>
        </w:rPr>
        <w:tab/>
      </w:r>
      <w:r w:rsidRPr="00010A24">
        <w:rPr>
          <w:rFonts w:ascii="Arial" w:hAnsi="Arial" w:cs="Arial"/>
          <w:sz w:val="22"/>
          <w:szCs w:val="22"/>
        </w:rPr>
        <w:t>Outline</w:t>
      </w:r>
      <w:r w:rsidRPr="00010A24">
        <w:rPr>
          <w:rFonts w:ascii="Arial" w:hAnsi="Arial" w:cs="Arial"/>
          <w:b/>
          <w:bCs/>
          <w:sz w:val="22"/>
          <w:szCs w:val="22"/>
        </w:rPr>
        <w:t xml:space="preserve"> three </w:t>
      </w:r>
      <w:r w:rsidRPr="00010A24">
        <w:rPr>
          <w:rFonts w:ascii="Arial" w:hAnsi="Arial" w:cs="Arial"/>
          <w:sz w:val="22"/>
          <w:szCs w:val="22"/>
        </w:rPr>
        <w:t>conventions that were broken during the</w:t>
      </w:r>
      <w:r w:rsidR="00885BA3">
        <w:rPr>
          <w:rFonts w:ascii="Arial" w:hAnsi="Arial" w:cs="Arial"/>
          <w:sz w:val="22"/>
          <w:szCs w:val="22"/>
        </w:rPr>
        <w:t xml:space="preserve"> ‘</w:t>
      </w:r>
      <w:r w:rsidRPr="00010A24">
        <w:rPr>
          <w:rFonts w:ascii="Arial" w:hAnsi="Arial" w:cs="Arial"/>
          <w:sz w:val="22"/>
          <w:szCs w:val="22"/>
        </w:rPr>
        <w:t>1975 crisis</w:t>
      </w:r>
      <w:r w:rsidR="00BA2E6D">
        <w:rPr>
          <w:rFonts w:ascii="Arial" w:hAnsi="Arial" w:cs="Arial"/>
          <w:sz w:val="22"/>
          <w:szCs w:val="22"/>
        </w:rPr>
        <w:t>’</w:t>
      </w:r>
      <w:r>
        <w:rPr>
          <w:rFonts w:ascii="Arial" w:hAnsi="Arial" w:cs="Arial"/>
          <w:sz w:val="22"/>
          <w:szCs w:val="22"/>
        </w:rPr>
        <w:t>.</w:t>
      </w:r>
      <w:r>
        <w:rPr>
          <w:rFonts w:ascii="Arial" w:hAnsi="Arial" w:cs="Arial"/>
          <w:color w:val="000000"/>
          <w:sz w:val="22"/>
          <w:szCs w:val="22"/>
        </w:rPr>
        <w:tab/>
        <w:t xml:space="preserve">       </w:t>
      </w:r>
      <w:r w:rsidRPr="00A30993">
        <w:rPr>
          <w:rFonts w:ascii="Arial" w:hAnsi="Arial" w:cs="Arial"/>
          <w:color w:val="000000"/>
          <w:sz w:val="22"/>
          <w:szCs w:val="22"/>
        </w:rPr>
        <w:t>(3 marks)</w:t>
      </w:r>
      <w:r w:rsidRPr="00A30993">
        <w:rPr>
          <w:rFonts w:ascii="Arial" w:hAnsi="Arial" w:cs="Arial"/>
          <w:color w:val="000000"/>
        </w:rPr>
        <w:t xml:space="preserve"> </w:t>
      </w:r>
    </w:p>
    <w:p w14:paraId="3E6C3B45" w14:textId="77777777" w:rsidR="00D92BE3" w:rsidRDefault="00D92BE3" w:rsidP="00D92BE3">
      <w:pPr>
        <w:tabs>
          <w:tab w:val="right" w:leader="underscore" w:pos="9360"/>
        </w:tabs>
        <w:spacing w:before="420"/>
        <w:ind w:firstLine="720"/>
        <w:rPr>
          <w:rFonts w:ascii="Arial" w:hAnsi="Arial"/>
          <w:sz w:val="6"/>
          <w:szCs w:val="6"/>
        </w:rPr>
      </w:pPr>
    </w:p>
    <w:tbl>
      <w:tblPr>
        <w:tblStyle w:val="TableGrid"/>
        <w:tblW w:w="0" w:type="auto"/>
        <w:tblInd w:w="856" w:type="dxa"/>
        <w:tblLook w:val="04A0" w:firstRow="1" w:lastRow="0" w:firstColumn="1" w:lastColumn="0" w:noHBand="0" w:noVBand="1"/>
      </w:tblPr>
      <w:tblGrid>
        <w:gridCol w:w="7529"/>
        <w:gridCol w:w="919"/>
      </w:tblGrid>
      <w:tr w:rsidR="00D92BE3" w14:paraId="580F9671"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592A908B" w14:textId="77777777" w:rsidR="00D92BE3" w:rsidRDefault="00D92BE3" w:rsidP="00B336E9">
            <w:pPr>
              <w:tabs>
                <w:tab w:val="left" w:pos="720"/>
                <w:tab w:val="right" w:pos="9360"/>
              </w:tabs>
              <w:rPr>
                <w:rFonts w:ascii="Arial" w:hAnsi="Arial" w:cs="Arial"/>
                <w:b/>
                <w:sz w:val="22"/>
                <w:szCs w:val="22"/>
                <w:lang w:eastAsia="en-GB"/>
              </w:rPr>
            </w:pPr>
            <w:r>
              <w:rPr>
                <w:rFonts w:ascii="Arial" w:hAnsi="Arial" w:cs="Arial"/>
                <w:b/>
                <w:sz w:val="22"/>
                <w:szCs w:val="22"/>
              </w:rPr>
              <w:t>Description</w:t>
            </w:r>
          </w:p>
        </w:tc>
        <w:tc>
          <w:tcPr>
            <w:tcW w:w="920" w:type="dxa"/>
            <w:tcBorders>
              <w:top w:val="single" w:sz="4" w:space="0" w:color="auto"/>
              <w:left w:val="single" w:sz="4" w:space="0" w:color="auto"/>
              <w:bottom w:val="single" w:sz="4" w:space="0" w:color="auto"/>
              <w:right w:val="single" w:sz="4" w:space="0" w:color="auto"/>
            </w:tcBorders>
            <w:hideMark/>
          </w:tcPr>
          <w:p w14:paraId="50F81377" w14:textId="77777777" w:rsidR="00D92BE3" w:rsidRDefault="00D92BE3" w:rsidP="00B336E9">
            <w:pPr>
              <w:tabs>
                <w:tab w:val="left" w:pos="720"/>
                <w:tab w:val="right" w:pos="9360"/>
              </w:tabs>
              <w:rPr>
                <w:rFonts w:ascii="Arial" w:hAnsi="Arial" w:cs="Arial"/>
                <w:b/>
                <w:sz w:val="22"/>
                <w:szCs w:val="22"/>
              </w:rPr>
            </w:pPr>
            <w:r>
              <w:rPr>
                <w:rFonts w:ascii="Arial" w:hAnsi="Arial" w:cs="Arial"/>
                <w:b/>
                <w:sz w:val="22"/>
                <w:szCs w:val="22"/>
              </w:rPr>
              <w:t>Marks</w:t>
            </w:r>
          </w:p>
        </w:tc>
      </w:tr>
      <w:tr w:rsidR="00D92BE3" w14:paraId="550CCAF7"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690B6190" w14:textId="16F0BBC0" w:rsidR="00D92BE3" w:rsidRDefault="00D92BE3" w:rsidP="00B336E9">
            <w:pPr>
              <w:tabs>
                <w:tab w:val="left" w:pos="720"/>
                <w:tab w:val="right" w:pos="9360"/>
              </w:tabs>
              <w:rPr>
                <w:rFonts w:ascii="Arial" w:hAnsi="Arial" w:cs="Arial"/>
                <w:sz w:val="22"/>
                <w:szCs w:val="22"/>
              </w:rPr>
            </w:pPr>
            <w:r>
              <w:rPr>
                <w:rFonts w:ascii="Arial" w:hAnsi="Arial" w:cs="Arial"/>
                <w:sz w:val="22"/>
                <w:szCs w:val="22"/>
              </w:rPr>
              <w:t xml:space="preserve">Outlines three </w:t>
            </w:r>
            <w:r w:rsidRPr="00010A24">
              <w:rPr>
                <w:rFonts w:ascii="Arial" w:hAnsi="Arial" w:cs="Arial"/>
                <w:sz w:val="22"/>
                <w:szCs w:val="22"/>
              </w:rPr>
              <w:t xml:space="preserve">conventions that were broken during the </w:t>
            </w:r>
            <w:r w:rsidR="00885BA3">
              <w:rPr>
                <w:rFonts w:ascii="Arial" w:hAnsi="Arial" w:cs="Arial"/>
                <w:sz w:val="22"/>
                <w:szCs w:val="22"/>
              </w:rPr>
              <w:t>‘</w:t>
            </w:r>
            <w:r w:rsidRPr="00010A24">
              <w:rPr>
                <w:rFonts w:ascii="Arial" w:hAnsi="Arial" w:cs="Arial"/>
                <w:sz w:val="22"/>
                <w:szCs w:val="22"/>
              </w:rPr>
              <w:t>1975 crisis</w:t>
            </w:r>
            <w:r w:rsidR="00BA2E6D">
              <w:rPr>
                <w:rFonts w:ascii="Arial" w:hAnsi="Arial" w:cs="Arial"/>
                <w:sz w:val="22"/>
                <w:szCs w:val="22"/>
              </w:rPr>
              <w:t>’</w:t>
            </w:r>
          </w:p>
        </w:tc>
        <w:tc>
          <w:tcPr>
            <w:tcW w:w="920" w:type="dxa"/>
            <w:tcBorders>
              <w:top w:val="single" w:sz="4" w:space="0" w:color="auto"/>
              <w:left w:val="single" w:sz="4" w:space="0" w:color="auto"/>
              <w:bottom w:val="single" w:sz="4" w:space="0" w:color="auto"/>
              <w:right w:val="single" w:sz="4" w:space="0" w:color="auto"/>
            </w:tcBorders>
            <w:hideMark/>
          </w:tcPr>
          <w:p w14:paraId="74AABC75"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3</w:t>
            </w:r>
          </w:p>
        </w:tc>
      </w:tr>
      <w:tr w:rsidR="00D92BE3" w14:paraId="144F7AAB"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66D34650" w14:textId="64E8F6D3" w:rsidR="00D92BE3" w:rsidRDefault="00D92BE3" w:rsidP="00B336E9">
            <w:pPr>
              <w:tabs>
                <w:tab w:val="left" w:pos="720"/>
                <w:tab w:val="right" w:pos="9360"/>
              </w:tabs>
              <w:rPr>
                <w:rFonts w:ascii="Arial" w:hAnsi="Arial" w:cs="Arial"/>
                <w:sz w:val="22"/>
                <w:szCs w:val="22"/>
              </w:rPr>
            </w:pPr>
            <w:r>
              <w:rPr>
                <w:rFonts w:ascii="Arial" w:hAnsi="Arial" w:cs="Arial"/>
                <w:sz w:val="22"/>
                <w:szCs w:val="22"/>
              </w:rPr>
              <w:t xml:space="preserve">Outlines two </w:t>
            </w:r>
            <w:r w:rsidRPr="00010A24">
              <w:rPr>
                <w:rFonts w:ascii="Arial" w:hAnsi="Arial" w:cs="Arial"/>
                <w:sz w:val="22"/>
                <w:szCs w:val="22"/>
              </w:rPr>
              <w:t xml:space="preserve">conventions that were broken during the </w:t>
            </w:r>
            <w:r w:rsidR="00885BA3">
              <w:rPr>
                <w:rFonts w:ascii="Arial" w:hAnsi="Arial" w:cs="Arial"/>
                <w:sz w:val="22"/>
                <w:szCs w:val="22"/>
              </w:rPr>
              <w:t>‘</w:t>
            </w:r>
            <w:r w:rsidRPr="00010A24">
              <w:rPr>
                <w:rFonts w:ascii="Arial" w:hAnsi="Arial" w:cs="Arial"/>
                <w:sz w:val="22"/>
                <w:szCs w:val="22"/>
              </w:rPr>
              <w:t>1975 crisis</w:t>
            </w:r>
            <w:r w:rsidR="00BA2E6D">
              <w:rPr>
                <w:rFonts w:ascii="Arial" w:hAnsi="Arial" w:cs="Arial"/>
                <w:sz w:val="22"/>
                <w:szCs w:val="22"/>
              </w:rPr>
              <w:t>’</w:t>
            </w:r>
          </w:p>
        </w:tc>
        <w:tc>
          <w:tcPr>
            <w:tcW w:w="920" w:type="dxa"/>
            <w:tcBorders>
              <w:top w:val="single" w:sz="4" w:space="0" w:color="auto"/>
              <w:left w:val="single" w:sz="4" w:space="0" w:color="auto"/>
              <w:bottom w:val="single" w:sz="4" w:space="0" w:color="auto"/>
              <w:right w:val="single" w:sz="4" w:space="0" w:color="auto"/>
            </w:tcBorders>
            <w:hideMark/>
          </w:tcPr>
          <w:p w14:paraId="523D4A12"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2</w:t>
            </w:r>
          </w:p>
        </w:tc>
      </w:tr>
      <w:tr w:rsidR="00D92BE3" w14:paraId="6CCC8CBF"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4821BBB3" w14:textId="4E294AE0" w:rsidR="00D92BE3" w:rsidRDefault="00D92BE3" w:rsidP="00B336E9">
            <w:pPr>
              <w:tabs>
                <w:tab w:val="left" w:pos="720"/>
                <w:tab w:val="right" w:pos="9360"/>
              </w:tabs>
              <w:rPr>
                <w:rFonts w:ascii="Arial" w:hAnsi="Arial" w:cs="Arial"/>
                <w:sz w:val="22"/>
                <w:szCs w:val="22"/>
              </w:rPr>
            </w:pPr>
            <w:r>
              <w:rPr>
                <w:rFonts w:ascii="Arial" w:hAnsi="Arial" w:cs="Arial"/>
                <w:sz w:val="22"/>
                <w:szCs w:val="22"/>
              </w:rPr>
              <w:t xml:space="preserve">Outlines one </w:t>
            </w:r>
            <w:r w:rsidRPr="00010A24">
              <w:rPr>
                <w:rFonts w:ascii="Arial" w:hAnsi="Arial" w:cs="Arial"/>
                <w:sz w:val="22"/>
                <w:szCs w:val="22"/>
              </w:rPr>
              <w:t xml:space="preserve">convention that </w:t>
            </w:r>
            <w:r w:rsidR="00BA2E6D">
              <w:rPr>
                <w:rFonts w:ascii="Arial" w:hAnsi="Arial" w:cs="Arial"/>
                <w:sz w:val="22"/>
                <w:szCs w:val="22"/>
              </w:rPr>
              <w:t>was</w:t>
            </w:r>
            <w:r w:rsidR="00BA2E6D" w:rsidRPr="00010A24">
              <w:rPr>
                <w:rFonts w:ascii="Arial" w:hAnsi="Arial" w:cs="Arial"/>
                <w:sz w:val="22"/>
                <w:szCs w:val="22"/>
              </w:rPr>
              <w:t xml:space="preserve"> </w:t>
            </w:r>
            <w:r w:rsidRPr="00010A24">
              <w:rPr>
                <w:rFonts w:ascii="Arial" w:hAnsi="Arial" w:cs="Arial"/>
                <w:sz w:val="22"/>
                <w:szCs w:val="22"/>
              </w:rPr>
              <w:t xml:space="preserve">broken during the </w:t>
            </w:r>
            <w:r w:rsidR="00885BA3">
              <w:rPr>
                <w:rFonts w:ascii="Arial" w:hAnsi="Arial" w:cs="Arial"/>
                <w:sz w:val="22"/>
                <w:szCs w:val="22"/>
              </w:rPr>
              <w:t>‘</w:t>
            </w:r>
            <w:r w:rsidRPr="00010A24">
              <w:rPr>
                <w:rFonts w:ascii="Arial" w:hAnsi="Arial" w:cs="Arial"/>
                <w:sz w:val="22"/>
                <w:szCs w:val="22"/>
              </w:rPr>
              <w:t>1975 crisis</w:t>
            </w:r>
            <w:r w:rsidR="00BA2E6D">
              <w:rPr>
                <w:rFonts w:ascii="Arial" w:hAnsi="Arial" w:cs="Arial"/>
                <w:sz w:val="22"/>
                <w:szCs w:val="22"/>
              </w:rPr>
              <w:t>’ or makes a general statement about the 1975 crisis</w:t>
            </w:r>
          </w:p>
        </w:tc>
        <w:tc>
          <w:tcPr>
            <w:tcW w:w="920" w:type="dxa"/>
            <w:tcBorders>
              <w:top w:val="single" w:sz="4" w:space="0" w:color="auto"/>
              <w:left w:val="single" w:sz="4" w:space="0" w:color="auto"/>
              <w:bottom w:val="single" w:sz="4" w:space="0" w:color="auto"/>
              <w:right w:val="single" w:sz="4" w:space="0" w:color="auto"/>
            </w:tcBorders>
            <w:hideMark/>
          </w:tcPr>
          <w:p w14:paraId="512AAA1A"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1</w:t>
            </w:r>
          </w:p>
        </w:tc>
      </w:tr>
      <w:tr w:rsidR="00D92BE3" w14:paraId="2EF698FF"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7E406B67" w14:textId="77777777" w:rsidR="00D92BE3" w:rsidRDefault="00D92BE3" w:rsidP="00B336E9">
            <w:pPr>
              <w:tabs>
                <w:tab w:val="left" w:pos="720"/>
                <w:tab w:val="right" w:pos="9360"/>
              </w:tabs>
              <w:jc w:val="right"/>
              <w:rPr>
                <w:rFonts w:ascii="Arial" w:hAnsi="Arial" w:cs="Arial"/>
                <w:b/>
                <w:sz w:val="22"/>
                <w:szCs w:val="22"/>
              </w:rPr>
            </w:pPr>
            <w:r>
              <w:rPr>
                <w:rFonts w:ascii="Arial" w:hAnsi="Arial" w:cs="Arial"/>
                <w:b/>
                <w:sz w:val="22"/>
                <w:szCs w:val="22"/>
              </w:rPr>
              <w:t>Total</w:t>
            </w:r>
          </w:p>
        </w:tc>
        <w:tc>
          <w:tcPr>
            <w:tcW w:w="920" w:type="dxa"/>
            <w:tcBorders>
              <w:top w:val="single" w:sz="4" w:space="0" w:color="auto"/>
              <w:left w:val="single" w:sz="4" w:space="0" w:color="auto"/>
              <w:bottom w:val="single" w:sz="4" w:space="0" w:color="auto"/>
              <w:right w:val="single" w:sz="4" w:space="0" w:color="auto"/>
            </w:tcBorders>
            <w:hideMark/>
          </w:tcPr>
          <w:p w14:paraId="08653D8A" w14:textId="77777777" w:rsidR="00D92BE3" w:rsidRDefault="00D92BE3" w:rsidP="00B336E9">
            <w:pPr>
              <w:tabs>
                <w:tab w:val="left" w:pos="720"/>
                <w:tab w:val="right" w:pos="9360"/>
              </w:tabs>
              <w:jc w:val="center"/>
              <w:rPr>
                <w:rFonts w:ascii="Arial" w:hAnsi="Arial" w:cs="Arial"/>
                <w:b/>
                <w:sz w:val="22"/>
                <w:szCs w:val="22"/>
              </w:rPr>
            </w:pPr>
            <w:r>
              <w:rPr>
                <w:rFonts w:ascii="Arial" w:hAnsi="Arial" w:cs="Arial"/>
                <w:b/>
                <w:sz w:val="22"/>
                <w:szCs w:val="22"/>
              </w:rPr>
              <w:t>3</w:t>
            </w:r>
          </w:p>
        </w:tc>
      </w:tr>
      <w:tr w:rsidR="00D92BE3" w14:paraId="5EB16170" w14:textId="77777777" w:rsidTr="00B336E9">
        <w:tc>
          <w:tcPr>
            <w:tcW w:w="8574" w:type="dxa"/>
            <w:gridSpan w:val="2"/>
            <w:tcBorders>
              <w:top w:val="single" w:sz="4" w:space="0" w:color="auto"/>
              <w:left w:val="single" w:sz="4" w:space="0" w:color="auto"/>
              <w:bottom w:val="single" w:sz="4" w:space="0" w:color="auto"/>
              <w:right w:val="single" w:sz="4" w:space="0" w:color="auto"/>
            </w:tcBorders>
            <w:hideMark/>
          </w:tcPr>
          <w:p w14:paraId="45583B83" w14:textId="77777777" w:rsidR="00D92BE3" w:rsidRDefault="00D92BE3" w:rsidP="00B336E9">
            <w:pPr>
              <w:tabs>
                <w:tab w:val="left" w:pos="720"/>
                <w:tab w:val="right" w:pos="9360"/>
              </w:tabs>
              <w:rPr>
                <w:rFonts w:ascii="Arial" w:hAnsi="Arial" w:cs="Arial"/>
                <w:b/>
                <w:sz w:val="22"/>
                <w:szCs w:val="22"/>
              </w:rPr>
            </w:pPr>
            <w:r>
              <w:rPr>
                <w:rFonts w:ascii="Arial" w:hAnsi="Arial" w:cs="Arial"/>
                <w:b/>
                <w:sz w:val="22"/>
                <w:szCs w:val="22"/>
              </w:rPr>
              <w:t>Answers could include but not limited to:</w:t>
            </w:r>
          </w:p>
          <w:p w14:paraId="64EFF85D" w14:textId="212A4A4B" w:rsidR="00D92BE3" w:rsidRPr="00D005A8" w:rsidRDefault="00D92BE3" w:rsidP="00D92BE3">
            <w:pPr>
              <w:pStyle w:val="ListParagraph"/>
              <w:numPr>
                <w:ilvl w:val="0"/>
                <w:numId w:val="13"/>
              </w:numPr>
              <w:tabs>
                <w:tab w:val="left" w:pos="720"/>
                <w:tab w:val="right" w:pos="9360"/>
              </w:tabs>
              <w:contextualSpacing/>
              <w:rPr>
                <w:rFonts w:ascii="Arial" w:hAnsi="Arial" w:cs="Arial"/>
                <w:sz w:val="22"/>
                <w:szCs w:val="22"/>
              </w:rPr>
            </w:pPr>
            <w:r w:rsidRPr="00D005A8">
              <w:rPr>
                <w:rFonts w:ascii="Arial" w:hAnsi="Arial" w:cs="Arial"/>
                <w:sz w:val="22"/>
                <w:szCs w:val="22"/>
              </w:rPr>
              <w:t>The appointment of two candidates</w:t>
            </w:r>
            <w:r>
              <w:rPr>
                <w:rFonts w:ascii="Arial" w:hAnsi="Arial" w:cs="Arial"/>
                <w:sz w:val="22"/>
                <w:szCs w:val="22"/>
              </w:rPr>
              <w:t xml:space="preserve"> who were non-Labor/anti Whitlam government</w:t>
            </w:r>
            <w:r w:rsidRPr="00D005A8">
              <w:rPr>
                <w:rFonts w:ascii="Arial" w:hAnsi="Arial" w:cs="Arial"/>
                <w:sz w:val="22"/>
                <w:szCs w:val="22"/>
              </w:rPr>
              <w:t xml:space="preserve"> following the resignation </w:t>
            </w:r>
            <w:r w:rsidR="009435F5">
              <w:rPr>
                <w:rFonts w:ascii="Arial" w:hAnsi="Arial" w:cs="Arial"/>
                <w:sz w:val="22"/>
                <w:szCs w:val="22"/>
              </w:rPr>
              <w:t xml:space="preserve">(Lionel Murphy) </w:t>
            </w:r>
            <w:r w:rsidRPr="00D005A8">
              <w:rPr>
                <w:rFonts w:ascii="Arial" w:hAnsi="Arial" w:cs="Arial"/>
                <w:sz w:val="22"/>
                <w:szCs w:val="22"/>
              </w:rPr>
              <w:t>and death</w:t>
            </w:r>
            <w:r w:rsidR="009435F5">
              <w:rPr>
                <w:rFonts w:ascii="Arial" w:hAnsi="Arial" w:cs="Arial"/>
                <w:sz w:val="22"/>
                <w:szCs w:val="22"/>
              </w:rPr>
              <w:t xml:space="preserve"> (Bert Milner)</w:t>
            </w:r>
            <w:r w:rsidRPr="00D005A8">
              <w:rPr>
                <w:rFonts w:ascii="Arial" w:hAnsi="Arial" w:cs="Arial"/>
                <w:sz w:val="22"/>
                <w:szCs w:val="22"/>
              </w:rPr>
              <w:t xml:space="preserve"> of two sitting Labor senators</w:t>
            </w:r>
            <w:r>
              <w:rPr>
                <w:rFonts w:ascii="Arial" w:hAnsi="Arial" w:cs="Arial"/>
                <w:sz w:val="22"/>
                <w:szCs w:val="22"/>
              </w:rPr>
              <w:t xml:space="preserve"> (NSW Parliament chose an Independent to replace Lionel Murphy in Feb</w:t>
            </w:r>
            <w:r w:rsidR="00BA2E6D">
              <w:rPr>
                <w:rFonts w:ascii="Arial" w:hAnsi="Arial" w:cs="Arial"/>
                <w:sz w:val="22"/>
                <w:szCs w:val="22"/>
              </w:rPr>
              <w:t>ruary</w:t>
            </w:r>
            <w:r>
              <w:rPr>
                <w:rFonts w:ascii="Arial" w:hAnsi="Arial" w:cs="Arial"/>
                <w:sz w:val="22"/>
                <w:szCs w:val="22"/>
              </w:rPr>
              <w:t xml:space="preserve"> 1975 and Albert Field from Queensland in June 1975 who was known to be anti-Whitlam</w:t>
            </w:r>
            <w:r w:rsidR="009435F5">
              <w:rPr>
                <w:rFonts w:ascii="Arial" w:hAnsi="Arial" w:cs="Arial"/>
                <w:sz w:val="22"/>
                <w:szCs w:val="22"/>
              </w:rPr>
              <w:t>).</w:t>
            </w:r>
          </w:p>
          <w:p w14:paraId="6517F794" w14:textId="16163106" w:rsidR="00D92BE3" w:rsidRPr="00D005A8" w:rsidRDefault="00D92BE3" w:rsidP="00D92BE3">
            <w:pPr>
              <w:pStyle w:val="ListParagraph"/>
              <w:numPr>
                <w:ilvl w:val="0"/>
                <w:numId w:val="13"/>
              </w:numPr>
              <w:tabs>
                <w:tab w:val="left" w:pos="720"/>
                <w:tab w:val="right" w:pos="9360"/>
              </w:tabs>
              <w:contextualSpacing/>
              <w:rPr>
                <w:rFonts w:ascii="Arial" w:hAnsi="Arial" w:cs="Arial"/>
                <w:sz w:val="22"/>
                <w:szCs w:val="22"/>
              </w:rPr>
            </w:pPr>
            <w:r w:rsidRPr="00D005A8">
              <w:rPr>
                <w:rFonts w:ascii="Arial" w:hAnsi="Arial" w:cs="Arial"/>
                <w:sz w:val="22"/>
                <w:szCs w:val="22"/>
              </w:rPr>
              <w:t xml:space="preserve">The blocking of supply by the Senate </w:t>
            </w:r>
            <w:r w:rsidR="009435F5">
              <w:rPr>
                <w:rFonts w:ascii="Arial" w:hAnsi="Arial" w:cs="Arial"/>
                <w:sz w:val="22"/>
                <w:szCs w:val="22"/>
              </w:rPr>
              <w:t xml:space="preserve">in </w:t>
            </w:r>
            <w:r>
              <w:rPr>
                <w:rFonts w:ascii="Arial" w:hAnsi="Arial" w:cs="Arial"/>
                <w:sz w:val="22"/>
                <w:szCs w:val="22"/>
              </w:rPr>
              <w:t>October 1975</w:t>
            </w:r>
            <w:r w:rsidR="009435F5">
              <w:rPr>
                <w:rFonts w:ascii="Arial" w:hAnsi="Arial" w:cs="Arial"/>
                <w:sz w:val="22"/>
                <w:szCs w:val="22"/>
              </w:rPr>
              <w:t>.</w:t>
            </w:r>
          </w:p>
          <w:p w14:paraId="6381C2E7" w14:textId="76394C2E" w:rsidR="00D92BE3" w:rsidRPr="00D005A8" w:rsidRDefault="00D92BE3" w:rsidP="00D92BE3">
            <w:pPr>
              <w:pStyle w:val="ListParagraph"/>
              <w:numPr>
                <w:ilvl w:val="0"/>
                <w:numId w:val="13"/>
              </w:numPr>
              <w:tabs>
                <w:tab w:val="left" w:pos="720"/>
                <w:tab w:val="right" w:pos="9360"/>
              </w:tabs>
              <w:contextualSpacing/>
              <w:rPr>
                <w:rFonts w:ascii="Arial" w:hAnsi="Arial" w:cs="Arial"/>
                <w:sz w:val="22"/>
                <w:szCs w:val="22"/>
              </w:rPr>
            </w:pPr>
            <w:r w:rsidRPr="00D005A8">
              <w:rPr>
                <w:rFonts w:ascii="Arial" w:hAnsi="Arial" w:cs="Arial"/>
                <w:sz w:val="22"/>
                <w:szCs w:val="22"/>
              </w:rPr>
              <w:t>The failure by Whitlam to resign when supply couldn’t be passed</w:t>
            </w:r>
            <w:r w:rsidR="009435F5">
              <w:rPr>
                <w:rFonts w:ascii="Arial" w:hAnsi="Arial" w:cs="Arial"/>
                <w:sz w:val="22"/>
                <w:szCs w:val="22"/>
              </w:rPr>
              <w:t>.</w:t>
            </w:r>
            <w:r w:rsidRPr="00D005A8">
              <w:rPr>
                <w:rFonts w:ascii="Arial" w:hAnsi="Arial" w:cs="Arial"/>
                <w:sz w:val="22"/>
                <w:szCs w:val="22"/>
              </w:rPr>
              <w:t xml:space="preserve"> </w:t>
            </w:r>
          </w:p>
          <w:p w14:paraId="041F0578" w14:textId="6E70EDB2" w:rsidR="00D92BE3" w:rsidRDefault="00D92BE3" w:rsidP="00D92BE3">
            <w:pPr>
              <w:pStyle w:val="ListParagraph"/>
              <w:numPr>
                <w:ilvl w:val="0"/>
                <w:numId w:val="13"/>
              </w:numPr>
              <w:tabs>
                <w:tab w:val="left" w:pos="720"/>
                <w:tab w:val="right" w:pos="9360"/>
              </w:tabs>
              <w:contextualSpacing/>
              <w:rPr>
                <w:rFonts w:ascii="Arial" w:hAnsi="Arial" w:cs="Arial"/>
                <w:sz w:val="22"/>
                <w:szCs w:val="22"/>
              </w:rPr>
            </w:pPr>
            <w:r w:rsidRPr="00D005A8">
              <w:rPr>
                <w:rFonts w:ascii="Arial" w:hAnsi="Arial" w:cs="Arial"/>
                <w:sz w:val="22"/>
                <w:szCs w:val="22"/>
              </w:rPr>
              <w:t xml:space="preserve">The dismissal of a PM who still retained the </w:t>
            </w:r>
            <w:r w:rsidR="009435F5">
              <w:rPr>
                <w:rFonts w:ascii="Arial" w:hAnsi="Arial" w:cs="Arial"/>
                <w:sz w:val="22"/>
                <w:szCs w:val="22"/>
              </w:rPr>
              <w:t>‘confidence’</w:t>
            </w:r>
            <w:r w:rsidR="009435F5" w:rsidRPr="00D005A8">
              <w:rPr>
                <w:rFonts w:ascii="Arial" w:hAnsi="Arial" w:cs="Arial"/>
                <w:sz w:val="22"/>
                <w:szCs w:val="22"/>
              </w:rPr>
              <w:t xml:space="preserve"> </w:t>
            </w:r>
            <w:r w:rsidRPr="00D005A8">
              <w:rPr>
                <w:rFonts w:ascii="Arial" w:hAnsi="Arial" w:cs="Arial"/>
                <w:sz w:val="22"/>
                <w:szCs w:val="22"/>
              </w:rPr>
              <w:t>of the lower house</w:t>
            </w:r>
            <w:r w:rsidR="009435F5">
              <w:rPr>
                <w:rFonts w:ascii="Arial" w:hAnsi="Arial" w:cs="Arial"/>
                <w:sz w:val="22"/>
                <w:szCs w:val="22"/>
              </w:rPr>
              <w:t>.</w:t>
            </w:r>
          </w:p>
          <w:p w14:paraId="35216F23" w14:textId="30FDAD96" w:rsidR="00D92BE3" w:rsidRPr="001C700E" w:rsidRDefault="00D92BE3" w:rsidP="00D92BE3">
            <w:pPr>
              <w:pStyle w:val="ListParagraph"/>
              <w:numPr>
                <w:ilvl w:val="0"/>
                <w:numId w:val="13"/>
              </w:numPr>
              <w:tabs>
                <w:tab w:val="left" w:pos="720"/>
                <w:tab w:val="right" w:pos="9360"/>
              </w:tabs>
              <w:contextualSpacing/>
              <w:rPr>
                <w:rFonts w:ascii="Arial" w:hAnsi="Arial" w:cs="Arial"/>
                <w:sz w:val="22"/>
                <w:szCs w:val="22"/>
              </w:rPr>
            </w:pPr>
            <w:r>
              <w:rPr>
                <w:rFonts w:ascii="Arial" w:hAnsi="Arial" w:cs="Arial"/>
                <w:sz w:val="22"/>
                <w:szCs w:val="22"/>
              </w:rPr>
              <w:t>The refusal by GG Kerr to take advice from Whitlam and call a half-Senate election</w:t>
            </w:r>
            <w:r w:rsidR="009435F5">
              <w:rPr>
                <w:rFonts w:ascii="Arial" w:hAnsi="Arial" w:cs="Arial"/>
                <w:sz w:val="22"/>
                <w:szCs w:val="22"/>
              </w:rPr>
              <w:t>.</w:t>
            </w:r>
          </w:p>
        </w:tc>
      </w:tr>
    </w:tbl>
    <w:p w14:paraId="55F3E9B7" w14:textId="77777777" w:rsidR="00D92BE3" w:rsidRDefault="00D92BE3" w:rsidP="00D92BE3">
      <w:pPr>
        <w:rPr>
          <w:rFonts w:ascii="Arial" w:hAnsi="Arial" w:cs="Arial"/>
          <w:sz w:val="22"/>
          <w:szCs w:val="22"/>
        </w:rPr>
      </w:pPr>
    </w:p>
    <w:p w14:paraId="0959FE21" w14:textId="77777777" w:rsidR="00D92BE3" w:rsidRDefault="00D92BE3" w:rsidP="00D92BE3">
      <w:pPr>
        <w:rPr>
          <w:rFonts w:ascii="Arial" w:hAnsi="Arial" w:cs="Arial"/>
          <w:sz w:val="22"/>
          <w:szCs w:val="22"/>
          <w:lang w:val="en-US"/>
        </w:rPr>
      </w:pPr>
    </w:p>
    <w:p w14:paraId="5C76FA00" w14:textId="77777777" w:rsidR="00D92BE3" w:rsidRPr="00FE3748" w:rsidRDefault="00D92BE3" w:rsidP="00D92BE3">
      <w:pPr>
        <w:pStyle w:val="questionext"/>
        <w:numPr>
          <w:ilvl w:val="0"/>
          <w:numId w:val="0"/>
        </w:numPr>
        <w:tabs>
          <w:tab w:val="clear" w:pos="1440"/>
          <w:tab w:val="right" w:pos="9360"/>
        </w:tabs>
        <w:spacing w:before="0" w:after="0"/>
        <w:rPr>
          <w:rFonts w:ascii="Arial" w:hAnsi="Arial" w:cs="Arial"/>
          <w:sz w:val="22"/>
          <w:szCs w:val="22"/>
          <w:lang w:val="en-US"/>
        </w:rPr>
      </w:pPr>
    </w:p>
    <w:p w14:paraId="5B61ACD0" w14:textId="4C0EC85D" w:rsidR="00D92BE3" w:rsidRPr="00CD3E7B" w:rsidRDefault="00D92BE3" w:rsidP="00D92BE3">
      <w:pPr>
        <w:tabs>
          <w:tab w:val="right" w:pos="9360"/>
        </w:tabs>
        <w:spacing w:line="276" w:lineRule="auto"/>
        <w:ind w:left="720" w:hanging="720"/>
        <w:rPr>
          <w:rFonts w:ascii="Arial" w:hAnsi="Arial" w:cs="Arial"/>
          <w:sz w:val="22"/>
          <w:szCs w:val="22"/>
        </w:rPr>
      </w:pPr>
      <w:r>
        <w:rPr>
          <w:rFonts w:ascii="Arial" w:hAnsi="Arial" w:cs="Arial"/>
          <w:sz w:val="22"/>
          <w:szCs w:val="22"/>
        </w:rPr>
        <w:br w:type="page"/>
      </w:r>
      <w:r w:rsidRPr="00CD3E7B">
        <w:rPr>
          <w:rFonts w:ascii="Arial" w:hAnsi="Arial" w:cs="Arial"/>
          <w:sz w:val="22"/>
          <w:szCs w:val="22"/>
        </w:rPr>
        <w:lastRenderedPageBreak/>
        <w:t>(c)</w:t>
      </w:r>
      <w:r w:rsidRPr="00CD3E7B">
        <w:rPr>
          <w:rFonts w:ascii="Arial" w:hAnsi="Arial" w:cs="Arial"/>
          <w:sz w:val="22"/>
          <w:szCs w:val="22"/>
        </w:rPr>
        <w:tab/>
      </w:r>
      <w:r w:rsidRPr="005152CA">
        <w:rPr>
          <w:rFonts w:ascii="Arial" w:hAnsi="Arial" w:cs="Arial"/>
          <w:sz w:val="22"/>
          <w:szCs w:val="22"/>
        </w:rPr>
        <w:t xml:space="preserve">Discuss </w:t>
      </w:r>
      <w:r w:rsidRPr="005152CA">
        <w:rPr>
          <w:rFonts w:ascii="Arial" w:hAnsi="Arial" w:cs="Arial"/>
          <w:b/>
          <w:bCs/>
          <w:sz w:val="22"/>
          <w:szCs w:val="22"/>
        </w:rPr>
        <w:t>two</w:t>
      </w:r>
      <w:r w:rsidRPr="005152CA">
        <w:rPr>
          <w:rFonts w:ascii="Arial" w:hAnsi="Arial" w:cs="Arial"/>
          <w:sz w:val="22"/>
          <w:szCs w:val="22"/>
        </w:rPr>
        <w:t xml:space="preserve"> ways </w:t>
      </w:r>
      <w:del w:id="61" w:author="Haylie Pepper" w:date="2022-06-08T17:33:00Z">
        <w:r w:rsidRPr="005152CA" w:rsidDel="00EC0BA9">
          <w:rPr>
            <w:rFonts w:ascii="Arial" w:hAnsi="Arial" w:cs="Arial"/>
            <w:sz w:val="22"/>
            <w:szCs w:val="22"/>
          </w:rPr>
          <w:delText>in which</w:delText>
        </w:r>
      </w:del>
      <w:ins w:id="62" w:author="Haylie Pepper" w:date="2022-06-08T17:33:00Z">
        <w:r w:rsidR="00EC0BA9">
          <w:rPr>
            <w:rFonts w:ascii="Arial" w:hAnsi="Arial" w:cs="Arial"/>
            <w:sz w:val="22"/>
            <w:szCs w:val="22"/>
          </w:rPr>
          <w:t>that</w:t>
        </w:r>
      </w:ins>
      <w:r w:rsidRPr="005152CA">
        <w:rPr>
          <w:rFonts w:ascii="Arial" w:hAnsi="Arial" w:cs="Arial"/>
          <w:sz w:val="22"/>
          <w:szCs w:val="22"/>
        </w:rPr>
        <w:t xml:space="preserve"> the Governor General can be held accountable.</w:t>
      </w:r>
      <w:r>
        <w:rPr>
          <w:rFonts w:ascii="Arial" w:hAnsi="Arial" w:cs="Arial"/>
          <w:sz w:val="22"/>
          <w:szCs w:val="22"/>
        </w:rPr>
        <w:t xml:space="preserve"> </w:t>
      </w:r>
      <w:r>
        <w:rPr>
          <w:rFonts w:ascii="Arial" w:hAnsi="Arial" w:cs="Arial"/>
          <w:sz w:val="22"/>
          <w:szCs w:val="22"/>
        </w:rPr>
        <w:tab/>
      </w:r>
      <w:r w:rsidRPr="00CD3E7B">
        <w:rPr>
          <w:rFonts w:ascii="Arial" w:hAnsi="Arial" w:cs="Arial"/>
          <w:sz w:val="22"/>
          <w:szCs w:val="22"/>
        </w:rPr>
        <w:t>(5 marks)</w:t>
      </w:r>
    </w:p>
    <w:p w14:paraId="4D2F8718" w14:textId="77777777" w:rsidR="00D92BE3" w:rsidRDefault="00D92BE3" w:rsidP="00D92BE3">
      <w:pPr>
        <w:tabs>
          <w:tab w:val="right" w:pos="9360"/>
        </w:tabs>
        <w:ind w:left="720" w:hanging="720"/>
        <w:rPr>
          <w:rFonts w:ascii="Arial" w:hAnsi="Arial" w:cs="Arial"/>
          <w:b/>
          <w:sz w:val="22"/>
          <w:szCs w:val="22"/>
        </w:rPr>
      </w:pPr>
    </w:p>
    <w:tbl>
      <w:tblPr>
        <w:tblStyle w:val="TableGrid"/>
        <w:tblW w:w="0" w:type="auto"/>
        <w:tblInd w:w="856" w:type="dxa"/>
        <w:tblLook w:val="04A0" w:firstRow="1" w:lastRow="0" w:firstColumn="1" w:lastColumn="0" w:noHBand="0" w:noVBand="1"/>
      </w:tblPr>
      <w:tblGrid>
        <w:gridCol w:w="7529"/>
        <w:gridCol w:w="919"/>
      </w:tblGrid>
      <w:tr w:rsidR="00D92BE3" w14:paraId="6BC00A05"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335E9443" w14:textId="77777777" w:rsidR="00D92BE3" w:rsidRDefault="00D92BE3" w:rsidP="00B336E9">
            <w:pPr>
              <w:tabs>
                <w:tab w:val="left" w:pos="720"/>
                <w:tab w:val="right" w:pos="9360"/>
              </w:tabs>
              <w:rPr>
                <w:rFonts w:ascii="Arial" w:hAnsi="Arial" w:cs="Arial"/>
                <w:b/>
                <w:sz w:val="22"/>
                <w:szCs w:val="22"/>
                <w:lang w:eastAsia="en-GB"/>
              </w:rPr>
            </w:pPr>
            <w:r>
              <w:rPr>
                <w:rFonts w:ascii="Arial" w:hAnsi="Arial" w:cs="Arial"/>
                <w:b/>
                <w:sz w:val="22"/>
                <w:szCs w:val="22"/>
              </w:rPr>
              <w:t>Description</w:t>
            </w:r>
          </w:p>
        </w:tc>
        <w:tc>
          <w:tcPr>
            <w:tcW w:w="920" w:type="dxa"/>
            <w:tcBorders>
              <w:top w:val="single" w:sz="4" w:space="0" w:color="auto"/>
              <w:left w:val="single" w:sz="4" w:space="0" w:color="auto"/>
              <w:bottom w:val="single" w:sz="4" w:space="0" w:color="auto"/>
              <w:right w:val="single" w:sz="4" w:space="0" w:color="auto"/>
            </w:tcBorders>
            <w:hideMark/>
          </w:tcPr>
          <w:p w14:paraId="4E6AA16F" w14:textId="77777777" w:rsidR="00D92BE3" w:rsidRDefault="00D92BE3" w:rsidP="00B336E9">
            <w:pPr>
              <w:tabs>
                <w:tab w:val="left" w:pos="720"/>
                <w:tab w:val="right" w:pos="9360"/>
              </w:tabs>
              <w:rPr>
                <w:rFonts w:ascii="Arial" w:hAnsi="Arial" w:cs="Arial"/>
                <w:b/>
                <w:sz w:val="22"/>
                <w:szCs w:val="22"/>
              </w:rPr>
            </w:pPr>
            <w:r>
              <w:rPr>
                <w:rFonts w:ascii="Arial" w:hAnsi="Arial" w:cs="Arial"/>
                <w:b/>
                <w:sz w:val="22"/>
                <w:szCs w:val="22"/>
              </w:rPr>
              <w:t>Marks</w:t>
            </w:r>
          </w:p>
        </w:tc>
      </w:tr>
      <w:tr w:rsidR="00D92BE3" w14:paraId="413253E7"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414D54D5" w14:textId="40087DEB" w:rsidR="00D92BE3" w:rsidRDefault="00D92BE3" w:rsidP="00B336E9">
            <w:pPr>
              <w:tabs>
                <w:tab w:val="left" w:pos="720"/>
                <w:tab w:val="right" w:pos="9360"/>
              </w:tabs>
              <w:rPr>
                <w:rFonts w:ascii="Arial" w:hAnsi="Arial" w:cs="Arial"/>
                <w:sz w:val="22"/>
                <w:szCs w:val="22"/>
              </w:rPr>
            </w:pPr>
            <w:r w:rsidRPr="000E0456">
              <w:rPr>
                <w:rFonts w:ascii="Arial" w:hAnsi="Arial" w:cs="Arial"/>
                <w:sz w:val="22"/>
                <w:szCs w:val="22"/>
              </w:rPr>
              <w:t xml:space="preserve">Discusses two ways </w:t>
            </w:r>
            <w:r w:rsidRPr="005423D5">
              <w:rPr>
                <w:rFonts w:ascii="Arial" w:hAnsi="Arial" w:cs="Arial"/>
                <w:sz w:val="22"/>
                <w:szCs w:val="22"/>
              </w:rPr>
              <w:t>the Governor General can be held accountable</w:t>
            </w:r>
          </w:p>
          <w:p w14:paraId="4EBC4253" w14:textId="77777777" w:rsidR="00D92BE3" w:rsidRDefault="00D92BE3" w:rsidP="00B336E9">
            <w:pPr>
              <w:tabs>
                <w:tab w:val="left" w:pos="720"/>
                <w:tab w:val="right" w:pos="9360"/>
              </w:tabs>
              <w:rPr>
                <w:rFonts w:ascii="Arial" w:hAnsi="Arial" w:cs="Arial"/>
                <w:sz w:val="22"/>
                <w:szCs w:val="22"/>
              </w:rPr>
            </w:pPr>
            <w:proofErr w:type="gramStart"/>
            <w:r w:rsidRPr="000E0456">
              <w:rPr>
                <w:rFonts w:ascii="Arial" w:hAnsi="Arial" w:cs="Arial"/>
                <w:sz w:val="22"/>
                <w:szCs w:val="22"/>
              </w:rPr>
              <w:t>Makes reference</w:t>
            </w:r>
            <w:proofErr w:type="gramEnd"/>
            <w:r w:rsidRPr="000E0456">
              <w:rPr>
                <w:rFonts w:ascii="Arial" w:hAnsi="Arial" w:cs="Arial"/>
                <w:sz w:val="22"/>
                <w:szCs w:val="22"/>
              </w:rPr>
              <w:t xml:space="preserve"> to relevant evidence</w:t>
            </w:r>
          </w:p>
        </w:tc>
        <w:tc>
          <w:tcPr>
            <w:tcW w:w="920" w:type="dxa"/>
            <w:tcBorders>
              <w:top w:val="single" w:sz="4" w:space="0" w:color="auto"/>
              <w:left w:val="single" w:sz="4" w:space="0" w:color="auto"/>
              <w:bottom w:val="single" w:sz="4" w:space="0" w:color="auto"/>
              <w:right w:val="single" w:sz="4" w:space="0" w:color="auto"/>
            </w:tcBorders>
            <w:hideMark/>
          </w:tcPr>
          <w:p w14:paraId="274946EA"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5</w:t>
            </w:r>
          </w:p>
        </w:tc>
      </w:tr>
      <w:tr w:rsidR="00D92BE3" w14:paraId="4F75CE71"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42C9970A" w14:textId="6DFA06E3" w:rsidR="00D92BE3" w:rsidRDefault="00865146" w:rsidP="00B336E9">
            <w:pPr>
              <w:tabs>
                <w:tab w:val="left" w:pos="720"/>
                <w:tab w:val="right" w:pos="9360"/>
              </w:tabs>
              <w:rPr>
                <w:rFonts w:ascii="Arial" w:hAnsi="Arial" w:cs="Arial"/>
                <w:sz w:val="22"/>
                <w:szCs w:val="22"/>
              </w:rPr>
            </w:pPr>
            <w:r>
              <w:rPr>
                <w:rFonts w:ascii="Arial" w:hAnsi="Arial" w:cs="Arial"/>
                <w:sz w:val="22"/>
                <w:szCs w:val="22"/>
              </w:rPr>
              <w:t xml:space="preserve">Describes </w:t>
            </w:r>
            <w:r w:rsidR="00D92BE3" w:rsidRPr="000E0456">
              <w:rPr>
                <w:rFonts w:ascii="Arial" w:hAnsi="Arial" w:cs="Arial"/>
                <w:sz w:val="22"/>
                <w:szCs w:val="22"/>
              </w:rPr>
              <w:t>two ways</w:t>
            </w:r>
            <w:r>
              <w:rPr>
                <w:rFonts w:ascii="Arial" w:hAnsi="Arial" w:cs="Arial"/>
                <w:sz w:val="22"/>
                <w:szCs w:val="22"/>
              </w:rPr>
              <w:t xml:space="preserve"> </w:t>
            </w:r>
            <w:r w:rsidR="00D92BE3" w:rsidRPr="005423D5">
              <w:rPr>
                <w:rFonts w:ascii="Arial" w:hAnsi="Arial" w:cs="Arial"/>
                <w:sz w:val="22"/>
                <w:szCs w:val="22"/>
              </w:rPr>
              <w:t>the Governor General can be held accountable</w:t>
            </w:r>
          </w:p>
          <w:p w14:paraId="4AB43778" w14:textId="77777777" w:rsidR="00D92BE3" w:rsidRDefault="00D92BE3" w:rsidP="00B336E9">
            <w:pPr>
              <w:tabs>
                <w:tab w:val="left" w:pos="720"/>
                <w:tab w:val="right" w:pos="9360"/>
              </w:tabs>
              <w:rPr>
                <w:rFonts w:ascii="Arial" w:hAnsi="Arial" w:cs="Arial"/>
                <w:sz w:val="22"/>
                <w:szCs w:val="22"/>
              </w:rPr>
            </w:pPr>
            <w:r>
              <w:rPr>
                <w:rFonts w:ascii="Arial" w:hAnsi="Arial" w:cs="Arial"/>
                <w:b/>
                <w:bCs/>
                <w:sz w:val="22"/>
                <w:szCs w:val="22"/>
              </w:rPr>
              <w:t>or</w:t>
            </w:r>
          </w:p>
          <w:p w14:paraId="7EC0D274" w14:textId="6051B628" w:rsidR="00D92BE3" w:rsidRDefault="00D92BE3" w:rsidP="00B336E9">
            <w:pPr>
              <w:tabs>
                <w:tab w:val="left" w:pos="720"/>
                <w:tab w:val="right" w:pos="9360"/>
              </w:tabs>
              <w:rPr>
                <w:rFonts w:ascii="Arial" w:hAnsi="Arial" w:cs="Arial"/>
                <w:sz w:val="22"/>
                <w:szCs w:val="22"/>
              </w:rPr>
            </w:pPr>
            <w:r>
              <w:rPr>
                <w:rFonts w:ascii="Arial" w:hAnsi="Arial" w:cs="Arial"/>
                <w:sz w:val="22"/>
                <w:szCs w:val="22"/>
              </w:rPr>
              <w:t xml:space="preserve">Discusses one way and </w:t>
            </w:r>
            <w:r w:rsidR="00AC5AB9">
              <w:rPr>
                <w:rFonts w:ascii="Arial" w:hAnsi="Arial" w:cs="Arial"/>
                <w:sz w:val="22"/>
                <w:szCs w:val="22"/>
              </w:rPr>
              <w:t xml:space="preserve">describes </w:t>
            </w:r>
            <w:r w:rsidR="00865146">
              <w:rPr>
                <w:rFonts w:ascii="Arial" w:hAnsi="Arial" w:cs="Arial"/>
                <w:sz w:val="22"/>
                <w:szCs w:val="22"/>
              </w:rPr>
              <w:t>an</w:t>
            </w:r>
            <w:r>
              <w:rPr>
                <w:rFonts w:ascii="Arial" w:hAnsi="Arial" w:cs="Arial"/>
                <w:sz w:val="22"/>
                <w:szCs w:val="22"/>
              </w:rPr>
              <w:t xml:space="preserve">other way </w:t>
            </w:r>
            <w:r w:rsidRPr="005423D5">
              <w:rPr>
                <w:rFonts w:ascii="Arial" w:hAnsi="Arial" w:cs="Arial"/>
                <w:sz w:val="22"/>
                <w:szCs w:val="22"/>
              </w:rPr>
              <w:t>the Governor General can be held accountable</w:t>
            </w:r>
          </w:p>
          <w:p w14:paraId="4B545B1D" w14:textId="233F0106" w:rsidR="00D92BE3" w:rsidRPr="000E0456" w:rsidRDefault="000E1B4E" w:rsidP="00B336E9">
            <w:pPr>
              <w:tabs>
                <w:tab w:val="left" w:pos="720"/>
                <w:tab w:val="right" w:pos="9360"/>
              </w:tabs>
              <w:rPr>
                <w:rFonts w:ascii="Arial" w:hAnsi="Arial" w:cs="Arial"/>
                <w:sz w:val="22"/>
                <w:szCs w:val="22"/>
              </w:rPr>
            </w:pPr>
            <w:r>
              <w:rPr>
                <w:rFonts w:ascii="Arial" w:hAnsi="Arial" w:cs="Arial"/>
                <w:sz w:val="22"/>
                <w:szCs w:val="22"/>
              </w:rPr>
              <w:t xml:space="preserve">And </w:t>
            </w:r>
            <w:proofErr w:type="gramStart"/>
            <w:r>
              <w:rPr>
                <w:rFonts w:ascii="Arial" w:hAnsi="Arial" w:cs="Arial"/>
                <w:sz w:val="22"/>
                <w:szCs w:val="22"/>
              </w:rPr>
              <w:t>m</w:t>
            </w:r>
            <w:r w:rsidR="00D92BE3" w:rsidRPr="000E0456">
              <w:rPr>
                <w:rFonts w:ascii="Arial" w:hAnsi="Arial" w:cs="Arial"/>
                <w:sz w:val="22"/>
                <w:szCs w:val="22"/>
              </w:rPr>
              <w:t>akes reference</w:t>
            </w:r>
            <w:proofErr w:type="gramEnd"/>
            <w:r w:rsidR="00D92BE3" w:rsidRPr="000E0456">
              <w:rPr>
                <w:rFonts w:ascii="Arial" w:hAnsi="Arial" w:cs="Arial"/>
                <w:sz w:val="22"/>
                <w:szCs w:val="22"/>
              </w:rPr>
              <w:t xml:space="preserve"> to </w:t>
            </w:r>
            <w:r w:rsidR="00D92BE3">
              <w:rPr>
                <w:rFonts w:ascii="Arial" w:hAnsi="Arial" w:cs="Arial"/>
                <w:sz w:val="22"/>
                <w:szCs w:val="22"/>
              </w:rPr>
              <w:t xml:space="preserve">some </w:t>
            </w:r>
            <w:r w:rsidR="00D92BE3" w:rsidRPr="000E0456">
              <w:rPr>
                <w:rFonts w:ascii="Arial" w:hAnsi="Arial" w:cs="Arial"/>
                <w:sz w:val="22"/>
                <w:szCs w:val="22"/>
              </w:rPr>
              <w:t>evidence</w:t>
            </w:r>
          </w:p>
        </w:tc>
        <w:tc>
          <w:tcPr>
            <w:tcW w:w="920" w:type="dxa"/>
            <w:tcBorders>
              <w:top w:val="single" w:sz="4" w:space="0" w:color="auto"/>
              <w:left w:val="single" w:sz="4" w:space="0" w:color="auto"/>
              <w:bottom w:val="single" w:sz="4" w:space="0" w:color="auto"/>
              <w:right w:val="single" w:sz="4" w:space="0" w:color="auto"/>
            </w:tcBorders>
            <w:hideMark/>
          </w:tcPr>
          <w:p w14:paraId="7E38432B"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3-4</w:t>
            </w:r>
          </w:p>
        </w:tc>
      </w:tr>
      <w:tr w:rsidR="00D92BE3" w14:paraId="7061EC32"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757DAEC6" w14:textId="527D6D53" w:rsidR="00D92BE3" w:rsidRDefault="00AC5AB9" w:rsidP="00B336E9">
            <w:pPr>
              <w:tabs>
                <w:tab w:val="left" w:pos="720"/>
                <w:tab w:val="right" w:pos="9360"/>
              </w:tabs>
              <w:rPr>
                <w:rFonts w:ascii="Arial" w:hAnsi="Arial" w:cs="Arial"/>
                <w:sz w:val="22"/>
                <w:szCs w:val="22"/>
              </w:rPr>
            </w:pPr>
            <w:r>
              <w:rPr>
                <w:rFonts w:ascii="Arial" w:hAnsi="Arial" w:cs="Arial"/>
                <w:sz w:val="22"/>
                <w:szCs w:val="22"/>
              </w:rPr>
              <w:t>Lists</w:t>
            </w:r>
            <w:r w:rsidR="00865146">
              <w:rPr>
                <w:rFonts w:ascii="Arial" w:hAnsi="Arial" w:cs="Arial"/>
                <w:sz w:val="22"/>
                <w:szCs w:val="22"/>
              </w:rPr>
              <w:t xml:space="preserve"> </w:t>
            </w:r>
            <w:r w:rsidR="00D92BE3">
              <w:rPr>
                <w:rFonts w:ascii="Arial" w:hAnsi="Arial" w:cs="Arial"/>
                <w:sz w:val="22"/>
                <w:szCs w:val="22"/>
              </w:rPr>
              <w:t>two ways</w:t>
            </w:r>
            <w:r w:rsidR="00865146">
              <w:rPr>
                <w:rFonts w:ascii="Arial" w:hAnsi="Arial" w:cs="Arial"/>
                <w:sz w:val="22"/>
                <w:szCs w:val="22"/>
              </w:rPr>
              <w:t xml:space="preserve"> </w:t>
            </w:r>
            <w:r w:rsidR="00D92BE3" w:rsidRPr="005423D5">
              <w:rPr>
                <w:rFonts w:ascii="Arial" w:hAnsi="Arial" w:cs="Arial"/>
                <w:sz w:val="22"/>
                <w:szCs w:val="22"/>
              </w:rPr>
              <w:t>the Governor General can be held accountable</w:t>
            </w:r>
          </w:p>
          <w:p w14:paraId="71A6C715" w14:textId="77777777" w:rsidR="00D92BE3" w:rsidRDefault="00D92BE3" w:rsidP="00B336E9">
            <w:pPr>
              <w:tabs>
                <w:tab w:val="left" w:pos="720"/>
                <w:tab w:val="right" w:pos="9360"/>
              </w:tabs>
              <w:rPr>
                <w:rFonts w:ascii="Arial" w:hAnsi="Arial" w:cs="Arial"/>
                <w:sz w:val="22"/>
                <w:szCs w:val="22"/>
              </w:rPr>
            </w:pPr>
            <w:r>
              <w:rPr>
                <w:rFonts w:ascii="Arial" w:hAnsi="Arial" w:cs="Arial"/>
                <w:b/>
                <w:bCs/>
                <w:sz w:val="22"/>
                <w:szCs w:val="22"/>
              </w:rPr>
              <w:t>or</w:t>
            </w:r>
          </w:p>
          <w:p w14:paraId="263052DD" w14:textId="53B9B75D" w:rsidR="00D92BE3" w:rsidRDefault="005C577D" w:rsidP="00B336E9">
            <w:pPr>
              <w:tabs>
                <w:tab w:val="left" w:pos="720"/>
                <w:tab w:val="right" w:pos="9360"/>
              </w:tabs>
              <w:rPr>
                <w:rFonts w:ascii="Arial" w:hAnsi="Arial" w:cs="Arial"/>
                <w:sz w:val="22"/>
                <w:szCs w:val="22"/>
              </w:rPr>
            </w:pPr>
            <w:r>
              <w:rPr>
                <w:rFonts w:ascii="Arial" w:hAnsi="Arial" w:cs="Arial"/>
                <w:sz w:val="22"/>
                <w:szCs w:val="22"/>
              </w:rPr>
              <w:t>Outlines</w:t>
            </w:r>
            <w:r w:rsidR="00865146">
              <w:rPr>
                <w:rFonts w:ascii="Arial" w:hAnsi="Arial" w:cs="Arial"/>
                <w:sz w:val="22"/>
                <w:szCs w:val="22"/>
              </w:rPr>
              <w:t xml:space="preserve"> </w:t>
            </w:r>
            <w:r w:rsidR="00D92BE3">
              <w:rPr>
                <w:rFonts w:ascii="Arial" w:hAnsi="Arial" w:cs="Arial"/>
                <w:sz w:val="22"/>
                <w:szCs w:val="22"/>
              </w:rPr>
              <w:t xml:space="preserve">one way </w:t>
            </w:r>
            <w:r w:rsidR="00D92BE3" w:rsidRPr="005423D5">
              <w:rPr>
                <w:rFonts w:ascii="Arial" w:hAnsi="Arial" w:cs="Arial"/>
                <w:sz w:val="22"/>
                <w:szCs w:val="22"/>
              </w:rPr>
              <w:t>the Governor General can be held accountable</w:t>
            </w:r>
          </w:p>
          <w:p w14:paraId="26E7A0DC" w14:textId="77777777" w:rsidR="00D92BE3" w:rsidRDefault="00D92BE3" w:rsidP="00B336E9">
            <w:pPr>
              <w:tabs>
                <w:tab w:val="left" w:pos="720"/>
                <w:tab w:val="right" w:pos="9360"/>
              </w:tabs>
              <w:rPr>
                <w:rFonts w:ascii="Arial" w:hAnsi="Arial" w:cs="Arial"/>
                <w:sz w:val="22"/>
                <w:szCs w:val="22"/>
              </w:rPr>
            </w:pPr>
            <w:r>
              <w:rPr>
                <w:rFonts w:ascii="Arial" w:hAnsi="Arial" w:cs="Arial"/>
                <w:b/>
                <w:bCs/>
                <w:sz w:val="22"/>
                <w:szCs w:val="22"/>
              </w:rPr>
              <w:t>or</w:t>
            </w:r>
          </w:p>
          <w:p w14:paraId="1F12D0B8" w14:textId="16BC54E3" w:rsidR="00D92BE3" w:rsidRPr="00185361" w:rsidRDefault="00D92BE3" w:rsidP="00B336E9">
            <w:pPr>
              <w:tabs>
                <w:tab w:val="left" w:pos="720"/>
                <w:tab w:val="right" w:pos="9360"/>
              </w:tabs>
              <w:rPr>
                <w:rFonts w:ascii="Arial" w:hAnsi="Arial" w:cs="Arial"/>
                <w:sz w:val="22"/>
                <w:szCs w:val="22"/>
              </w:rPr>
            </w:pPr>
            <w:r>
              <w:rPr>
                <w:rFonts w:ascii="Arial" w:hAnsi="Arial" w:cs="Arial"/>
                <w:sz w:val="22"/>
                <w:szCs w:val="22"/>
              </w:rPr>
              <w:t xml:space="preserve">Makes a general statement concerning how </w:t>
            </w:r>
            <w:r w:rsidRPr="005423D5">
              <w:rPr>
                <w:rFonts w:ascii="Arial" w:hAnsi="Arial" w:cs="Arial"/>
                <w:sz w:val="22"/>
                <w:szCs w:val="22"/>
              </w:rPr>
              <w:t>the Governor General can be held accountable</w:t>
            </w:r>
          </w:p>
        </w:tc>
        <w:tc>
          <w:tcPr>
            <w:tcW w:w="920" w:type="dxa"/>
            <w:tcBorders>
              <w:top w:val="single" w:sz="4" w:space="0" w:color="auto"/>
              <w:left w:val="single" w:sz="4" w:space="0" w:color="auto"/>
              <w:bottom w:val="single" w:sz="4" w:space="0" w:color="auto"/>
              <w:right w:val="single" w:sz="4" w:space="0" w:color="auto"/>
            </w:tcBorders>
            <w:hideMark/>
          </w:tcPr>
          <w:p w14:paraId="2FDDF08C"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1-2</w:t>
            </w:r>
          </w:p>
        </w:tc>
      </w:tr>
      <w:tr w:rsidR="00D92BE3" w14:paraId="28D498BD"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77AF22FC" w14:textId="77777777" w:rsidR="00D92BE3" w:rsidRDefault="00D92BE3" w:rsidP="00B336E9">
            <w:pPr>
              <w:tabs>
                <w:tab w:val="left" w:pos="720"/>
                <w:tab w:val="right" w:pos="9360"/>
              </w:tabs>
              <w:jc w:val="right"/>
              <w:rPr>
                <w:rFonts w:ascii="Arial" w:hAnsi="Arial" w:cs="Arial"/>
                <w:b/>
                <w:sz w:val="22"/>
                <w:szCs w:val="22"/>
              </w:rPr>
            </w:pPr>
            <w:r>
              <w:rPr>
                <w:rFonts w:ascii="Arial" w:hAnsi="Arial" w:cs="Arial"/>
                <w:b/>
                <w:sz w:val="22"/>
                <w:szCs w:val="22"/>
              </w:rPr>
              <w:t>Total</w:t>
            </w:r>
          </w:p>
        </w:tc>
        <w:tc>
          <w:tcPr>
            <w:tcW w:w="920" w:type="dxa"/>
            <w:tcBorders>
              <w:top w:val="single" w:sz="4" w:space="0" w:color="auto"/>
              <w:left w:val="single" w:sz="4" w:space="0" w:color="auto"/>
              <w:bottom w:val="single" w:sz="4" w:space="0" w:color="auto"/>
              <w:right w:val="single" w:sz="4" w:space="0" w:color="auto"/>
            </w:tcBorders>
            <w:hideMark/>
          </w:tcPr>
          <w:p w14:paraId="14DE223F" w14:textId="77777777" w:rsidR="00D92BE3" w:rsidRDefault="00D92BE3" w:rsidP="00B336E9">
            <w:pPr>
              <w:tabs>
                <w:tab w:val="left" w:pos="720"/>
                <w:tab w:val="right" w:pos="9360"/>
              </w:tabs>
              <w:jc w:val="center"/>
              <w:rPr>
                <w:rFonts w:ascii="Arial" w:hAnsi="Arial" w:cs="Arial"/>
                <w:b/>
                <w:sz w:val="22"/>
                <w:szCs w:val="22"/>
              </w:rPr>
            </w:pPr>
            <w:r>
              <w:rPr>
                <w:rFonts w:ascii="Arial" w:hAnsi="Arial" w:cs="Arial"/>
                <w:b/>
                <w:sz w:val="22"/>
                <w:szCs w:val="22"/>
              </w:rPr>
              <w:t>5</w:t>
            </w:r>
          </w:p>
        </w:tc>
      </w:tr>
      <w:tr w:rsidR="00D92BE3" w14:paraId="52DEC0B2" w14:textId="77777777" w:rsidTr="00B336E9">
        <w:tc>
          <w:tcPr>
            <w:tcW w:w="8574" w:type="dxa"/>
            <w:gridSpan w:val="2"/>
            <w:tcBorders>
              <w:top w:val="single" w:sz="4" w:space="0" w:color="auto"/>
              <w:left w:val="single" w:sz="4" w:space="0" w:color="auto"/>
              <w:bottom w:val="single" w:sz="4" w:space="0" w:color="auto"/>
              <w:right w:val="single" w:sz="4" w:space="0" w:color="auto"/>
            </w:tcBorders>
            <w:hideMark/>
          </w:tcPr>
          <w:p w14:paraId="7EF459EE" w14:textId="77777777" w:rsidR="00D92BE3" w:rsidRDefault="00D92BE3" w:rsidP="00B336E9">
            <w:pPr>
              <w:tabs>
                <w:tab w:val="left" w:pos="720"/>
                <w:tab w:val="right" w:pos="9360"/>
              </w:tabs>
              <w:rPr>
                <w:rFonts w:ascii="Arial" w:hAnsi="Arial" w:cs="Arial"/>
                <w:b/>
                <w:sz w:val="22"/>
                <w:szCs w:val="22"/>
              </w:rPr>
            </w:pPr>
            <w:r>
              <w:rPr>
                <w:rFonts w:ascii="Arial" w:hAnsi="Arial" w:cs="Arial"/>
                <w:b/>
                <w:sz w:val="22"/>
                <w:szCs w:val="22"/>
              </w:rPr>
              <w:t>Answers could include but are not limited to:</w:t>
            </w:r>
          </w:p>
          <w:p w14:paraId="7F2B0667" w14:textId="521143BB" w:rsidR="00D92BE3" w:rsidRPr="00AE44FA" w:rsidRDefault="00D92BE3" w:rsidP="00B336E9">
            <w:pPr>
              <w:tabs>
                <w:tab w:val="left" w:pos="720"/>
                <w:tab w:val="right" w:pos="9360"/>
              </w:tabs>
              <w:contextualSpacing/>
              <w:rPr>
                <w:rFonts w:ascii="Arial" w:eastAsia="Arial" w:hAnsi="Arial" w:cs="Arial"/>
                <w:bCs/>
                <w:sz w:val="22"/>
                <w:szCs w:val="22"/>
              </w:rPr>
            </w:pPr>
            <w:r w:rsidRPr="00AE44FA">
              <w:rPr>
                <w:rFonts w:ascii="Arial" w:eastAsia="Arial" w:hAnsi="Arial" w:cs="Arial"/>
                <w:bCs/>
                <w:sz w:val="22"/>
                <w:szCs w:val="22"/>
              </w:rPr>
              <w:t xml:space="preserve">Formally – </w:t>
            </w:r>
            <w:r w:rsidR="00865146" w:rsidRPr="00AE44FA">
              <w:rPr>
                <w:rFonts w:ascii="Arial" w:hAnsi="Arial" w:cs="Arial"/>
                <w:bCs/>
                <w:sz w:val="22"/>
                <w:szCs w:val="22"/>
              </w:rPr>
              <w:t xml:space="preserve">Commonwealth </w:t>
            </w:r>
            <w:r w:rsidR="00865146">
              <w:rPr>
                <w:rFonts w:ascii="Arial" w:eastAsia="Arial" w:hAnsi="Arial" w:cs="Arial"/>
                <w:bCs/>
                <w:sz w:val="22"/>
                <w:szCs w:val="22"/>
              </w:rPr>
              <w:t>C</w:t>
            </w:r>
            <w:r w:rsidRPr="00AE44FA">
              <w:rPr>
                <w:rFonts w:ascii="Arial" w:eastAsia="Arial" w:hAnsi="Arial" w:cs="Arial"/>
                <w:bCs/>
                <w:sz w:val="22"/>
                <w:szCs w:val="22"/>
              </w:rPr>
              <w:t xml:space="preserve">onstitution </w:t>
            </w:r>
          </w:p>
          <w:p w14:paraId="30A1A2DE" w14:textId="71FB4478" w:rsidR="00D92BE3" w:rsidRPr="00AE44FA" w:rsidRDefault="00D92BE3" w:rsidP="00D92BE3">
            <w:pPr>
              <w:pStyle w:val="ListParagraph"/>
              <w:numPr>
                <w:ilvl w:val="0"/>
                <w:numId w:val="14"/>
              </w:numPr>
              <w:tabs>
                <w:tab w:val="left" w:pos="720"/>
                <w:tab w:val="right" w:pos="9360"/>
              </w:tabs>
              <w:contextualSpacing/>
              <w:rPr>
                <w:rFonts w:ascii="Arial" w:eastAsia="Arial" w:hAnsi="Arial" w:cs="Arial"/>
                <w:bCs/>
                <w:sz w:val="22"/>
                <w:szCs w:val="22"/>
              </w:rPr>
            </w:pPr>
            <w:r w:rsidRPr="00AE44FA">
              <w:rPr>
                <w:rFonts w:ascii="Arial" w:eastAsia="MS Mincho" w:hAnsi="Arial" w:cs="Arial"/>
                <w:bCs/>
                <w:sz w:val="22"/>
                <w:szCs w:val="22"/>
              </w:rPr>
              <w:t>S61</w:t>
            </w:r>
            <w:r w:rsidR="00865146">
              <w:rPr>
                <w:rFonts w:ascii="Arial" w:eastAsia="MS Mincho" w:hAnsi="Arial" w:cs="Arial"/>
                <w:bCs/>
                <w:sz w:val="22"/>
                <w:szCs w:val="22"/>
              </w:rPr>
              <w:t xml:space="preserve"> - </w:t>
            </w:r>
            <w:r w:rsidRPr="00AE44FA">
              <w:rPr>
                <w:rFonts w:ascii="Arial" w:eastAsia="MS Mincho" w:hAnsi="Arial" w:cs="Arial"/>
                <w:bCs/>
                <w:sz w:val="22"/>
                <w:szCs w:val="22"/>
              </w:rPr>
              <w:t xml:space="preserve">The executive power of the Commonwealth is vested in the Queen and is exercisable by the </w:t>
            </w:r>
            <w:r w:rsidR="00A36A71">
              <w:rPr>
                <w:rFonts w:ascii="Arial" w:eastAsia="MS Mincho" w:hAnsi="Arial" w:cs="Arial"/>
                <w:bCs/>
                <w:sz w:val="22"/>
                <w:szCs w:val="22"/>
              </w:rPr>
              <w:t>GG</w:t>
            </w:r>
            <w:r w:rsidRPr="00AE44FA">
              <w:rPr>
                <w:rFonts w:ascii="Arial" w:eastAsia="MS Mincho" w:hAnsi="Arial" w:cs="Arial"/>
                <w:bCs/>
                <w:sz w:val="22"/>
                <w:szCs w:val="22"/>
              </w:rPr>
              <w:t xml:space="preserve"> as the Queen's representative</w:t>
            </w:r>
            <w:r w:rsidR="00865146">
              <w:rPr>
                <w:rFonts w:ascii="Arial" w:eastAsia="MS Mincho" w:hAnsi="Arial" w:cs="Arial"/>
                <w:bCs/>
                <w:sz w:val="22"/>
                <w:szCs w:val="22"/>
              </w:rPr>
              <w:t>.</w:t>
            </w:r>
          </w:p>
          <w:p w14:paraId="31FC85EF" w14:textId="49616CDF" w:rsidR="00D92BE3" w:rsidRPr="0038798A" w:rsidRDefault="00D92BE3" w:rsidP="00865146">
            <w:pPr>
              <w:pStyle w:val="ListParagraph"/>
              <w:numPr>
                <w:ilvl w:val="0"/>
                <w:numId w:val="14"/>
              </w:numPr>
              <w:spacing w:before="100" w:beforeAutospacing="1" w:after="100" w:afterAutospacing="1"/>
              <w:contextualSpacing/>
              <w:rPr>
                <w:rFonts w:ascii="Arial" w:hAnsi="Arial" w:cs="Arial"/>
                <w:bCs/>
                <w:sz w:val="22"/>
                <w:szCs w:val="22"/>
              </w:rPr>
            </w:pPr>
            <w:r w:rsidRPr="00AE44FA">
              <w:rPr>
                <w:rFonts w:ascii="Arial" w:hAnsi="Arial" w:cs="Arial"/>
                <w:bCs/>
                <w:sz w:val="22"/>
                <w:szCs w:val="22"/>
              </w:rPr>
              <w:t xml:space="preserve">S2 </w:t>
            </w:r>
            <w:r w:rsidR="00865146">
              <w:rPr>
                <w:rFonts w:ascii="Arial" w:hAnsi="Arial" w:cs="Arial"/>
                <w:bCs/>
                <w:sz w:val="22"/>
                <w:szCs w:val="22"/>
              </w:rPr>
              <w:t>- S</w:t>
            </w:r>
            <w:r w:rsidRPr="00AE44FA">
              <w:rPr>
                <w:rFonts w:ascii="Arial" w:hAnsi="Arial" w:cs="Arial"/>
                <w:bCs/>
                <w:sz w:val="22"/>
                <w:szCs w:val="22"/>
              </w:rPr>
              <w:t xml:space="preserve">tipulates that the </w:t>
            </w:r>
            <w:r w:rsidR="00A36A71">
              <w:rPr>
                <w:rFonts w:ascii="Arial" w:hAnsi="Arial" w:cs="Arial"/>
                <w:bCs/>
                <w:sz w:val="22"/>
                <w:szCs w:val="22"/>
              </w:rPr>
              <w:t>GG</w:t>
            </w:r>
            <w:r w:rsidRPr="00AE44FA">
              <w:rPr>
                <w:rFonts w:ascii="Arial" w:hAnsi="Arial" w:cs="Arial"/>
                <w:bCs/>
                <w:sz w:val="22"/>
                <w:szCs w:val="22"/>
              </w:rPr>
              <w:t xml:space="preserve"> is appointed by the Queen. </w:t>
            </w:r>
            <w:r w:rsidRPr="0038798A">
              <w:rPr>
                <w:rFonts w:ascii="Arial" w:hAnsi="Arial" w:cs="Arial"/>
                <w:bCs/>
                <w:sz w:val="22"/>
                <w:szCs w:val="22"/>
              </w:rPr>
              <w:t xml:space="preserve">The appointment is at the Queen’s pleasure, i.e. without a term being specified. </w:t>
            </w:r>
          </w:p>
          <w:p w14:paraId="3FAADFCA" w14:textId="399A82F3" w:rsidR="00D92BE3" w:rsidRPr="00AE44FA" w:rsidRDefault="00D92BE3" w:rsidP="00D92BE3">
            <w:pPr>
              <w:pStyle w:val="ListParagraph"/>
              <w:numPr>
                <w:ilvl w:val="0"/>
                <w:numId w:val="14"/>
              </w:numPr>
              <w:spacing w:before="100" w:beforeAutospacing="1" w:after="100" w:afterAutospacing="1"/>
              <w:contextualSpacing/>
              <w:rPr>
                <w:rFonts w:ascii="Arial" w:hAnsi="Arial" w:cs="Arial"/>
                <w:bCs/>
                <w:sz w:val="22"/>
                <w:szCs w:val="22"/>
              </w:rPr>
            </w:pPr>
            <w:r w:rsidRPr="00AE44FA">
              <w:rPr>
                <w:rFonts w:ascii="Arial" w:hAnsi="Arial" w:cs="Arial"/>
                <w:bCs/>
                <w:sz w:val="22"/>
                <w:szCs w:val="22"/>
              </w:rPr>
              <w:t xml:space="preserve">The </w:t>
            </w:r>
            <w:r w:rsidR="00A36A71">
              <w:rPr>
                <w:rFonts w:ascii="Arial" w:hAnsi="Arial" w:cs="Arial"/>
                <w:bCs/>
                <w:sz w:val="22"/>
                <w:szCs w:val="22"/>
              </w:rPr>
              <w:t>GG</w:t>
            </w:r>
            <w:r w:rsidRPr="00AE44FA">
              <w:rPr>
                <w:rFonts w:ascii="Arial" w:hAnsi="Arial" w:cs="Arial"/>
                <w:bCs/>
                <w:sz w:val="22"/>
                <w:szCs w:val="22"/>
              </w:rPr>
              <w:t xml:space="preserve"> can be recalled or dismissed by the Monarch before their term is complete. </w:t>
            </w:r>
          </w:p>
          <w:p w14:paraId="19582A8B" w14:textId="77777777" w:rsidR="00D92BE3" w:rsidRPr="00AE44FA" w:rsidRDefault="00D92BE3" w:rsidP="00D92BE3">
            <w:pPr>
              <w:pStyle w:val="ListParagraph"/>
              <w:numPr>
                <w:ilvl w:val="0"/>
                <w:numId w:val="14"/>
              </w:numPr>
              <w:spacing w:before="100" w:beforeAutospacing="1" w:after="100" w:afterAutospacing="1"/>
              <w:contextualSpacing/>
              <w:rPr>
                <w:rFonts w:ascii="Arial" w:hAnsi="Arial" w:cs="Arial"/>
                <w:bCs/>
                <w:sz w:val="22"/>
                <w:szCs w:val="22"/>
              </w:rPr>
            </w:pPr>
            <w:r w:rsidRPr="00AE44FA">
              <w:rPr>
                <w:rFonts w:ascii="Arial" w:hAnsi="Arial" w:cs="Arial"/>
                <w:bCs/>
                <w:sz w:val="22"/>
                <w:szCs w:val="22"/>
              </w:rPr>
              <w:t xml:space="preserve">By convention, removal may only be on the advice of the Prime Minister, who </w:t>
            </w:r>
          </w:p>
          <w:p w14:paraId="6664C806" w14:textId="77777777" w:rsidR="00D92BE3" w:rsidRPr="00AE44FA" w:rsidRDefault="00D92BE3" w:rsidP="0038798A">
            <w:pPr>
              <w:pStyle w:val="ListParagraph"/>
              <w:spacing w:before="100" w:beforeAutospacing="1" w:after="100" w:afterAutospacing="1"/>
              <w:contextualSpacing/>
              <w:rPr>
                <w:rFonts w:ascii="Arial" w:hAnsi="Arial" w:cs="Arial"/>
                <w:bCs/>
                <w:sz w:val="22"/>
                <w:szCs w:val="22"/>
              </w:rPr>
            </w:pPr>
            <w:r w:rsidRPr="00AE44FA">
              <w:rPr>
                <w:rFonts w:ascii="Arial" w:hAnsi="Arial" w:cs="Arial"/>
                <w:bCs/>
                <w:sz w:val="22"/>
                <w:szCs w:val="22"/>
              </w:rPr>
              <w:t>retains responsibility for selecting an immediate replacement or letting the vacancy provisions take effect.</w:t>
            </w:r>
          </w:p>
          <w:p w14:paraId="435A6A7E" w14:textId="77777777" w:rsidR="00D92BE3" w:rsidRPr="00AE44FA" w:rsidRDefault="00D92BE3" w:rsidP="00B336E9">
            <w:pPr>
              <w:contextualSpacing/>
              <w:rPr>
                <w:rFonts w:ascii="Arial" w:hAnsi="Arial" w:cs="Arial"/>
                <w:bCs/>
                <w:sz w:val="22"/>
                <w:szCs w:val="22"/>
              </w:rPr>
            </w:pPr>
            <w:r w:rsidRPr="00AE44FA">
              <w:rPr>
                <w:rFonts w:ascii="Arial" w:hAnsi="Arial" w:cs="Arial"/>
                <w:bCs/>
                <w:sz w:val="22"/>
                <w:szCs w:val="22"/>
              </w:rPr>
              <w:t>Informally – public confidence</w:t>
            </w:r>
          </w:p>
          <w:p w14:paraId="7EB43538" w14:textId="4E2AC3CC" w:rsidR="00D92BE3" w:rsidRPr="00AE44FA" w:rsidRDefault="00D92BE3" w:rsidP="00D92BE3">
            <w:pPr>
              <w:pStyle w:val="ListParagraph"/>
              <w:numPr>
                <w:ilvl w:val="0"/>
                <w:numId w:val="14"/>
              </w:numPr>
              <w:contextualSpacing/>
              <w:rPr>
                <w:rFonts w:ascii="Arial" w:hAnsi="Arial" w:cs="Arial"/>
                <w:bCs/>
                <w:sz w:val="22"/>
                <w:szCs w:val="22"/>
              </w:rPr>
            </w:pPr>
            <w:r w:rsidRPr="00AE44FA">
              <w:rPr>
                <w:rFonts w:ascii="Arial" w:hAnsi="Arial" w:cs="Arial"/>
                <w:bCs/>
                <w:sz w:val="22"/>
                <w:szCs w:val="22"/>
              </w:rPr>
              <w:t>Peter Hollingworth brought the office of GG into disrepute and in doing so damaged the office to some extent, but more important</w:t>
            </w:r>
            <w:r w:rsidR="00A36A71">
              <w:rPr>
                <w:rFonts w:ascii="Arial" w:hAnsi="Arial" w:cs="Arial"/>
                <w:bCs/>
                <w:sz w:val="22"/>
                <w:szCs w:val="22"/>
              </w:rPr>
              <w:t>ly</w:t>
            </w:r>
            <w:r w:rsidRPr="00AE44FA">
              <w:rPr>
                <w:rFonts w:ascii="Arial" w:hAnsi="Arial" w:cs="Arial"/>
                <w:bCs/>
                <w:sz w:val="22"/>
                <w:szCs w:val="22"/>
              </w:rPr>
              <w:t xml:space="preserve">, embarrassed the government of the day. </w:t>
            </w:r>
          </w:p>
          <w:p w14:paraId="626A9031" w14:textId="6A6DB47F" w:rsidR="00D92BE3" w:rsidRPr="00946414" w:rsidRDefault="00D92BE3" w:rsidP="00D92BE3">
            <w:pPr>
              <w:pStyle w:val="ListParagraph"/>
              <w:numPr>
                <w:ilvl w:val="0"/>
                <w:numId w:val="14"/>
              </w:numPr>
              <w:spacing w:before="100" w:beforeAutospacing="1" w:after="100" w:afterAutospacing="1"/>
              <w:contextualSpacing/>
              <w:rPr>
                <w:rFonts w:ascii="Arial" w:hAnsi="Arial" w:cs="Arial"/>
                <w:sz w:val="22"/>
                <w:szCs w:val="22"/>
              </w:rPr>
            </w:pPr>
            <w:r w:rsidRPr="00AE44FA">
              <w:rPr>
                <w:rFonts w:ascii="Arial" w:hAnsi="Arial" w:cs="Arial"/>
                <w:bCs/>
                <w:sz w:val="22"/>
                <w:szCs w:val="22"/>
              </w:rPr>
              <w:t>The principal lesson in the Hollingworth</w:t>
            </w:r>
            <w:r w:rsidRPr="00946414">
              <w:rPr>
                <w:rFonts w:ascii="Arial" w:hAnsi="Arial" w:cs="Arial"/>
                <w:sz w:val="22"/>
                <w:szCs w:val="22"/>
              </w:rPr>
              <w:t xml:space="preserve"> affair is that the GG cannot survive in office without the confidence of the people, as Hollingworth had lost the trust of the Australian public</w:t>
            </w:r>
            <w:r w:rsidR="00A36A71">
              <w:rPr>
                <w:rFonts w:ascii="Arial" w:hAnsi="Arial" w:cs="Arial"/>
                <w:sz w:val="22"/>
                <w:szCs w:val="22"/>
              </w:rPr>
              <w:t>.</w:t>
            </w:r>
          </w:p>
          <w:p w14:paraId="2D2A828A" w14:textId="159E3EFB" w:rsidR="00D92BE3" w:rsidRDefault="00D92BE3" w:rsidP="00D92BE3">
            <w:pPr>
              <w:pStyle w:val="ListParagraph"/>
              <w:numPr>
                <w:ilvl w:val="0"/>
                <w:numId w:val="14"/>
              </w:numPr>
              <w:contextualSpacing/>
              <w:rPr>
                <w:rFonts w:ascii="Arial" w:hAnsi="Arial" w:cs="Arial"/>
                <w:sz w:val="22"/>
                <w:szCs w:val="22"/>
              </w:rPr>
            </w:pPr>
            <w:r w:rsidRPr="00946414">
              <w:rPr>
                <w:rFonts w:ascii="Arial" w:hAnsi="Arial" w:cs="Arial"/>
                <w:sz w:val="22"/>
                <w:szCs w:val="22"/>
              </w:rPr>
              <w:t xml:space="preserve">It can be seen that the GG was held to account to a </w:t>
            </w:r>
            <w:r w:rsidR="00A36A71">
              <w:rPr>
                <w:rFonts w:ascii="Arial" w:hAnsi="Arial" w:cs="Arial"/>
                <w:sz w:val="22"/>
                <w:szCs w:val="22"/>
              </w:rPr>
              <w:t>rather limited</w:t>
            </w:r>
            <w:r w:rsidR="00A36A71" w:rsidRPr="00946414">
              <w:rPr>
                <w:rFonts w:ascii="Arial" w:hAnsi="Arial" w:cs="Arial"/>
                <w:sz w:val="22"/>
                <w:szCs w:val="22"/>
              </w:rPr>
              <w:t xml:space="preserve"> </w:t>
            </w:r>
            <w:r w:rsidRPr="00946414">
              <w:rPr>
                <w:rFonts w:ascii="Arial" w:hAnsi="Arial" w:cs="Arial"/>
                <w:sz w:val="22"/>
                <w:szCs w:val="22"/>
              </w:rPr>
              <w:t>degree as witnessed by the resignation of Hollingworth in 2003</w:t>
            </w:r>
            <w:r w:rsidR="00A36A71">
              <w:rPr>
                <w:rFonts w:ascii="Arial" w:hAnsi="Arial" w:cs="Arial"/>
                <w:sz w:val="22"/>
                <w:szCs w:val="22"/>
              </w:rPr>
              <w:t>, though it was not an immediate resignation</w:t>
            </w:r>
            <w:r w:rsidRPr="00946414">
              <w:rPr>
                <w:rFonts w:ascii="Arial" w:hAnsi="Arial" w:cs="Arial"/>
                <w:sz w:val="22"/>
                <w:szCs w:val="22"/>
              </w:rPr>
              <w:t>.</w:t>
            </w:r>
          </w:p>
        </w:tc>
      </w:tr>
    </w:tbl>
    <w:p w14:paraId="46936154" w14:textId="77777777" w:rsidR="00D92BE3" w:rsidRDefault="00D92BE3" w:rsidP="00D92BE3">
      <w:pPr>
        <w:tabs>
          <w:tab w:val="right" w:pos="9360"/>
        </w:tabs>
        <w:ind w:left="720" w:hanging="720"/>
        <w:rPr>
          <w:rFonts w:ascii="Arial" w:hAnsi="Arial" w:cs="Arial"/>
          <w:b/>
          <w:sz w:val="22"/>
          <w:szCs w:val="22"/>
        </w:rPr>
      </w:pPr>
    </w:p>
    <w:p w14:paraId="1F09A63D" w14:textId="77777777" w:rsidR="00D92BE3" w:rsidRDefault="00D92BE3" w:rsidP="00D92BE3">
      <w:pPr>
        <w:tabs>
          <w:tab w:val="right" w:pos="9360"/>
        </w:tabs>
        <w:ind w:left="720" w:hanging="720"/>
        <w:rPr>
          <w:rFonts w:ascii="Arial" w:hAnsi="Arial" w:cs="Arial"/>
          <w:b/>
          <w:sz w:val="22"/>
          <w:szCs w:val="22"/>
        </w:rPr>
      </w:pPr>
    </w:p>
    <w:p w14:paraId="503B3A04" w14:textId="77777777" w:rsidR="00D92BE3" w:rsidRDefault="00D92BE3" w:rsidP="00D92BE3">
      <w:pPr>
        <w:tabs>
          <w:tab w:val="right" w:pos="9360"/>
        </w:tabs>
        <w:ind w:left="720" w:hanging="720"/>
        <w:rPr>
          <w:rFonts w:ascii="Arial" w:hAnsi="Arial" w:cs="Arial"/>
          <w:b/>
          <w:sz w:val="22"/>
          <w:szCs w:val="22"/>
        </w:rPr>
      </w:pPr>
    </w:p>
    <w:p w14:paraId="7601B7C7" w14:textId="77777777" w:rsidR="003C38E6" w:rsidRDefault="003C38E6" w:rsidP="003C38E6">
      <w:pPr>
        <w:ind w:left="720" w:hanging="720"/>
        <w:rPr>
          <w:rFonts w:ascii="Arial" w:hAnsi="Arial" w:cs="Arial"/>
          <w:sz w:val="22"/>
          <w:szCs w:val="22"/>
        </w:rPr>
      </w:pPr>
    </w:p>
    <w:p w14:paraId="6C80C36A" w14:textId="77777777" w:rsidR="00B3579D" w:rsidRDefault="00B3579D" w:rsidP="00A30993">
      <w:pPr>
        <w:tabs>
          <w:tab w:val="right" w:pos="9360"/>
        </w:tabs>
        <w:ind w:left="720" w:hanging="720"/>
        <w:rPr>
          <w:rFonts w:ascii="Arial" w:hAnsi="Arial" w:cs="Arial"/>
          <w:b/>
          <w:sz w:val="22"/>
          <w:szCs w:val="22"/>
        </w:rPr>
      </w:pPr>
    </w:p>
    <w:p w14:paraId="778B032E" w14:textId="77777777" w:rsidR="00B3579D" w:rsidRDefault="00B3579D" w:rsidP="00A30993">
      <w:pPr>
        <w:tabs>
          <w:tab w:val="right" w:pos="9360"/>
        </w:tabs>
        <w:ind w:left="720" w:hanging="720"/>
        <w:rPr>
          <w:rFonts w:ascii="Arial" w:hAnsi="Arial" w:cs="Arial"/>
          <w:b/>
          <w:sz w:val="22"/>
          <w:szCs w:val="22"/>
        </w:rPr>
      </w:pPr>
    </w:p>
    <w:p w14:paraId="1B84E109" w14:textId="77777777" w:rsidR="00B3579D" w:rsidRDefault="00B3579D" w:rsidP="00A30993">
      <w:pPr>
        <w:tabs>
          <w:tab w:val="right" w:pos="9360"/>
        </w:tabs>
        <w:ind w:left="720" w:hanging="720"/>
        <w:rPr>
          <w:rFonts w:ascii="Arial" w:hAnsi="Arial" w:cs="Arial"/>
          <w:b/>
          <w:sz w:val="22"/>
          <w:szCs w:val="22"/>
        </w:rPr>
      </w:pPr>
    </w:p>
    <w:p w14:paraId="1CB670F2" w14:textId="77777777" w:rsidR="00B3579D" w:rsidRDefault="00B3579D" w:rsidP="00A30993">
      <w:pPr>
        <w:tabs>
          <w:tab w:val="right" w:pos="9360"/>
        </w:tabs>
        <w:ind w:left="720" w:hanging="720"/>
        <w:rPr>
          <w:rFonts w:ascii="Arial" w:hAnsi="Arial" w:cs="Arial"/>
          <w:b/>
          <w:sz w:val="22"/>
          <w:szCs w:val="22"/>
        </w:rPr>
      </w:pPr>
    </w:p>
    <w:p w14:paraId="006100D2" w14:textId="77777777" w:rsidR="00D92BE3" w:rsidRDefault="00D92BE3">
      <w:pPr>
        <w:rPr>
          <w:rFonts w:ascii="Arial" w:hAnsi="Arial" w:cs="Arial"/>
          <w:b/>
          <w:sz w:val="22"/>
          <w:szCs w:val="22"/>
        </w:rPr>
      </w:pPr>
      <w:r>
        <w:rPr>
          <w:rFonts w:ascii="Arial" w:hAnsi="Arial" w:cs="Arial"/>
          <w:b/>
          <w:sz w:val="22"/>
          <w:szCs w:val="22"/>
        </w:rPr>
        <w:br w:type="page"/>
      </w:r>
    </w:p>
    <w:p w14:paraId="614675D5" w14:textId="5C8F4BEF" w:rsidR="00C97C5B" w:rsidRPr="00A30993" w:rsidRDefault="00C97C5B" w:rsidP="00D92BE3">
      <w:pPr>
        <w:tabs>
          <w:tab w:val="right" w:pos="9360"/>
        </w:tabs>
        <w:rPr>
          <w:rFonts w:ascii="Arial" w:hAnsi="Arial" w:cs="Arial"/>
          <w:b/>
          <w:sz w:val="22"/>
          <w:szCs w:val="22"/>
        </w:rPr>
      </w:pPr>
      <w:r w:rsidRPr="00443865">
        <w:rPr>
          <w:rFonts w:ascii="Arial" w:hAnsi="Arial" w:cs="Arial"/>
          <w:b/>
          <w:sz w:val="22"/>
          <w:szCs w:val="22"/>
        </w:rPr>
        <w:lastRenderedPageBreak/>
        <w:t>Question 4</w:t>
      </w:r>
      <w:r w:rsidR="00B66B84">
        <w:rPr>
          <w:rFonts w:ascii="Arial" w:hAnsi="Arial" w:cs="Arial"/>
          <w:b/>
          <w:sz w:val="22"/>
          <w:szCs w:val="22"/>
        </w:rPr>
        <w:tab/>
      </w:r>
      <w:r w:rsidR="00A30993">
        <w:rPr>
          <w:rFonts w:ascii="Arial" w:hAnsi="Arial" w:cs="Arial"/>
          <w:b/>
          <w:sz w:val="22"/>
          <w:szCs w:val="22"/>
        </w:rPr>
        <w:t xml:space="preserve">  </w:t>
      </w:r>
      <w:r w:rsidR="002A48DA">
        <w:rPr>
          <w:rFonts w:ascii="Arial" w:hAnsi="Arial" w:cs="Arial"/>
          <w:b/>
          <w:sz w:val="22"/>
          <w:szCs w:val="22"/>
        </w:rPr>
        <w:t>(10 marks)</w:t>
      </w:r>
    </w:p>
    <w:p w14:paraId="6E6966D1" w14:textId="1E53171A" w:rsidR="004F606A" w:rsidRDefault="004F606A" w:rsidP="004F606A">
      <w:pPr>
        <w:jc w:val="center"/>
        <w:rPr>
          <w:rFonts w:ascii="Arial" w:hAnsi="Arial" w:cs="Arial"/>
          <w:b/>
          <w:sz w:val="22"/>
          <w:szCs w:val="22"/>
          <w:lang w:val="en-US"/>
        </w:rPr>
      </w:pPr>
    </w:p>
    <w:p w14:paraId="5F915880" w14:textId="0329A4E2" w:rsidR="00D92BE3" w:rsidRPr="008700D7" w:rsidRDefault="00D92BE3" w:rsidP="008700D7">
      <w:pPr>
        <w:pStyle w:val="paragraph"/>
        <w:numPr>
          <w:ilvl w:val="0"/>
          <w:numId w:val="7"/>
        </w:numPr>
        <w:tabs>
          <w:tab w:val="left" w:pos="720"/>
          <w:tab w:val="right" w:pos="9360"/>
        </w:tabs>
        <w:textAlignment w:val="baseline"/>
        <w:rPr>
          <w:rFonts w:ascii="Arial" w:hAnsi="Arial" w:cs="Arial"/>
          <w:sz w:val="22"/>
          <w:szCs w:val="22"/>
        </w:rPr>
      </w:pPr>
      <w:r>
        <w:rPr>
          <w:rFonts w:ascii="Arial" w:hAnsi="Arial" w:cs="Arial"/>
          <w:sz w:val="22"/>
          <w:szCs w:val="22"/>
        </w:rPr>
        <w:t>O</w:t>
      </w:r>
      <w:r w:rsidRPr="005423D5">
        <w:rPr>
          <w:rFonts w:ascii="Arial" w:hAnsi="Arial" w:cs="Arial"/>
          <w:sz w:val="22"/>
          <w:szCs w:val="22"/>
        </w:rPr>
        <w:t xml:space="preserve">utline </w:t>
      </w:r>
      <w:r w:rsidRPr="005423D5">
        <w:rPr>
          <w:rFonts w:ascii="Arial" w:hAnsi="Arial" w:cs="Arial"/>
          <w:b/>
          <w:bCs/>
          <w:sz w:val="22"/>
          <w:szCs w:val="22"/>
        </w:rPr>
        <w:t xml:space="preserve">two </w:t>
      </w:r>
      <w:r w:rsidR="00A36A71">
        <w:rPr>
          <w:rFonts w:ascii="Arial" w:hAnsi="Arial" w:cs="Arial"/>
          <w:b/>
          <w:bCs/>
          <w:sz w:val="22"/>
          <w:szCs w:val="22"/>
        </w:rPr>
        <w:t>‘</w:t>
      </w:r>
      <w:r w:rsidRPr="005423D5">
        <w:rPr>
          <w:rFonts w:ascii="Arial" w:hAnsi="Arial" w:cs="Arial"/>
          <w:sz w:val="22"/>
          <w:szCs w:val="22"/>
        </w:rPr>
        <w:t>express</w:t>
      </w:r>
      <w:r w:rsidR="00A36A71">
        <w:rPr>
          <w:rFonts w:ascii="Arial" w:hAnsi="Arial" w:cs="Arial"/>
          <w:sz w:val="22"/>
          <w:szCs w:val="22"/>
        </w:rPr>
        <w:t>’</w:t>
      </w:r>
      <w:r w:rsidRPr="005423D5">
        <w:rPr>
          <w:rFonts w:ascii="Arial" w:hAnsi="Arial" w:cs="Arial"/>
          <w:sz w:val="22"/>
          <w:szCs w:val="22"/>
        </w:rPr>
        <w:t xml:space="preserve"> rights enshrined in the Commonwealth Constitution</w:t>
      </w:r>
      <w:r w:rsidR="008700D7">
        <w:rPr>
          <w:rFonts w:ascii="Arial" w:hAnsi="Arial" w:cs="Arial"/>
          <w:sz w:val="22"/>
          <w:szCs w:val="22"/>
        </w:rPr>
        <w:t xml:space="preserve"> (Australia)</w:t>
      </w:r>
      <w:r>
        <w:rPr>
          <w:rFonts w:ascii="Arial" w:hAnsi="Arial" w:cs="Arial"/>
          <w:sz w:val="22"/>
          <w:szCs w:val="22"/>
        </w:rPr>
        <w:t>.</w:t>
      </w:r>
      <w:r w:rsidR="008700D7" w:rsidRPr="008700D7">
        <w:rPr>
          <w:rFonts w:ascii="Arial" w:hAnsi="Arial" w:cs="Arial"/>
          <w:sz w:val="22"/>
          <w:szCs w:val="22"/>
        </w:rPr>
        <w:t xml:space="preserve"> </w:t>
      </w:r>
      <w:r w:rsidR="008700D7">
        <w:rPr>
          <w:rFonts w:ascii="Arial" w:hAnsi="Arial" w:cs="Arial"/>
          <w:sz w:val="22"/>
          <w:szCs w:val="22"/>
        </w:rPr>
        <w:t xml:space="preserve">     </w:t>
      </w:r>
      <w:r w:rsidR="00874C5D">
        <w:rPr>
          <w:rFonts w:ascii="Arial" w:hAnsi="Arial" w:cs="Arial"/>
          <w:sz w:val="22"/>
          <w:szCs w:val="22"/>
        </w:rPr>
        <w:tab/>
      </w:r>
      <w:r w:rsidR="008700D7" w:rsidRPr="00560ABF">
        <w:rPr>
          <w:rFonts w:ascii="Arial" w:hAnsi="Arial" w:cs="Arial"/>
          <w:sz w:val="22"/>
          <w:szCs w:val="22"/>
        </w:rPr>
        <w:t>(2 marks)</w:t>
      </w:r>
      <w:r w:rsidR="008700D7" w:rsidRPr="008700D7">
        <w:rPr>
          <w:rFonts w:ascii="Arial" w:hAnsi="Arial" w:cs="Arial"/>
          <w:sz w:val="22"/>
          <w:szCs w:val="22"/>
        </w:rPr>
        <w:t xml:space="preserve">                             </w:t>
      </w:r>
    </w:p>
    <w:tbl>
      <w:tblPr>
        <w:tblStyle w:val="TableGrid"/>
        <w:tblW w:w="0" w:type="auto"/>
        <w:tblInd w:w="856" w:type="dxa"/>
        <w:tblLook w:val="04A0" w:firstRow="1" w:lastRow="0" w:firstColumn="1" w:lastColumn="0" w:noHBand="0" w:noVBand="1"/>
      </w:tblPr>
      <w:tblGrid>
        <w:gridCol w:w="7529"/>
        <w:gridCol w:w="919"/>
      </w:tblGrid>
      <w:tr w:rsidR="00D92BE3" w14:paraId="1615AB80" w14:textId="77777777" w:rsidTr="00B336E9">
        <w:tc>
          <w:tcPr>
            <w:tcW w:w="7529" w:type="dxa"/>
            <w:tcBorders>
              <w:top w:val="single" w:sz="4" w:space="0" w:color="auto"/>
              <w:left w:val="single" w:sz="4" w:space="0" w:color="auto"/>
              <w:bottom w:val="single" w:sz="4" w:space="0" w:color="auto"/>
              <w:right w:val="single" w:sz="4" w:space="0" w:color="auto"/>
            </w:tcBorders>
            <w:hideMark/>
          </w:tcPr>
          <w:p w14:paraId="65FD2055" w14:textId="77777777" w:rsidR="00D92BE3" w:rsidRDefault="00D92BE3" w:rsidP="00B336E9">
            <w:pPr>
              <w:tabs>
                <w:tab w:val="left" w:pos="720"/>
                <w:tab w:val="right" w:pos="9360"/>
              </w:tabs>
              <w:rPr>
                <w:rFonts w:ascii="Arial" w:hAnsi="Arial" w:cs="Arial"/>
                <w:b/>
                <w:sz w:val="22"/>
                <w:szCs w:val="22"/>
                <w:lang w:eastAsia="en-GB"/>
              </w:rPr>
            </w:pPr>
            <w:r>
              <w:rPr>
                <w:rFonts w:ascii="Arial" w:hAnsi="Arial" w:cs="Arial"/>
                <w:b/>
                <w:sz w:val="22"/>
                <w:szCs w:val="22"/>
              </w:rPr>
              <w:t>Description</w:t>
            </w:r>
          </w:p>
        </w:tc>
        <w:tc>
          <w:tcPr>
            <w:tcW w:w="919" w:type="dxa"/>
            <w:tcBorders>
              <w:top w:val="single" w:sz="4" w:space="0" w:color="auto"/>
              <w:left w:val="single" w:sz="4" w:space="0" w:color="auto"/>
              <w:bottom w:val="single" w:sz="4" w:space="0" w:color="auto"/>
              <w:right w:val="single" w:sz="4" w:space="0" w:color="auto"/>
            </w:tcBorders>
            <w:hideMark/>
          </w:tcPr>
          <w:p w14:paraId="3ACE440E" w14:textId="77777777" w:rsidR="00D92BE3" w:rsidRDefault="00D92BE3" w:rsidP="00B336E9">
            <w:pPr>
              <w:tabs>
                <w:tab w:val="left" w:pos="720"/>
                <w:tab w:val="right" w:pos="9360"/>
              </w:tabs>
              <w:rPr>
                <w:rFonts w:ascii="Arial" w:hAnsi="Arial" w:cs="Arial"/>
                <w:b/>
                <w:sz w:val="22"/>
                <w:szCs w:val="22"/>
              </w:rPr>
            </w:pPr>
            <w:r>
              <w:rPr>
                <w:rFonts w:ascii="Arial" w:hAnsi="Arial" w:cs="Arial"/>
                <w:b/>
                <w:sz w:val="22"/>
                <w:szCs w:val="22"/>
              </w:rPr>
              <w:t>Marks</w:t>
            </w:r>
          </w:p>
        </w:tc>
      </w:tr>
      <w:tr w:rsidR="00D92BE3" w14:paraId="2988C299" w14:textId="77777777" w:rsidTr="00B336E9">
        <w:tc>
          <w:tcPr>
            <w:tcW w:w="7529" w:type="dxa"/>
            <w:tcBorders>
              <w:top w:val="single" w:sz="4" w:space="0" w:color="auto"/>
              <w:left w:val="single" w:sz="4" w:space="0" w:color="auto"/>
              <w:bottom w:val="single" w:sz="4" w:space="0" w:color="auto"/>
              <w:right w:val="single" w:sz="4" w:space="0" w:color="auto"/>
            </w:tcBorders>
            <w:hideMark/>
          </w:tcPr>
          <w:p w14:paraId="5860FBE1" w14:textId="6FA71218" w:rsidR="00D92BE3" w:rsidRDefault="00D92BE3" w:rsidP="00B336E9">
            <w:pPr>
              <w:tabs>
                <w:tab w:val="left" w:pos="720"/>
                <w:tab w:val="right" w:pos="9360"/>
              </w:tabs>
              <w:rPr>
                <w:rFonts w:ascii="Arial" w:hAnsi="Arial" w:cs="Arial"/>
                <w:sz w:val="22"/>
                <w:szCs w:val="22"/>
              </w:rPr>
            </w:pPr>
            <w:r>
              <w:rPr>
                <w:rFonts w:ascii="Arial" w:hAnsi="Arial" w:cs="Arial"/>
                <w:sz w:val="22"/>
                <w:szCs w:val="22"/>
              </w:rPr>
              <w:t xml:space="preserve">Outlines two </w:t>
            </w:r>
            <w:r w:rsidR="00A36A71">
              <w:rPr>
                <w:rFonts w:ascii="Arial" w:hAnsi="Arial" w:cs="Arial"/>
                <w:sz w:val="22"/>
                <w:szCs w:val="22"/>
              </w:rPr>
              <w:t xml:space="preserve">express </w:t>
            </w:r>
            <w:r w:rsidRPr="005423D5">
              <w:rPr>
                <w:rFonts w:ascii="Arial" w:hAnsi="Arial" w:cs="Arial"/>
                <w:sz w:val="22"/>
                <w:szCs w:val="22"/>
              </w:rPr>
              <w:t>rights enshrined in the Commonwealth Constitution</w:t>
            </w:r>
            <w:r w:rsidR="008700D7">
              <w:rPr>
                <w:rFonts w:ascii="Arial" w:hAnsi="Arial" w:cs="Arial"/>
                <w:sz w:val="22"/>
                <w:szCs w:val="22"/>
              </w:rPr>
              <w:t xml:space="preserve"> (Australia)</w:t>
            </w:r>
          </w:p>
        </w:tc>
        <w:tc>
          <w:tcPr>
            <w:tcW w:w="919" w:type="dxa"/>
            <w:tcBorders>
              <w:top w:val="single" w:sz="4" w:space="0" w:color="auto"/>
              <w:left w:val="single" w:sz="4" w:space="0" w:color="auto"/>
              <w:bottom w:val="single" w:sz="4" w:space="0" w:color="auto"/>
              <w:right w:val="single" w:sz="4" w:space="0" w:color="auto"/>
            </w:tcBorders>
            <w:hideMark/>
          </w:tcPr>
          <w:p w14:paraId="1BABD14A"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2</w:t>
            </w:r>
          </w:p>
        </w:tc>
      </w:tr>
      <w:tr w:rsidR="00D92BE3" w14:paraId="54A3AEE3" w14:textId="77777777" w:rsidTr="00B336E9">
        <w:tc>
          <w:tcPr>
            <w:tcW w:w="7529" w:type="dxa"/>
            <w:tcBorders>
              <w:top w:val="single" w:sz="4" w:space="0" w:color="auto"/>
              <w:left w:val="single" w:sz="4" w:space="0" w:color="auto"/>
              <w:bottom w:val="single" w:sz="4" w:space="0" w:color="auto"/>
              <w:right w:val="single" w:sz="4" w:space="0" w:color="auto"/>
            </w:tcBorders>
            <w:hideMark/>
          </w:tcPr>
          <w:p w14:paraId="7E9E42B1" w14:textId="776E1210" w:rsidR="00D92BE3" w:rsidRDefault="00D92BE3" w:rsidP="00B336E9">
            <w:pPr>
              <w:tabs>
                <w:tab w:val="left" w:pos="720"/>
                <w:tab w:val="right" w:pos="9360"/>
              </w:tabs>
              <w:rPr>
                <w:rFonts w:ascii="Arial" w:hAnsi="Arial" w:cs="Arial"/>
                <w:sz w:val="22"/>
                <w:szCs w:val="22"/>
              </w:rPr>
            </w:pPr>
            <w:r>
              <w:rPr>
                <w:rFonts w:ascii="Arial" w:hAnsi="Arial" w:cs="Arial"/>
                <w:sz w:val="22"/>
                <w:szCs w:val="22"/>
              </w:rPr>
              <w:t xml:space="preserve">Outlines one </w:t>
            </w:r>
            <w:r w:rsidR="00A36A71">
              <w:rPr>
                <w:rFonts w:ascii="Arial" w:hAnsi="Arial" w:cs="Arial"/>
                <w:sz w:val="22"/>
                <w:szCs w:val="22"/>
              </w:rPr>
              <w:t xml:space="preserve">express </w:t>
            </w:r>
            <w:r w:rsidRPr="005423D5">
              <w:rPr>
                <w:rFonts w:ascii="Arial" w:hAnsi="Arial" w:cs="Arial"/>
                <w:sz w:val="22"/>
                <w:szCs w:val="22"/>
              </w:rPr>
              <w:t>right enshrined in the Commonwealth Constitution</w:t>
            </w:r>
            <w:r w:rsidR="008700D7">
              <w:rPr>
                <w:rFonts w:ascii="Arial" w:hAnsi="Arial" w:cs="Arial"/>
                <w:sz w:val="22"/>
                <w:szCs w:val="22"/>
              </w:rPr>
              <w:t xml:space="preserve"> or makes a general statement about express rights</w:t>
            </w:r>
          </w:p>
        </w:tc>
        <w:tc>
          <w:tcPr>
            <w:tcW w:w="919" w:type="dxa"/>
            <w:tcBorders>
              <w:top w:val="single" w:sz="4" w:space="0" w:color="auto"/>
              <w:left w:val="single" w:sz="4" w:space="0" w:color="auto"/>
              <w:bottom w:val="single" w:sz="4" w:space="0" w:color="auto"/>
              <w:right w:val="single" w:sz="4" w:space="0" w:color="auto"/>
            </w:tcBorders>
            <w:hideMark/>
          </w:tcPr>
          <w:p w14:paraId="18717BB6"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1</w:t>
            </w:r>
          </w:p>
        </w:tc>
      </w:tr>
      <w:tr w:rsidR="00D92BE3" w14:paraId="0368979B" w14:textId="77777777" w:rsidTr="00B336E9">
        <w:tc>
          <w:tcPr>
            <w:tcW w:w="7529" w:type="dxa"/>
            <w:tcBorders>
              <w:top w:val="single" w:sz="4" w:space="0" w:color="auto"/>
              <w:left w:val="single" w:sz="4" w:space="0" w:color="auto"/>
              <w:bottom w:val="single" w:sz="4" w:space="0" w:color="auto"/>
              <w:right w:val="single" w:sz="4" w:space="0" w:color="auto"/>
            </w:tcBorders>
            <w:hideMark/>
          </w:tcPr>
          <w:p w14:paraId="26791607" w14:textId="77777777" w:rsidR="00D92BE3" w:rsidRDefault="00D92BE3" w:rsidP="00B336E9">
            <w:pPr>
              <w:tabs>
                <w:tab w:val="left" w:pos="720"/>
                <w:tab w:val="right" w:pos="9360"/>
              </w:tabs>
              <w:jc w:val="right"/>
              <w:rPr>
                <w:rFonts w:ascii="Arial" w:hAnsi="Arial" w:cs="Arial"/>
                <w:b/>
                <w:sz w:val="22"/>
                <w:szCs w:val="22"/>
              </w:rPr>
            </w:pPr>
            <w:r>
              <w:rPr>
                <w:rFonts w:ascii="Arial" w:hAnsi="Arial" w:cs="Arial"/>
                <w:b/>
                <w:sz w:val="22"/>
                <w:szCs w:val="22"/>
              </w:rPr>
              <w:t>Total</w:t>
            </w:r>
          </w:p>
        </w:tc>
        <w:tc>
          <w:tcPr>
            <w:tcW w:w="919" w:type="dxa"/>
            <w:tcBorders>
              <w:top w:val="single" w:sz="4" w:space="0" w:color="auto"/>
              <w:left w:val="single" w:sz="4" w:space="0" w:color="auto"/>
              <w:bottom w:val="single" w:sz="4" w:space="0" w:color="auto"/>
              <w:right w:val="single" w:sz="4" w:space="0" w:color="auto"/>
            </w:tcBorders>
            <w:hideMark/>
          </w:tcPr>
          <w:p w14:paraId="0E4EE309" w14:textId="77777777" w:rsidR="00D92BE3" w:rsidRDefault="00D92BE3" w:rsidP="00B336E9">
            <w:pPr>
              <w:tabs>
                <w:tab w:val="left" w:pos="720"/>
                <w:tab w:val="right" w:pos="9360"/>
              </w:tabs>
              <w:jc w:val="center"/>
              <w:rPr>
                <w:rFonts w:ascii="Arial" w:hAnsi="Arial" w:cs="Arial"/>
                <w:b/>
                <w:sz w:val="22"/>
                <w:szCs w:val="22"/>
              </w:rPr>
            </w:pPr>
            <w:r>
              <w:rPr>
                <w:rFonts w:ascii="Arial" w:hAnsi="Arial" w:cs="Arial"/>
                <w:b/>
                <w:sz w:val="22"/>
                <w:szCs w:val="22"/>
              </w:rPr>
              <w:t>3</w:t>
            </w:r>
          </w:p>
        </w:tc>
      </w:tr>
      <w:tr w:rsidR="00D92BE3" w14:paraId="0F5765FF" w14:textId="77777777" w:rsidTr="00B336E9">
        <w:tc>
          <w:tcPr>
            <w:tcW w:w="8448" w:type="dxa"/>
            <w:gridSpan w:val="2"/>
            <w:tcBorders>
              <w:top w:val="single" w:sz="4" w:space="0" w:color="auto"/>
              <w:left w:val="single" w:sz="4" w:space="0" w:color="auto"/>
              <w:bottom w:val="single" w:sz="4" w:space="0" w:color="auto"/>
              <w:right w:val="single" w:sz="4" w:space="0" w:color="auto"/>
            </w:tcBorders>
            <w:hideMark/>
          </w:tcPr>
          <w:p w14:paraId="5E8CC5C9" w14:textId="77777777" w:rsidR="00D92BE3" w:rsidRDefault="00D92BE3" w:rsidP="00B336E9">
            <w:pPr>
              <w:tabs>
                <w:tab w:val="left" w:pos="720"/>
                <w:tab w:val="right" w:pos="9360"/>
              </w:tabs>
              <w:rPr>
                <w:rFonts w:ascii="Arial" w:hAnsi="Arial" w:cs="Arial"/>
                <w:b/>
                <w:sz w:val="22"/>
                <w:szCs w:val="22"/>
              </w:rPr>
            </w:pPr>
            <w:r>
              <w:rPr>
                <w:rFonts w:ascii="Arial" w:hAnsi="Arial" w:cs="Arial"/>
                <w:b/>
                <w:sz w:val="22"/>
                <w:szCs w:val="22"/>
              </w:rPr>
              <w:t>Answers could include but not limited to:</w:t>
            </w:r>
          </w:p>
          <w:p w14:paraId="598C9DDD" w14:textId="778563AF" w:rsidR="00D92BE3" w:rsidRDefault="00D410B5" w:rsidP="00D92BE3">
            <w:pPr>
              <w:pStyle w:val="ListParagraph"/>
              <w:numPr>
                <w:ilvl w:val="0"/>
                <w:numId w:val="13"/>
              </w:numPr>
              <w:tabs>
                <w:tab w:val="left" w:pos="720"/>
                <w:tab w:val="right" w:pos="9360"/>
              </w:tabs>
              <w:contextualSpacing/>
              <w:rPr>
                <w:rFonts w:ascii="Arial" w:hAnsi="Arial" w:cs="Arial"/>
                <w:sz w:val="22"/>
                <w:szCs w:val="22"/>
              </w:rPr>
            </w:pPr>
            <w:r>
              <w:rPr>
                <w:rFonts w:ascii="Arial" w:hAnsi="Arial" w:cs="Arial"/>
                <w:sz w:val="22"/>
                <w:szCs w:val="22"/>
              </w:rPr>
              <w:t>s</w:t>
            </w:r>
            <w:r w:rsidR="00D92BE3">
              <w:rPr>
                <w:rFonts w:ascii="Arial" w:hAnsi="Arial" w:cs="Arial"/>
                <w:sz w:val="22"/>
                <w:szCs w:val="22"/>
              </w:rPr>
              <w:t xml:space="preserve">41 – </w:t>
            </w:r>
            <w:r w:rsidR="008700D7">
              <w:rPr>
                <w:rFonts w:ascii="Arial" w:hAnsi="Arial" w:cs="Arial"/>
                <w:sz w:val="22"/>
                <w:szCs w:val="22"/>
              </w:rPr>
              <w:t xml:space="preserve">the </w:t>
            </w:r>
            <w:r w:rsidR="00D92BE3">
              <w:rPr>
                <w:rFonts w:ascii="Arial" w:hAnsi="Arial" w:cs="Arial"/>
                <w:sz w:val="22"/>
                <w:szCs w:val="22"/>
              </w:rPr>
              <w:t>right to vote in Commonwealth elections if at federation</w:t>
            </w:r>
            <w:r w:rsidR="008700D7">
              <w:rPr>
                <w:rFonts w:ascii="Arial" w:hAnsi="Arial" w:cs="Arial"/>
                <w:sz w:val="22"/>
                <w:szCs w:val="22"/>
              </w:rPr>
              <w:t>,</w:t>
            </w:r>
            <w:r w:rsidR="00D92BE3">
              <w:rPr>
                <w:rFonts w:ascii="Arial" w:hAnsi="Arial" w:cs="Arial"/>
                <w:sz w:val="22"/>
                <w:szCs w:val="22"/>
              </w:rPr>
              <w:t xml:space="preserve"> </w:t>
            </w:r>
            <w:r w:rsidR="008700D7">
              <w:rPr>
                <w:rFonts w:ascii="Arial" w:hAnsi="Arial" w:cs="Arial"/>
                <w:sz w:val="22"/>
                <w:szCs w:val="22"/>
              </w:rPr>
              <w:t xml:space="preserve">a </w:t>
            </w:r>
            <w:r w:rsidR="00D92BE3">
              <w:rPr>
                <w:rFonts w:ascii="Arial" w:hAnsi="Arial" w:cs="Arial"/>
                <w:sz w:val="22"/>
                <w:szCs w:val="22"/>
              </w:rPr>
              <w:t>person ha</w:t>
            </w:r>
            <w:r w:rsidR="008700D7">
              <w:rPr>
                <w:rFonts w:ascii="Arial" w:hAnsi="Arial" w:cs="Arial"/>
                <w:sz w:val="22"/>
                <w:szCs w:val="22"/>
              </w:rPr>
              <w:t>d</w:t>
            </w:r>
            <w:r w:rsidR="00D92BE3">
              <w:rPr>
                <w:rFonts w:ascii="Arial" w:hAnsi="Arial" w:cs="Arial"/>
                <w:sz w:val="22"/>
                <w:szCs w:val="22"/>
              </w:rPr>
              <w:t xml:space="preserve"> the right to vote in </w:t>
            </w:r>
            <w:r w:rsidR="008700D7">
              <w:rPr>
                <w:rFonts w:ascii="Arial" w:hAnsi="Arial" w:cs="Arial"/>
                <w:sz w:val="22"/>
                <w:szCs w:val="22"/>
              </w:rPr>
              <w:t xml:space="preserve">their </w:t>
            </w:r>
            <w:r w:rsidR="00D92BE3">
              <w:rPr>
                <w:rFonts w:ascii="Arial" w:hAnsi="Arial" w:cs="Arial"/>
                <w:sz w:val="22"/>
                <w:szCs w:val="22"/>
              </w:rPr>
              <w:t>state election</w:t>
            </w:r>
            <w:r w:rsidR="008700D7">
              <w:rPr>
                <w:rFonts w:ascii="Arial" w:hAnsi="Arial" w:cs="Arial"/>
                <w:sz w:val="22"/>
                <w:szCs w:val="22"/>
              </w:rPr>
              <w:t>.</w:t>
            </w:r>
          </w:p>
          <w:p w14:paraId="02910C11" w14:textId="534E3964" w:rsidR="00D92BE3" w:rsidRDefault="00D410B5" w:rsidP="00D92BE3">
            <w:pPr>
              <w:pStyle w:val="ListParagraph"/>
              <w:numPr>
                <w:ilvl w:val="0"/>
                <w:numId w:val="13"/>
              </w:numPr>
              <w:tabs>
                <w:tab w:val="left" w:pos="720"/>
                <w:tab w:val="right" w:pos="9360"/>
              </w:tabs>
              <w:contextualSpacing/>
              <w:rPr>
                <w:rFonts w:ascii="Arial" w:hAnsi="Arial" w:cs="Arial"/>
                <w:sz w:val="22"/>
                <w:szCs w:val="22"/>
              </w:rPr>
            </w:pPr>
            <w:r>
              <w:rPr>
                <w:rFonts w:ascii="Arial" w:hAnsi="Arial" w:cs="Arial"/>
                <w:sz w:val="22"/>
                <w:szCs w:val="22"/>
              </w:rPr>
              <w:t>s</w:t>
            </w:r>
            <w:r w:rsidR="00D92BE3">
              <w:rPr>
                <w:rFonts w:ascii="Arial" w:hAnsi="Arial" w:cs="Arial"/>
                <w:sz w:val="22"/>
                <w:szCs w:val="22"/>
              </w:rPr>
              <w:t xml:space="preserve">51(xxxii) – </w:t>
            </w:r>
            <w:r w:rsidR="008700D7">
              <w:rPr>
                <w:rFonts w:ascii="Arial" w:hAnsi="Arial" w:cs="Arial"/>
                <w:sz w:val="22"/>
                <w:szCs w:val="22"/>
              </w:rPr>
              <w:t xml:space="preserve">the </w:t>
            </w:r>
            <w:r w:rsidR="00D92BE3">
              <w:rPr>
                <w:rFonts w:ascii="Arial" w:hAnsi="Arial" w:cs="Arial"/>
                <w:sz w:val="22"/>
                <w:szCs w:val="22"/>
              </w:rPr>
              <w:t>right to compensation for the compulsory acquisition of property by the Commonwealth.</w:t>
            </w:r>
          </w:p>
          <w:p w14:paraId="1188A76B" w14:textId="7AFCA53D" w:rsidR="00D92BE3" w:rsidRDefault="00D410B5" w:rsidP="00D92BE3">
            <w:pPr>
              <w:pStyle w:val="ListParagraph"/>
              <w:numPr>
                <w:ilvl w:val="0"/>
                <w:numId w:val="13"/>
              </w:numPr>
              <w:tabs>
                <w:tab w:val="left" w:pos="720"/>
                <w:tab w:val="right" w:pos="9360"/>
              </w:tabs>
              <w:contextualSpacing/>
              <w:rPr>
                <w:rFonts w:ascii="Arial" w:hAnsi="Arial" w:cs="Arial"/>
                <w:sz w:val="22"/>
                <w:szCs w:val="22"/>
              </w:rPr>
            </w:pPr>
            <w:r>
              <w:rPr>
                <w:rFonts w:ascii="Arial" w:hAnsi="Arial" w:cs="Arial"/>
                <w:sz w:val="22"/>
                <w:szCs w:val="22"/>
              </w:rPr>
              <w:t>s</w:t>
            </w:r>
            <w:r w:rsidR="00D92BE3">
              <w:rPr>
                <w:rFonts w:ascii="Arial" w:hAnsi="Arial" w:cs="Arial"/>
                <w:sz w:val="22"/>
                <w:szCs w:val="22"/>
              </w:rPr>
              <w:t xml:space="preserve">80 – </w:t>
            </w:r>
            <w:r w:rsidR="008700D7">
              <w:rPr>
                <w:rFonts w:ascii="Arial" w:hAnsi="Arial" w:cs="Arial"/>
                <w:sz w:val="22"/>
                <w:szCs w:val="22"/>
              </w:rPr>
              <w:t xml:space="preserve">the </w:t>
            </w:r>
            <w:r w:rsidR="00D92BE3">
              <w:rPr>
                <w:rFonts w:ascii="Arial" w:hAnsi="Arial" w:cs="Arial"/>
                <w:sz w:val="22"/>
                <w:szCs w:val="22"/>
              </w:rPr>
              <w:t>right to trial by jury for Commonwealth indictable offences</w:t>
            </w:r>
            <w:r w:rsidR="008700D7">
              <w:rPr>
                <w:rFonts w:ascii="Arial" w:hAnsi="Arial" w:cs="Arial"/>
                <w:sz w:val="22"/>
                <w:szCs w:val="22"/>
              </w:rPr>
              <w:t>.</w:t>
            </w:r>
          </w:p>
          <w:p w14:paraId="428B730A" w14:textId="495C154A" w:rsidR="00D92BE3" w:rsidRDefault="00D410B5" w:rsidP="00D92BE3">
            <w:pPr>
              <w:pStyle w:val="ListParagraph"/>
              <w:numPr>
                <w:ilvl w:val="0"/>
                <w:numId w:val="13"/>
              </w:numPr>
              <w:tabs>
                <w:tab w:val="left" w:pos="720"/>
                <w:tab w:val="right" w:pos="9360"/>
              </w:tabs>
              <w:contextualSpacing/>
              <w:rPr>
                <w:rFonts w:ascii="Arial" w:hAnsi="Arial" w:cs="Arial"/>
                <w:sz w:val="22"/>
                <w:szCs w:val="22"/>
              </w:rPr>
            </w:pPr>
            <w:r>
              <w:rPr>
                <w:rFonts w:ascii="Arial" w:hAnsi="Arial" w:cs="Arial"/>
                <w:sz w:val="22"/>
                <w:szCs w:val="22"/>
              </w:rPr>
              <w:t>s</w:t>
            </w:r>
            <w:r w:rsidR="00D92BE3">
              <w:rPr>
                <w:rFonts w:ascii="Arial" w:hAnsi="Arial" w:cs="Arial"/>
                <w:sz w:val="22"/>
                <w:szCs w:val="22"/>
              </w:rPr>
              <w:t xml:space="preserve">116 – </w:t>
            </w:r>
            <w:r w:rsidR="008700D7">
              <w:rPr>
                <w:rFonts w:ascii="Arial" w:hAnsi="Arial" w:cs="Arial"/>
                <w:sz w:val="22"/>
                <w:szCs w:val="22"/>
              </w:rPr>
              <w:t xml:space="preserve">the </w:t>
            </w:r>
            <w:r w:rsidR="00D92BE3">
              <w:rPr>
                <w:rFonts w:ascii="Arial" w:hAnsi="Arial" w:cs="Arial"/>
                <w:sz w:val="22"/>
                <w:szCs w:val="22"/>
              </w:rPr>
              <w:t xml:space="preserve">right to freedom of religion – </w:t>
            </w:r>
            <w:r w:rsidR="008700D7">
              <w:rPr>
                <w:rFonts w:ascii="Arial" w:hAnsi="Arial" w:cs="Arial"/>
                <w:sz w:val="22"/>
                <w:szCs w:val="22"/>
              </w:rPr>
              <w:t xml:space="preserve">the </w:t>
            </w:r>
            <w:r w:rsidR="00D92BE3">
              <w:rPr>
                <w:rFonts w:ascii="Arial" w:hAnsi="Arial" w:cs="Arial"/>
                <w:sz w:val="22"/>
                <w:szCs w:val="22"/>
              </w:rPr>
              <w:t xml:space="preserve">Commonwealth </w:t>
            </w:r>
            <w:r w:rsidR="008700D7">
              <w:rPr>
                <w:rFonts w:ascii="Arial" w:hAnsi="Arial" w:cs="Arial"/>
                <w:sz w:val="22"/>
                <w:szCs w:val="22"/>
              </w:rPr>
              <w:t xml:space="preserve">was </w:t>
            </w:r>
            <w:r w:rsidR="00D92BE3">
              <w:rPr>
                <w:rFonts w:ascii="Arial" w:hAnsi="Arial" w:cs="Arial"/>
                <w:sz w:val="22"/>
                <w:szCs w:val="22"/>
              </w:rPr>
              <w:t>prevented from establishing any religion</w:t>
            </w:r>
            <w:r w:rsidR="008700D7">
              <w:rPr>
                <w:rFonts w:ascii="Arial" w:hAnsi="Arial" w:cs="Arial"/>
                <w:sz w:val="22"/>
                <w:szCs w:val="22"/>
              </w:rPr>
              <w:t>.</w:t>
            </w:r>
          </w:p>
          <w:p w14:paraId="7AC915D4" w14:textId="6CA982BC" w:rsidR="00D92BE3" w:rsidRPr="005947FD" w:rsidRDefault="00D410B5" w:rsidP="00D92BE3">
            <w:pPr>
              <w:pStyle w:val="ListParagraph"/>
              <w:numPr>
                <w:ilvl w:val="0"/>
                <w:numId w:val="13"/>
              </w:numPr>
              <w:tabs>
                <w:tab w:val="left" w:pos="720"/>
                <w:tab w:val="right" w:pos="9360"/>
              </w:tabs>
              <w:contextualSpacing/>
              <w:rPr>
                <w:rFonts w:ascii="Arial" w:hAnsi="Arial" w:cs="Arial"/>
                <w:sz w:val="22"/>
                <w:szCs w:val="22"/>
              </w:rPr>
            </w:pPr>
            <w:r>
              <w:rPr>
                <w:rFonts w:ascii="Arial" w:hAnsi="Arial" w:cs="Arial"/>
                <w:sz w:val="22"/>
                <w:szCs w:val="22"/>
              </w:rPr>
              <w:t>s</w:t>
            </w:r>
            <w:r w:rsidR="00D92BE3">
              <w:rPr>
                <w:rFonts w:ascii="Arial" w:hAnsi="Arial" w:cs="Arial"/>
                <w:sz w:val="22"/>
                <w:szCs w:val="22"/>
              </w:rPr>
              <w:t xml:space="preserve">117 – freedom from discrimination based on </w:t>
            </w:r>
            <w:r w:rsidR="008700D7">
              <w:rPr>
                <w:rFonts w:ascii="Arial" w:hAnsi="Arial" w:cs="Arial"/>
                <w:sz w:val="22"/>
                <w:szCs w:val="22"/>
              </w:rPr>
              <w:t xml:space="preserve">a person’s </w:t>
            </w:r>
            <w:r w:rsidR="00D92BE3">
              <w:rPr>
                <w:rFonts w:ascii="Arial" w:hAnsi="Arial" w:cs="Arial"/>
                <w:sz w:val="22"/>
                <w:szCs w:val="22"/>
              </w:rPr>
              <w:t>state of residence</w:t>
            </w:r>
            <w:r w:rsidR="008700D7">
              <w:rPr>
                <w:rFonts w:ascii="Arial" w:hAnsi="Arial" w:cs="Arial"/>
                <w:sz w:val="22"/>
                <w:szCs w:val="22"/>
              </w:rPr>
              <w:t>.</w:t>
            </w:r>
          </w:p>
        </w:tc>
      </w:tr>
    </w:tbl>
    <w:p w14:paraId="26F0A468" w14:textId="77777777" w:rsidR="00D92BE3" w:rsidRDefault="00D92BE3" w:rsidP="00D92BE3">
      <w:pPr>
        <w:ind w:left="720" w:hanging="720"/>
        <w:rPr>
          <w:rFonts w:ascii="Arial" w:hAnsi="Arial" w:cs="Arial"/>
          <w:sz w:val="22"/>
          <w:szCs w:val="22"/>
        </w:rPr>
      </w:pPr>
    </w:p>
    <w:p w14:paraId="78DFE92B" w14:textId="77777777" w:rsidR="00D92BE3" w:rsidRDefault="00D92BE3" w:rsidP="00D92BE3">
      <w:pPr>
        <w:ind w:left="720" w:hanging="720"/>
        <w:rPr>
          <w:rFonts w:ascii="Arial" w:hAnsi="Arial" w:cs="Arial"/>
          <w:sz w:val="22"/>
          <w:szCs w:val="22"/>
        </w:rPr>
      </w:pPr>
    </w:p>
    <w:p w14:paraId="1936CE01" w14:textId="77777777" w:rsidR="00D92BE3" w:rsidRDefault="00D92BE3" w:rsidP="00D92BE3">
      <w:pPr>
        <w:rPr>
          <w:rFonts w:ascii="Arial" w:hAnsi="Arial" w:cs="Arial"/>
          <w:sz w:val="22"/>
          <w:szCs w:val="22"/>
        </w:rPr>
      </w:pPr>
    </w:p>
    <w:p w14:paraId="6689AD24" w14:textId="3E0951BF" w:rsidR="00D92BE3" w:rsidRPr="006858BE" w:rsidRDefault="00D92BE3" w:rsidP="00D92BE3">
      <w:pPr>
        <w:tabs>
          <w:tab w:val="right" w:pos="9360"/>
        </w:tabs>
        <w:ind w:left="720" w:hanging="720"/>
        <w:rPr>
          <w:rFonts w:ascii="Arial" w:hAnsi="Arial" w:cs="Arial"/>
          <w:sz w:val="22"/>
          <w:szCs w:val="22"/>
          <w:lang w:val="en-US"/>
        </w:rPr>
      </w:pPr>
      <w:r w:rsidRPr="006858BE">
        <w:rPr>
          <w:rFonts w:ascii="Arial" w:hAnsi="Arial" w:cs="Arial"/>
          <w:sz w:val="22"/>
          <w:szCs w:val="22"/>
        </w:rPr>
        <w:t>(b)</w:t>
      </w:r>
      <w:r w:rsidRPr="006858BE">
        <w:rPr>
          <w:rFonts w:ascii="Arial" w:hAnsi="Arial" w:cs="Arial"/>
          <w:sz w:val="22"/>
          <w:szCs w:val="22"/>
        </w:rPr>
        <w:tab/>
      </w:r>
      <w:r>
        <w:rPr>
          <w:rFonts w:ascii="Arial" w:hAnsi="Arial" w:cs="Arial"/>
          <w:sz w:val="22"/>
          <w:szCs w:val="22"/>
        </w:rPr>
        <w:t>D</w:t>
      </w:r>
      <w:r w:rsidRPr="00D7768D">
        <w:rPr>
          <w:rFonts w:ascii="Arial" w:hAnsi="Arial" w:cs="Arial"/>
          <w:sz w:val="22"/>
          <w:szCs w:val="22"/>
        </w:rPr>
        <w:t xml:space="preserve">istinguish between </w:t>
      </w:r>
      <w:r w:rsidR="00874C5D">
        <w:rPr>
          <w:rFonts w:ascii="Arial" w:hAnsi="Arial" w:cs="Arial"/>
          <w:sz w:val="22"/>
          <w:szCs w:val="22"/>
        </w:rPr>
        <w:t>‘</w:t>
      </w:r>
      <w:r w:rsidRPr="00D7768D">
        <w:rPr>
          <w:rFonts w:ascii="Arial" w:hAnsi="Arial" w:cs="Arial"/>
          <w:sz w:val="22"/>
          <w:szCs w:val="22"/>
        </w:rPr>
        <w:t>common law rights</w:t>
      </w:r>
      <w:r w:rsidR="00874C5D">
        <w:rPr>
          <w:rFonts w:ascii="Arial" w:hAnsi="Arial" w:cs="Arial"/>
          <w:sz w:val="22"/>
          <w:szCs w:val="22"/>
        </w:rPr>
        <w:t>’</w:t>
      </w:r>
      <w:r w:rsidRPr="00D7768D">
        <w:rPr>
          <w:rFonts w:ascii="Arial" w:hAnsi="Arial" w:cs="Arial"/>
          <w:sz w:val="22"/>
          <w:szCs w:val="22"/>
        </w:rPr>
        <w:t xml:space="preserve"> and </w:t>
      </w:r>
      <w:r w:rsidR="00874C5D">
        <w:rPr>
          <w:rFonts w:ascii="Arial" w:hAnsi="Arial" w:cs="Arial"/>
          <w:sz w:val="22"/>
          <w:szCs w:val="22"/>
        </w:rPr>
        <w:t>‘</w:t>
      </w:r>
      <w:r w:rsidRPr="00D7768D">
        <w:rPr>
          <w:rFonts w:ascii="Arial" w:hAnsi="Arial" w:cs="Arial"/>
          <w:sz w:val="22"/>
          <w:szCs w:val="22"/>
        </w:rPr>
        <w:t>statutory law rights</w:t>
      </w:r>
      <w:r w:rsidR="00874C5D">
        <w:rPr>
          <w:rFonts w:ascii="Arial" w:hAnsi="Arial" w:cs="Arial"/>
          <w:sz w:val="22"/>
          <w:szCs w:val="22"/>
        </w:rPr>
        <w:t>’</w:t>
      </w:r>
      <w:r w:rsidRPr="00D7768D">
        <w:rPr>
          <w:rFonts w:ascii="Arial" w:hAnsi="Arial" w:cs="Arial"/>
          <w:sz w:val="22"/>
          <w:szCs w:val="22"/>
        </w:rPr>
        <w:t xml:space="preserve"> in Australi</w:t>
      </w:r>
      <w:r>
        <w:rPr>
          <w:rFonts w:ascii="Arial" w:hAnsi="Arial" w:cs="Arial"/>
          <w:sz w:val="22"/>
          <w:szCs w:val="22"/>
        </w:rPr>
        <w:t xml:space="preserve">a.   </w:t>
      </w:r>
      <w:r w:rsidR="00874C5D">
        <w:rPr>
          <w:rFonts w:ascii="Arial" w:hAnsi="Arial" w:cs="Arial"/>
          <w:sz w:val="22"/>
          <w:szCs w:val="22"/>
        </w:rPr>
        <w:t xml:space="preserve">                    </w:t>
      </w:r>
      <w:r w:rsidR="00874C5D">
        <w:rPr>
          <w:rFonts w:ascii="Arial" w:hAnsi="Arial" w:cs="Arial"/>
          <w:sz w:val="22"/>
          <w:szCs w:val="22"/>
        </w:rPr>
        <w:tab/>
      </w:r>
      <w:r>
        <w:rPr>
          <w:rFonts w:ascii="Arial" w:hAnsi="Arial" w:cs="Arial"/>
          <w:sz w:val="22"/>
          <w:szCs w:val="22"/>
        </w:rPr>
        <w:t>(3 marks)</w:t>
      </w:r>
    </w:p>
    <w:p w14:paraId="4AC4216F" w14:textId="77777777" w:rsidR="00D92BE3" w:rsidRDefault="00D92BE3" w:rsidP="00D92BE3">
      <w:pPr>
        <w:rPr>
          <w:rFonts w:ascii="Arial" w:hAnsi="Arial"/>
          <w:sz w:val="22"/>
          <w:lang w:val="en-US"/>
        </w:rPr>
      </w:pPr>
    </w:p>
    <w:tbl>
      <w:tblPr>
        <w:tblStyle w:val="TableGrid"/>
        <w:tblW w:w="0" w:type="auto"/>
        <w:tblInd w:w="856" w:type="dxa"/>
        <w:tblLook w:val="04A0" w:firstRow="1" w:lastRow="0" w:firstColumn="1" w:lastColumn="0" w:noHBand="0" w:noVBand="1"/>
      </w:tblPr>
      <w:tblGrid>
        <w:gridCol w:w="7529"/>
        <w:gridCol w:w="919"/>
      </w:tblGrid>
      <w:tr w:rsidR="00D92BE3" w14:paraId="5C3E14F1"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6143739E" w14:textId="77777777" w:rsidR="00D92BE3" w:rsidRDefault="00D92BE3" w:rsidP="00B336E9">
            <w:pPr>
              <w:tabs>
                <w:tab w:val="left" w:pos="720"/>
                <w:tab w:val="right" w:pos="9360"/>
              </w:tabs>
              <w:rPr>
                <w:rFonts w:ascii="Arial" w:hAnsi="Arial" w:cs="Arial"/>
                <w:b/>
                <w:sz w:val="22"/>
                <w:szCs w:val="22"/>
                <w:lang w:eastAsia="en-GB"/>
              </w:rPr>
            </w:pPr>
            <w:r>
              <w:rPr>
                <w:rFonts w:ascii="Arial" w:hAnsi="Arial" w:cs="Arial"/>
                <w:b/>
                <w:sz w:val="22"/>
                <w:szCs w:val="22"/>
              </w:rPr>
              <w:t>Description</w:t>
            </w:r>
          </w:p>
        </w:tc>
        <w:tc>
          <w:tcPr>
            <w:tcW w:w="920" w:type="dxa"/>
            <w:tcBorders>
              <w:top w:val="single" w:sz="4" w:space="0" w:color="auto"/>
              <w:left w:val="single" w:sz="4" w:space="0" w:color="auto"/>
              <w:bottom w:val="single" w:sz="4" w:space="0" w:color="auto"/>
              <w:right w:val="single" w:sz="4" w:space="0" w:color="auto"/>
            </w:tcBorders>
            <w:hideMark/>
          </w:tcPr>
          <w:p w14:paraId="73B75B7F" w14:textId="77777777" w:rsidR="00D92BE3" w:rsidRDefault="00D92BE3" w:rsidP="00B336E9">
            <w:pPr>
              <w:tabs>
                <w:tab w:val="left" w:pos="720"/>
                <w:tab w:val="right" w:pos="9360"/>
              </w:tabs>
              <w:rPr>
                <w:rFonts w:ascii="Arial" w:hAnsi="Arial" w:cs="Arial"/>
                <w:b/>
                <w:sz w:val="22"/>
                <w:szCs w:val="22"/>
              </w:rPr>
            </w:pPr>
            <w:r>
              <w:rPr>
                <w:rFonts w:ascii="Arial" w:hAnsi="Arial" w:cs="Arial"/>
                <w:b/>
                <w:sz w:val="22"/>
                <w:szCs w:val="22"/>
              </w:rPr>
              <w:t>Marks</w:t>
            </w:r>
          </w:p>
        </w:tc>
      </w:tr>
      <w:tr w:rsidR="00D92BE3" w14:paraId="7B110BB3"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07496C8E" w14:textId="2AEA47B7" w:rsidR="00874C5D" w:rsidRDefault="00874C5D" w:rsidP="00B336E9">
            <w:pPr>
              <w:tabs>
                <w:tab w:val="left" w:pos="720"/>
                <w:tab w:val="right" w:pos="9360"/>
              </w:tabs>
              <w:rPr>
                <w:rFonts w:ascii="Arial" w:hAnsi="Arial" w:cs="Arial"/>
                <w:sz w:val="22"/>
                <w:szCs w:val="22"/>
              </w:rPr>
            </w:pPr>
            <w:r>
              <w:rPr>
                <w:rFonts w:ascii="Arial" w:hAnsi="Arial" w:cs="Arial"/>
                <w:sz w:val="22"/>
                <w:szCs w:val="22"/>
              </w:rPr>
              <w:t>E</w:t>
            </w:r>
            <w:r w:rsidR="00D92BE3">
              <w:rPr>
                <w:rFonts w:ascii="Arial" w:hAnsi="Arial" w:cs="Arial"/>
                <w:sz w:val="22"/>
                <w:szCs w:val="22"/>
              </w:rPr>
              <w:t xml:space="preserve">xplains both ‘common law rights’ and ‘statutory law rights’ </w:t>
            </w:r>
          </w:p>
          <w:p w14:paraId="54B63A7D" w14:textId="01DEA5DA" w:rsidR="00D92BE3" w:rsidRDefault="00874C5D" w:rsidP="00B336E9">
            <w:pPr>
              <w:tabs>
                <w:tab w:val="left" w:pos="720"/>
                <w:tab w:val="right" w:pos="9360"/>
              </w:tabs>
              <w:rPr>
                <w:rFonts w:ascii="Arial" w:hAnsi="Arial" w:cs="Arial"/>
                <w:sz w:val="22"/>
                <w:szCs w:val="22"/>
              </w:rPr>
            </w:pPr>
            <w:r>
              <w:rPr>
                <w:rFonts w:ascii="Arial" w:hAnsi="Arial" w:cs="Arial"/>
                <w:sz w:val="22"/>
                <w:szCs w:val="22"/>
              </w:rPr>
              <w:t xml:space="preserve">Clearly notes a </w:t>
            </w:r>
            <w:r w:rsidR="00D92BE3">
              <w:rPr>
                <w:rFonts w:ascii="Arial" w:hAnsi="Arial" w:cs="Arial"/>
                <w:sz w:val="22"/>
                <w:szCs w:val="22"/>
              </w:rPr>
              <w:t>key difference between them</w:t>
            </w:r>
          </w:p>
        </w:tc>
        <w:tc>
          <w:tcPr>
            <w:tcW w:w="920" w:type="dxa"/>
            <w:tcBorders>
              <w:top w:val="single" w:sz="4" w:space="0" w:color="auto"/>
              <w:left w:val="single" w:sz="4" w:space="0" w:color="auto"/>
              <w:bottom w:val="single" w:sz="4" w:space="0" w:color="auto"/>
              <w:right w:val="single" w:sz="4" w:space="0" w:color="auto"/>
            </w:tcBorders>
            <w:hideMark/>
          </w:tcPr>
          <w:p w14:paraId="6DEEBE8D"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3</w:t>
            </w:r>
          </w:p>
        </w:tc>
      </w:tr>
      <w:tr w:rsidR="00D92BE3" w14:paraId="69248777"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57FAC232" w14:textId="3C43544A" w:rsidR="00D92BE3" w:rsidRDefault="00874C5D" w:rsidP="00B336E9">
            <w:pPr>
              <w:tabs>
                <w:tab w:val="left" w:pos="720"/>
                <w:tab w:val="right" w:pos="9360"/>
              </w:tabs>
              <w:rPr>
                <w:rFonts w:ascii="Arial" w:hAnsi="Arial" w:cs="Arial"/>
                <w:sz w:val="22"/>
                <w:szCs w:val="22"/>
              </w:rPr>
            </w:pPr>
            <w:r>
              <w:rPr>
                <w:rFonts w:ascii="Arial" w:hAnsi="Arial" w:cs="Arial"/>
                <w:sz w:val="22"/>
                <w:szCs w:val="22"/>
              </w:rPr>
              <w:t>O</w:t>
            </w:r>
            <w:r w:rsidR="00D92BE3">
              <w:rPr>
                <w:rFonts w:ascii="Arial" w:hAnsi="Arial" w:cs="Arial"/>
                <w:sz w:val="22"/>
                <w:szCs w:val="22"/>
              </w:rPr>
              <w:t>utline</w:t>
            </w:r>
            <w:r>
              <w:rPr>
                <w:rFonts w:ascii="Arial" w:hAnsi="Arial" w:cs="Arial"/>
                <w:sz w:val="22"/>
                <w:szCs w:val="22"/>
              </w:rPr>
              <w:t>s</w:t>
            </w:r>
            <w:r w:rsidR="00D92BE3">
              <w:rPr>
                <w:rFonts w:ascii="Arial" w:hAnsi="Arial" w:cs="Arial"/>
                <w:sz w:val="22"/>
                <w:szCs w:val="22"/>
              </w:rPr>
              <w:t xml:space="preserve"> ‘common law rights’ and ‘statutory law rights’</w:t>
            </w:r>
          </w:p>
        </w:tc>
        <w:tc>
          <w:tcPr>
            <w:tcW w:w="920" w:type="dxa"/>
            <w:tcBorders>
              <w:top w:val="single" w:sz="4" w:space="0" w:color="auto"/>
              <w:left w:val="single" w:sz="4" w:space="0" w:color="auto"/>
              <w:bottom w:val="single" w:sz="4" w:space="0" w:color="auto"/>
              <w:right w:val="single" w:sz="4" w:space="0" w:color="auto"/>
            </w:tcBorders>
            <w:hideMark/>
          </w:tcPr>
          <w:p w14:paraId="49F8CEDB"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2</w:t>
            </w:r>
          </w:p>
        </w:tc>
      </w:tr>
      <w:tr w:rsidR="00D92BE3" w14:paraId="6332D304"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396DCD40" w14:textId="3189D852" w:rsidR="00D92BE3" w:rsidRDefault="00874C5D" w:rsidP="00B336E9">
            <w:pPr>
              <w:tabs>
                <w:tab w:val="left" w:pos="720"/>
                <w:tab w:val="right" w:pos="9360"/>
              </w:tabs>
              <w:rPr>
                <w:rFonts w:ascii="Arial" w:hAnsi="Arial" w:cs="Arial"/>
                <w:sz w:val="22"/>
                <w:szCs w:val="22"/>
              </w:rPr>
            </w:pPr>
            <w:r>
              <w:rPr>
                <w:rFonts w:ascii="Arial" w:hAnsi="Arial" w:cs="Arial"/>
                <w:sz w:val="22"/>
                <w:szCs w:val="22"/>
              </w:rPr>
              <w:t>Makes a general statement about</w:t>
            </w:r>
            <w:r w:rsidR="00D92BE3">
              <w:rPr>
                <w:rFonts w:ascii="Arial" w:hAnsi="Arial" w:cs="Arial"/>
                <w:sz w:val="22"/>
                <w:szCs w:val="22"/>
              </w:rPr>
              <w:t xml:space="preserve"> ‘common law rights’ </w:t>
            </w:r>
            <w:r>
              <w:rPr>
                <w:rFonts w:ascii="Arial" w:hAnsi="Arial" w:cs="Arial"/>
                <w:sz w:val="22"/>
                <w:szCs w:val="22"/>
              </w:rPr>
              <w:t xml:space="preserve">or </w:t>
            </w:r>
            <w:r w:rsidR="00D92BE3">
              <w:rPr>
                <w:rFonts w:ascii="Arial" w:hAnsi="Arial" w:cs="Arial"/>
                <w:sz w:val="22"/>
                <w:szCs w:val="22"/>
              </w:rPr>
              <w:t>‘statutory law rights’</w:t>
            </w:r>
          </w:p>
        </w:tc>
        <w:tc>
          <w:tcPr>
            <w:tcW w:w="920" w:type="dxa"/>
            <w:tcBorders>
              <w:top w:val="single" w:sz="4" w:space="0" w:color="auto"/>
              <w:left w:val="single" w:sz="4" w:space="0" w:color="auto"/>
              <w:bottom w:val="single" w:sz="4" w:space="0" w:color="auto"/>
              <w:right w:val="single" w:sz="4" w:space="0" w:color="auto"/>
            </w:tcBorders>
            <w:hideMark/>
          </w:tcPr>
          <w:p w14:paraId="4467F51B"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1</w:t>
            </w:r>
          </w:p>
        </w:tc>
      </w:tr>
      <w:tr w:rsidR="00D92BE3" w14:paraId="0D1557B9"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2FD621DC" w14:textId="77777777" w:rsidR="00D92BE3" w:rsidRDefault="00D92BE3" w:rsidP="00B336E9">
            <w:pPr>
              <w:tabs>
                <w:tab w:val="left" w:pos="720"/>
                <w:tab w:val="right" w:pos="9360"/>
              </w:tabs>
              <w:jc w:val="right"/>
              <w:rPr>
                <w:rFonts w:ascii="Arial" w:hAnsi="Arial" w:cs="Arial"/>
                <w:b/>
                <w:sz w:val="22"/>
                <w:szCs w:val="22"/>
              </w:rPr>
            </w:pPr>
            <w:r>
              <w:rPr>
                <w:rFonts w:ascii="Arial" w:hAnsi="Arial" w:cs="Arial"/>
                <w:b/>
                <w:sz w:val="22"/>
                <w:szCs w:val="22"/>
              </w:rPr>
              <w:t>Total</w:t>
            </w:r>
          </w:p>
        </w:tc>
        <w:tc>
          <w:tcPr>
            <w:tcW w:w="920" w:type="dxa"/>
            <w:tcBorders>
              <w:top w:val="single" w:sz="4" w:space="0" w:color="auto"/>
              <w:left w:val="single" w:sz="4" w:space="0" w:color="auto"/>
              <w:bottom w:val="single" w:sz="4" w:space="0" w:color="auto"/>
              <w:right w:val="single" w:sz="4" w:space="0" w:color="auto"/>
            </w:tcBorders>
            <w:hideMark/>
          </w:tcPr>
          <w:p w14:paraId="44DDD3DB" w14:textId="77777777" w:rsidR="00D92BE3" w:rsidRDefault="00D92BE3" w:rsidP="00B336E9">
            <w:pPr>
              <w:tabs>
                <w:tab w:val="left" w:pos="720"/>
                <w:tab w:val="right" w:pos="9360"/>
              </w:tabs>
              <w:jc w:val="center"/>
              <w:rPr>
                <w:rFonts w:ascii="Arial" w:hAnsi="Arial" w:cs="Arial"/>
                <w:b/>
                <w:sz w:val="22"/>
                <w:szCs w:val="22"/>
              </w:rPr>
            </w:pPr>
            <w:r>
              <w:rPr>
                <w:rFonts w:ascii="Arial" w:hAnsi="Arial" w:cs="Arial"/>
                <w:b/>
                <w:sz w:val="22"/>
                <w:szCs w:val="22"/>
              </w:rPr>
              <w:t>3</w:t>
            </w:r>
          </w:p>
        </w:tc>
      </w:tr>
      <w:tr w:rsidR="00D92BE3" w14:paraId="1E4CB3CB" w14:textId="77777777" w:rsidTr="00B336E9">
        <w:tc>
          <w:tcPr>
            <w:tcW w:w="8574" w:type="dxa"/>
            <w:gridSpan w:val="2"/>
            <w:tcBorders>
              <w:top w:val="single" w:sz="4" w:space="0" w:color="auto"/>
              <w:left w:val="single" w:sz="4" w:space="0" w:color="auto"/>
              <w:bottom w:val="single" w:sz="4" w:space="0" w:color="auto"/>
              <w:right w:val="single" w:sz="4" w:space="0" w:color="auto"/>
            </w:tcBorders>
            <w:hideMark/>
          </w:tcPr>
          <w:p w14:paraId="06D2FB8C" w14:textId="77777777" w:rsidR="00D92BE3" w:rsidRDefault="00D92BE3" w:rsidP="00B336E9">
            <w:pPr>
              <w:tabs>
                <w:tab w:val="left" w:pos="720"/>
                <w:tab w:val="right" w:pos="9360"/>
              </w:tabs>
              <w:rPr>
                <w:rFonts w:ascii="Arial" w:hAnsi="Arial" w:cs="Arial"/>
                <w:b/>
                <w:sz w:val="22"/>
                <w:szCs w:val="22"/>
              </w:rPr>
            </w:pPr>
            <w:r>
              <w:rPr>
                <w:rFonts w:ascii="Arial" w:hAnsi="Arial" w:cs="Arial"/>
                <w:b/>
                <w:sz w:val="22"/>
                <w:szCs w:val="22"/>
              </w:rPr>
              <w:t>Answers could include but not limited to:</w:t>
            </w:r>
          </w:p>
          <w:p w14:paraId="592939E8" w14:textId="103C9530" w:rsidR="00874C5D" w:rsidRDefault="00D92BE3" w:rsidP="00D92BE3">
            <w:pPr>
              <w:pStyle w:val="ListParagraph"/>
              <w:numPr>
                <w:ilvl w:val="0"/>
                <w:numId w:val="11"/>
              </w:numPr>
              <w:tabs>
                <w:tab w:val="right" w:pos="9360"/>
              </w:tabs>
              <w:contextualSpacing/>
              <w:rPr>
                <w:rFonts w:ascii="Arial" w:hAnsi="Arial" w:cs="Arial"/>
                <w:bCs/>
                <w:sz w:val="22"/>
                <w:szCs w:val="22"/>
              </w:rPr>
            </w:pPr>
            <w:r>
              <w:rPr>
                <w:rFonts w:ascii="Arial" w:hAnsi="Arial" w:cs="Arial"/>
                <w:bCs/>
                <w:sz w:val="22"/>
                <w:szCs w:val="22"/>
              </w:rPr>
              <w:t>Common law rights: rights that have evolved through the creation of precedent by the courts</w:t>
            </w:r>
            <w:r w:rsidR="00874C5D">
              <w:rPr>
                <w:rFonts w:ascii="Arial" w:hAnsi="Arial" w:cs="Arial"/>
                <w:bCs/>
                <w:sz w:val="22"/>
                <w:szCs w:val="22"/>
              </w:rPr>
              <w:t>.</w:t>
            </w:r>
            <w:r>
              <w:rPr>
                <w:rFonts w:ascii="Arial" w:hAnsi="Arial" w:cs="Arial"/>
                <w:bCs/>
                <w:sz w:val="22"/>
                <w:szCs w:val="22"/>
              </w:rPr>
              <w:t xml:space="preserve"> </w:t>
            </w:r>
          </w:p>
          <w:p w14:paraId="6708EB32" w14:textId="0AC808B1" w:rsidR="00D92BE3" w:rsidRDefault="00D410B5" w:rsidP="0038798A">
            <w:pPr>
              <w:pStyle w:val="ListParagraph"/>
              <w:numPr>
                <w:ilvl w:val="1"/>
                <w:numId w:val="11"/>
              </w:numPr>
              <w:tabs>
                <w:tab w:val="right" w:pos="9360"/>
              </w:tabs>
              <w:contextualSpacing/>
              <w:rPr>
                <w:rFonts w:ascii="Arial" w:hAnsi="Arial" w:cs="Arial"/>
                <w:bCs/>
                <w:sz w:val="22"/>
                <w:szCs w:val="22"/>
              </w:rPr>
            </w:pPr>
            <w:r>
              <w:rPr>
                <w:rFonts w:ascii="Arial" w:hAnsi="Arial" w:cs="Arial"/>
                <w:bCs/>
                <w:sz w:val="22"/>
                <w:szCs w:val="22"/>
              </w:rPr>
              <w:t>e.</w:t>
            </w:r>
            <w:r w:rsidR="00D92BE3">
              <w:rPr>
                <w:rFonts w:ascii="Arial" w:hAnsi="Arial" w:cs="Arial"/>
                <w:bCs/>
                <w:sz w:val="22"/>
                <w:szCs w:val="22"/>
              </w:rPr>
              <w:t>g</w:t>
            </w:r>
            <w:r w:rsidR="00874C5D">
              <w:rPr>
                <w:rFonts w:ascii="Arial" w:hAnsi="Arial" w:cs="Arial"/>
                <w:bCs/>
                <w:sz w:val="22"/>
                <w:szCs w:val="22"/>
              </w:rPr>
              <w:t>.</w:t>
            </w:r>
            <w:r w:rsidR="00D92BE3">
              <w:rPr>
                <w:rFonts w:ascii="Arial" w:hAnsi="Arial" w:cs="Arial"/>
                <w:bCs/>
                <w:sz w:val="22"/>
                <w:szCs w:val="22"/>
              </w:rPr>
              <w:t xml:space="preserve"> in Australia </w:t>
            </w:r>
            <w:r w:rsidR="00874C5D">
              <w:rPr>
                <w:rFonts w:ascii="Arial" w:hAnsi="Arial" w:cs="Arial"/>
                <w:bCs/>
                <w:sz w:val="22"/>
                <w:szCs w:val="22"/>
              </w:rPr>
              <w:t xml:space="preserve">this </w:t>
            </w:r>
            <w:r w:rsidR="000E1B4E">
              <w:rPr>
                <w:rFonts w:ascii="Arial" w:hAnsi="Arial" w:cs="Arial"/>
                <w:bCs/>
                <w:sz w:val="22"/>
                <w:szCs w:val="22"/>
              </w:rPr>
              <w:t xml:space="preserve">could </w:t>
            </w:r>
            <w:r w:rsidR="00D92BE3">
              <w:rPr>
                <w:rFonts w:ascii="Arial" w:hAnsi="Arial" w:cs="Arial"/>
                <w:bCs/>
                <w:sz w:val="22"/>
                <w:szCs w:val="22"/>
              </w:rPr>
              <w:t xml:space="preserve">include the right to silence, </w:t>
            </w:r>
            <w:r w:rsidR="00874C5D">
              <w:rPr>
                <w:rFonts w:ascii="Arial" w:hAnsi="Arial" w:cs="Arial"/>
                <w:bCs/>
                <w:sz w:val="22"/>
                <w:szCs w:val="22"/>
              </w:rPr>
              <w:t xml:space="preserve">the </w:t>
            </w:r>
            <w:r w:rsidR="00D92BE3">
              <w:rPr>
                <w:rFonts w:ascii="Arial" w:hAnsi="Arial" w:cs="Arial"/>
                <w:bCs/>
                <w:sz w:val="22"/>
                <w:szCs w:val="22"/>
              </w:rPr>
              <w:t xml:space="preserve">presumption of innocence, </w:t>
            </w:r>
            <w:r w:rsidR="00874C5D">
              <w:rPr>
                <w:rFonts w:ascii="Arial" w:hAnsi="Arial" w:cs="Arial"/>
                <w:bCs/>
                <w:sz w:val="22"/>
                <w:szCs w:val="22"/>
              </w:rPr>
              <w:t xml:space="preserve">a </w:t>
            </w:r>
            <w:r w:rsidR="00D92BE3">
              <w:rPr>
                <w:rFonts w:ascii="Arial" w:hAnsi="Arial" w:cs="Arial"/>
                <w:bCs/>
                <w:sz w:val="22"/>
                <w:szCs w:val="22"/>
              </w:rPr>
              <w:t>fair trial</w:t>
            </w:r>
            <w:r w:rsidR="00874C5D">
              <w:rPr>
                <w:rFonts w:ascii="Arial" w:hAnsi="Arial" w:cs="Arial"/>
                <w:bCs/>
                <w:sz w:val="22"/>
                <w:szCs w:val="22"/>
              </w:rPr>
              <w:t>.</w:t>
            </w:r>
          </w:p>
          <w:p w14:paraId="5FAA2660" w14:textId="77777777" w:rsidR="00874C5D" w:rsidRDefault="00D92BE3" w:rsidP="00D92BE3">
            <w:pPr>
              <w:pStyle w:val="ListParagraph"/>
              <w:numPr>
                <w:ilvl w:val="0"/>
                <w:numId w:val="11"/>
              </w:numPr>
              <w:tabs>
                <w:tab w:val="right" w:pos="9360"/>
              </w:tabs>
              <w:contextualSpacing/>
              <w:rPr>
                <w:rFonts w:ascii="Arial" w:hAnsi="Arial" w:cs="Arial"/>
                <w:bCs/>
                <w:sz w:val="22"/>
                <w:szCs w:val="22"/>
              </w:rPr>
            </w:pPr>
            <w:r>
              <w:rPr>
                <w:rFonts w:ascii="Arial" w:hAnsi="Arial" w:cs="Arial"/>
                <w:bCs/>
                <w:sz w:val="22"/>
                <w:szCs w:val="22"/>
              </w:rPr>
              <w:t xml:space="preserve">Statutory law rights: rights found in laws </w:t>
            </w:r>
            <w:r w:rsidR="00874C5D">
              <w:rPr>
                <w:rFonts w:ascii="Arial" w:hAnsi="Arial" w:cs="Arial"/>
                <w:bCs/>
                <w:sz w:val="22"/>
                <w:szCs w:val="22"/>
              </w:rPr>
              <w:t xml:space="preserve">(statutes) </w:t>
            </w:r>
            <w:r>
              <w:rPr>
                <w:rFonts w:ascii="Arial" w:hAnsi="Arial" w:cs="Arial"/>
                <w:bCs/>
                <w:sz w:val="22"/>
                <w:szCs w:val="22"/>
              </w:rPr>
              <w:t>made by an elected legislature</w:t>
            </w:r>
            <w:r w:rsidR="00874C5D">
              <w:rPr>
                <w:rFonts w:ascii="Arial" w:hAnsi="Arial" w:cs="Arial"/>
                <w:bCs/>
                <w:sz w:val="22"/>
                <w:szCs w:val="22"/>
              </w:rPr>
              <w:t xml:space="preserve">. </w:t>
            </w:r>
          </w:p>
          <w:p w14:paraId="5C33C5FD" w14:textId="6707AA46" w:rsidR="00D92BE3" w:rsidRDefault="00D410B5" w:rsidP="0038798A">
            <w:pPr>
              <w:pStyle w:val="ListParagraph"/>
              <w:numPr>
                <w:ilvl w:val="1"/>
                <w:numId w:val="11"/>
              </w:numPr>
              <w:tabs>
                <w:tab w:val="right" w:pos="9360"/>
              </w:tabs>
              <w:contextualSpacing/>
              <w:rPr>
                <w:rFonts w:ascii="Arial" w:hAnsi="Arial" w:cs="Arial"/>
                <w:bCs/>
                <w:sz w:val="22"/>
                <w:szCs w:val="22"/>
              </w:rPr>
            </w:pPr>
            <w:r>
              <w:rPr>
                <w:rFonts w:ascii="Arial" w:hAnsi="Arial" w:cs="Arial"/>
                <w:bCs/>
                <w:sz w:val="22"/>
                <w:szCs w:val="22"/>
              </w:rPr>
              <w:t>e.</w:t>
            </w:r>
            <w:r w:rsidR="00D92BE3">
              <w:rPr>
                <w:rFonts w:ascii="Arial" w:hAnsi="Arial" w:cs="Arial"/>
                <w:bCs/>
                <w:sz w:val="22"/>
                <w:szCs w:val="22"/>
              </w:rPr>
              <w:t>g</w:t>
            </w:r>
            <w:r w:rsidR="00874C5D">
              <w:rPr>
                <w:rFonts w:ascii="Arial" w:hAnsi="Arial" w:cs="Arial"/>
                <w:bCs/>
                <w:sz w:val="22"/>
                <w:szCs w:val="22"/>
              </w:rPr>
              <w:t>.</w:t>
            </w:r>
            <w:r w:rsidR="00D92BE3">
              <w:rPr>
                <w:rFonts w:ascii="Arial" w:hAnsi="Arial" w:cs="Arial"/>
                <w:bCs/>
                <w:sz w:val="22"/>
                <w:szCs w:val="22"/>
              </w:rPr>
              <w:t xml:space="preserve"> </w:t>
            </w:r>
            <w:r w:rsidR="00D92BE3" w:rsidRPr="0038798A">
              <w:rPr>
                <w:rFonts w:ascii="Arial" w:hAnsi="Arial" w:cs="Arial"/>
                <w:bCs/>
                <w:i/>
                <w:iCs/>
                <w:sz w:val="22"/>
                <w:szCs w:val="22"/>
                <w:u w:val="single"/>
              </w:rPr>
              <w:t>Racial Discrimination Act 1975 (</w:t>
            </w:r>
            <w:proofErr w:type="spellStart"/>
            <w:r w:rsidR="00D92BE3" w:rsidRPr="0038798A">
              <w:rPr>
                <w:rFonts w:ascii="Arial" w:hAnsi="Arial" w:cs="Arial"/>
                <w:bCs/>
                <w:i/>
                <w:iCs/>
                <w:sz w:val="22"/>
                <w:szCs w:val="22"/>
                <w:u w:val="single"/>
              </w:rPr>
              <w:t>Cth</w:t>
            </w:r>
            <w:proofErr w:type="spellEnd"/>
            <w:r w:rsidR="00D92BE3" w:rsidRPr="0038798A">
              <w:rPr>
                <w:rFonts w:ascii="Arial" w:hAnsi="Arial" w:cs="Arial"/>
                <w:bCs/>
                <w:i/>
                <w:iCs/>
                <w:sz w:val="22"/>
                <w:szCs w:val="22"/>
                <w:u w:val="single"/>
              </w:rPr>
              <w:t>)</w:t>
            </w:r>
            <w:r w:rsidR="00D92BE3" w:rsidRPr="0038798A">
              <w:rPr>
                <w:rFonts w:ascii="Arial" w:hAnsi="Arial" w:cs="Arial"/>
                <w:bCs/>
                <w:sz w:val="22"/>
                <w:szCs w:val="22"/>
                <w:u w:val="single"/>
              </w:rPr>
              <w:t>.</w:t>
            </w:r>
          </w:p>
          <w:p w14:paraId="2255136E" w14:textId="4BCC6098" w:rsidR="00D92BE3" w:rsidRDefault="00D92BE3" w:rsidP="00D92BE3">
            <w:pPr>
              <w:pStyle w:val="ListParagraph"/>
              <w:numPr>
                <w:ilvl w:val="0"/>
                <w:numId w:val="11"/>
              </w:numPr>
              <w:tabs>
                <w:tab w:val="right" w:pos="9360"/>
              </w:tabs>
              <w:contextualSpacing/>
              <w:rPr>
                <w:rFonts w:ascii="Arial" w:hAnsi="Arial" w:cs="Arial"/>
                <w:bCs/>
                <w:sz w:val="22"/>
                <w:szCs w:val="22"/>
              </w:rPr>
            </w:pPr>
            <w:r>
              <w:rPr>
                <w:rFonts w:ascii="Arial" w:hAnsi="Arial" w:cs="Arial"/>
                <w:bCs/>
                <w:sz w:val="22"/>
                <w:szCs w:val="22"/>
              </w:rPr>
              <w:t xml:space="preserve">Key difference: statutory rights are superior to common law rights </w:t>
            </w:r>
            <w:r w:rsidR="00874C5D">
              <w:rPr>
                <w:rFonts w:ascii="Arial" w:hAnsi="Arial" w:cs="Arial"/>
                <w:bCs/>
                <w:sz w:val="22"/>
                <w:szCs w:val="22"/>
              </w:rPr>
              <w:t xml:space="preserve">because </w:t>
            </w:r>
            <w:r>
              <w:rPr>
                <w:rFonts w:ascii="Arial" w:hAnsi="Arial" w:cs="Arial"/>
                <w:bCs/>
                <w:sz w:val="22"/>
                <w:szCs w:val="22"/>
              </w:rPr>
              <w:t xml:space="preserve">in Australia </w:t>
            </w:r>
            <w:r w:rsidR="00874C5D">
              <w:rPr>
                <w:rFonts w:ascii="Arial" w:hAnsi="Arial" w:cs="Arial"/>
                <w:bCs/>
                <w:sz w:val="22"/>
                <w:szCs w:val="22"/>
              </w:rPr>
              <w:t xml:space="preserve">the </w:t>
            </w:r>
            <w:r>
              <w:rPr>
                <w:rFonts w:ascii="Arial" w:hAnsi="Arial" w:cs="Arial"/>
                <w:bCs/>
                <w:sz w:val="22"/>
                <w:szCs w:val="22"/>
              </w:rPr>
              <w:t>parliament is sovereign and can therefore abrogate common law rights</w:t>
            </w:r>
            <w:r w:rsidR="000E1B4E">
              <w:rPr>
                <w:rFonts w:ascii="Arial" w:hAnsi="Arial" w:cs="Arial"/>
                <w:bCs/>
                <w:sz w:val="22"/>
                <w:szCs w:val="22"/>
              </w:rPr>
              <w:t>. The exception being</w:t>
            </w:r>
            <w:r>
              <w:rPr>
                <w:rFonts w:ascii="Arial" w:hAnsi="Arial" w:cs="Arial"/>
                <w:bCs/>
                <w:sz w:val="22"/>
                <w:szCs w:val="22"/>
              </w:rPr>
              <w:t xml:space="preserve"> those rights </w:t>
            </w:r>
            <w:r w:rsidR="000E1B4E">
              <w:rPr>
                <w:rFonts w:ascii="Arial" w:hAnsi="Arial" w:cs="Arial"/>
                <w:bCs/>
                <w:sz w:val="22"/>
                <w:szCs w:val="22"/>
              </w:rPr>
              <w:t xml:space="preserve">that </w:t>
            </w:r>
            <w:r>
              <w:rPr>
                <w:rFonts w:ascii="Arial" w:hAnsi="Arial" w:cs="Arial"/>
                <w:bCs/>
                <w:sz w:val="22"/>
                <w:szCs w:val="22"/>
              </w:rPr>
              <w:t>are constitutionally implied and set by the High Court.</w:t>
            </w:r>
          </w:p>
          <w:p w14:paraId="493F592B" w14:textId="57FD0FD4" w:rsidR="00874C5D" w:rsidRDefault="00874C5D" w:rsidP="0038798A">
            <w:pPr>
              <w:pStyle w:val="ListParagraph"/>
              <w:tabs>
                <w:tab w:val="right" w:pos="9360"/>
              </w:tabs>
              <w:ind w:left="360"/>
              <w:contextualSpacing/>
              <w:rPr>
                <w:rFonts w:ascii="Arial" w:hAnsi="Arial" w:cs="Arial"/>
                <w:bCs/>
                <w:sz w:val="22"/>
                <w:szCs w:val="22"/>
              </w:rPr>
            </w:pPr>
          </w:p>
        </w:tc>
      </w:tr>
    </w:tbl>
    <w:p w14:paraId="7F9A3F2B" w14:textId="77777777" w:rsidR="00D92BE3" w:rsidRPr="00316636" w:rsidRDefault="00D92BE3" w:rsidP="00D92BE3">
      <w:pPr>
        <w:rPr>
          <w:rFonts w:ascii="Arial" w:hAnsi="Arial"/>
          <w:sz w:val="22"/>
          <w:lang w:val="en-US"/>
        </w:rPr>
      </w:pPr>
    </w:p>
    <w:p w14:paraId="5B765F50" w14:textId="77777777" w:rsidR="00D92BE3" w:rsidRPr="00FE3748" w:rsidRDefault="00D92BE3" w:rsidP="00D92BE3">
      <w:pPr>
        <w:pStyle w:val="questionext"/>
        <w:numPr>
          <w:ilvl w:val="0"/>
          <w:numId w:val="0"/>
        </w:numPr>
        <w:tabs>
          <w:tab w:val="clear" w:pos="1440"/>
          <w:tab w:val="right" w:pos="9360"/>
        </w:tabs>
        <w:spacing w:before="0" w:after="0"/>
        <w:rPr>
          <w:rFonts w:ascii="Arial" w:hAnsi="Arial" w:cs="Arial"/>
          <w:sz w:val="22"/>
          <w:szCs w:val="22"/>
          <w:lang w:val="en-US"/>
        </w:rPr>
      </w:pPr>
    </w:p>
    <w:p w14:paraId="6733624B" w14:textId="77777777" w:rsidR="00D92BE3" w:rsidRPr="00DE646C" w:rsidRDefault="00D92BE3" w:rsidP="00D92BE3">
      <w:pPr>
        <w:tabs>
          <w:tab w:val="right" w:pos="9360"/>
        </w:tabs>
        <w:spacing w:line="276" w:lineRule="auto"/>
        <w:ind w:left="720" w:hanging="720"/>
        <w:rPr>
          <w:rFonts w:ascii="Arial" w:hAnsi="Arial" w:cs="Arial"/>
          <w:sz w:val="22"/>
          <w:szCs w:val="22"/>
        </w:rPr>
      </w:pPr>
      <w:r>
        <w:rPr>
          <w:rFonts w:ascii="Arial" w:hAnsi="Arial" w:cs="Arial"/>
          <w:sz w:val="22"/>
          <w:szCs w:val="22"/>
        </w:rPr>
        <w:br w:type="page"/>
      </w:r>
      <w:r w:rsidRPr="00BA32BA">
        <w:rPr>
          <w:rFonts w:ascii="Arial" w:hAnsi="Arial" w:cs="Arial"/>
          <w:sz w:val="22"/>
          <w:szCs w:val="22"/>
        </w:rPr>
        <w:lastRenderedPageBreak/>
        <w:t>(c)</w:t>
      </w:r>
      <w:r w:rsidRPr="00BA32BA">
        <w:rPr>
          <w:rFonts w:ascii="Arial" w:hAnsi="Arial" w:cs="Arial"/>
          <w:sz w:val="22"/>
          <w:szCs w:val="22"/>
        </w:rPr>
        <w:tab/>
      </w:r>
      <w:r w:rsidRPr="000E1B4E">
        <w:rPr>
          <w:rFonts w:ascii="Arial" w:hAnsi="Arial" w:cs="Arial"/>
          <w:sz w:val="22"/>
          <w:szCs w:val="22"/>
        </w:rPr>
        <w:t xml:space="preserve">With reference to </w:t>
      </w:r>
      <w:r w:rsidRPr="000E1B4E">
        <w:rPr>
          <w:rFonts w:ascii="Arial" w:hAnsi="Arial" w:cs="Arial"/>
          <w:b/>
          <w:bCs/>
          <w:sz w:val="22"/>
          <w:szCs w:val="22"/>
        </w:rPr>
        <w:t>one</w:t>
      </w:r>
      <w:r w:rsidRPr="000E1B4E">
        <w:rPr>
          <w:rFonts w:ascii="Arial" w:hAnsi="Arial" w:cs="Arial"/>
          <w:sz w:val="22"/>
          <w:szCs w:val="22"/>
        </w:rPr>
        <w:t xml:space="preserve"> country other than Australia, discuss</w:t>
      </w:r>
      <w:r w:rsidRPr="000E1B4E">
        <w:rPr>
          <w:rFonts w:ascii="Arial" w:hAnsi="Arial" w:cs="Arial"/>
          <w:b/>
          <w:bCs/>
          <w:sz w:val="22"/>
          <w:szCs w:val="22"/>
        </w:rPr>
        <w:t xml:space="preserve"> two</w:t>
      </w:r>
      <w:r w:rsidRPr="000E1B4E">
        <w:rPr>
          <w:rFonts w:ascii="Arial" w:hAnsi="Arial" w:cs="Arial"/>
          <w:sz w:val="22"/>
          <w:szCs w:val="22"/>
        </w:rPr>
        <w:t xml:space="preserve"> ways that human rights are protected.</w:t>
      </w:r>
      <w:r>
        <w:rPr>
          <w:rFonts w:ascii="Arial" w:hAnsi="Arial" w:cs="Arial"/>
          <w:sz w:val="22"/>
          <w:szCs w:val="22"/>
        </w:rPr>
        <w:tab/>
      </w:r>
      <w:r w:rsidRPr="00BA32BA">
        <w:rPr>
          <w:rFonts w:ascii="Arial" w:hAnsi="Arial" w:cs="Arial"/>
          <w:sz w:val="22"/>
          <w:szCs w:val="22"/>
        </w:rPr>
        <w:t>(5 marks)</w:t>
      </w:r>
    </w:p>
    <w:p w14:paraId="394EB61B" w14:textId="77777777" w:rsidR="00D92BE3" w:rsidRDefault="00D92BE3" w:rsidP="00D92BE3">
      <w:pPr>
        <w:tabs>
          <w:tab w:val="right" w:pos="9360"/>
        </w:tabs>
        <w:rPr>
          <w:rFonts w:ascii="Arial" w:hAnsi="Arial" w:cs="Arial"/>
          <w:sz w:val="22"/>
          <w:szCs w:val="22"/>
          <w:lang w:val="en-US"/>
        </w:rPr>
      </w:pPr>
    </w:p>
    <w:tbl>
      <w:tblPr>
        <w:tblStyle w:val="TableGrid"/>
        <w:tblW w:w="0" w:type="auto"/>
        <w:tblInd w:w="856" w:type="dxa"/>
        <w:tblLook w:val="04A0" w:firstRow="1" w:lastRow="0" w:firstColumn="1" w:lastColumn="0" w:noHBand="0" w:noVBand="1"/>
      </w:tblPr>
      <w:tblGrid>
        <w:gridCol w:w="7529"/>
        <w:gridCol w:w="919"/>
      </w:tblGrid>
      <w:tr w:rsidR="00D92BE3" w14:paraId="492ADE9D" w14:textId="77777777" w:rsidTr="00B336E9">
        <w:tc>
          <w:tcPr>
            <w:tcW w:w="7529" w:type="dxa"/>
            <w:tcBorders>
              <w:top w:val="single" w:sz="4" w:space="0" w:color="auto"/>
              <w:left w:val="single" w:sz="4" w:space="0" w:color="auto"/>
              <w:bottom w:val="single" w:sz="4" w:space="0" w:color="auto"/>
              <w:right w:val="single" w:sz="4" w:space="0" w:color="auto"/>
            </w:tcBorders>
            <w:hideMark/>
          </w:tcPr>
          <w:p w14:paraId="1BAD0200" w14:textId="77777777" w:rsidR="00D92BE3" w:rsidRDefault="00D92BE3" w:rsidP="00B336E9">
            <w:pPr>
              <w:tabs>
                <w:tab w:val="left" w:pos="720"/>
                <w:tab w:val="right" w:pos="9360"/>
              </w:tabs>
              <w:rPr>
                <w:rFonts w:ascii="Arial" w:hAnsi="Arial" w:cs="Arial"/>
                <w:b/>
                <w:sz w:val="22"/>
                <w:szCs w:val="22"/>
                <w:lang w:eastAsia="en-GB"/>
              </w:rPr>
            </w:pPr>
            <w:r>
              <w:rPr>
                <w:rFonts w:ascii="Arial" w:hAnsi="Arial" w:cs="Arial"/>
                <w:b/>
                <w:sz w:val="22"/>
                <w:szCs w:val="22"/>
              </w:rPr>
              <w:t>Description</w:t>
            </w:r>
          </w:p>
        </w:tc>
        <w:tc>
          <w:tcPr>
            <w:tcW w:w="919" w:type="dxa"/>
            <w:tcBorders>
              <w:top w:val="single" w:sz="4" w:space="0" w:color="auto"/>
              <w:left w:val="single" w:sz="4" w:space="0" w:color="auto"/>
              <w:bottom w:val="single" w:sz="4" w:space="0" w:color="auto"/>
              <w:right w:val="single" w:sz="4" w:space="0" w:color="auto"/>
            </w:tcBorders>
            <w:hideMark/>
          </w:tcPr>
          <w:p w14:paraId="57328BD2" w14:textId="77777777" w:rsidR="00D92BE3" w:rsidRDefault="00D92BE3" w:rsidP="00B336E9">
            <w:pPr>
              <w:tabs>
                <w:tab w:val="left" w:pos="720"/>
                <w:tab w:val="right" w:pos="9360"/>
              </w:tabs>
              <w:rPr>
                <w:rFonts w:ascii="Arial" w:hAnsi="Arial" w:cs="Arial"/>
                <w:b/>
                <w:sz w:val="22"/>
                <w:szCs w:val="22"/>
              </w:rPr>
            </w:pPr>
            <w:r>
              <w:rPr>
                <w:rFonts w:ascii="Arial" w:hAnsi="Arial" w:cs="Arial"/>
                <w:b/>
                <w:sz w:val="22"/>
                <w:szCs w:val="22"/>
              </w:rPr>
              <w:t>Marks</w:t>
            </w:r>
          </w:p>
        </w:tc>
      </w:tr>
      <w:tr w:rsidR="00D92BE3" w14:paraId="0C24C010" w14:textId="77777777" w:rsidTr="00B336E9">
        <w:tc>
          <w:tcPr>
            <w:tcW w:w="7529" w:type="dxa"/>
            <w:tcBorders>
              <w:top w:val="single" w:sz="4" w:space="0" w:color="auto"/>
              <w:left w:val="single" w:sz="4" w:space="0" w:color="auto"/>
              <w:bottom w:val="single" w:sz="4" w:space="0" w:color="auto"/>
              <w:right w:val="single" w:sz="4" w:space="0" w:color="auto"/>
            </w:tcBorders>
            <w:hideMark/>
          </w:tcPr>
          <w:p w14:paraId="0CAB1963" w14:textId="7AA28CF8" w:rsidR="00D92BE3" w:rsidRDefault="00D92BE3" w:rsidP="00B336E9">
            <w:pPr>
              <w:tabs>
                <w:tab w:val="left" w:pos="720"/>
                <w:tab w:val="right" w:pos="9360"/>
              </w:tabs>
              <w:rPr>
                <w:rFonts w:ascii="Arial" w:hAnsi="Arial" w:cs="Arial"/>
                <w:sz w:val="22"/>
                <w:szCs w:val="22"/>
              </w:rPr>
            </w:pPr>
            <w:r w:rsidRPr="000E0456">
              <w:rPr>
                <w:rFonts w:ascii="Arial" w:hAnsi="Arial" w:cs="Arial"/>
                <w:sz w:val="22"/>
                <w:szCs w:val="22"/>
              </w:rPr>
              <w:t>Discusses two ways</w:t>
            </w:r>
            <w:r w:rsidRPr="00D7768D">
              <w:rPr>
                <w:rFonts w:ascii="Arial" w:hAnsi="Arial" w:cs="Arial"/>
                <w:sz w:val="22"/>
                <w:szCs w:val="22"/>
              </w:rPr>
              <w:t xml:space="preserve"> that human rights are protected</w:t>
            </w:r>
            <w:r>
              <w:rPr>
                <w:rFonts w:ascii="Arial" w:hAnsi="Arial" w:cs="Arial"/>
                <w:sz w:val="22"/>
                <w:szCs w:val="22"/>
              </w:rPr>
              <w:t xml:space="preserve"> in one country other than Australia</w:t>
            </w:r>
            <w:r>
              <w:rPr>
                <w:rFonts w:ascii="Arial" w:hAnsi="Arial" w:cs="Arial"/>
                <w:sz w:val="22"/>
                <w:szCs w:val="22"/>
              </w:rPr>
              <w:tab/>
            </w:r>
          </w:p>
          <w:p w14:paraId="1AF9911B" w14:textId="77777777" w:rsidR="00D92BE3" w:rsidRDefault="00D92BE3" w:rsidP="00B336E9">
            <w:pPr>
              <w:tabs>
                <w:tab w:val="left" w:pos="720"/>
                <w:tab w:val="right" w:pos="9360"/>
              </w:tabs>
              <w:rPr>
                <w:rFonts w:ascii="Arial" w:hAnsi="Arial" w:cs="Arial"/>
                <w:sz w:val="22"/>
                <w:szCs w:val="22"/>
              </w:rPr>
            </w:pPr>
            <w:proofErr w:type="gramStart"/>
            <w:r w:rsidRPr="000E0456">
              <w:rPr>
                <w:rFonts w:ascii="Arial" w:hAnsi="Arial" w:cs="Arial"/>
                <w:sz w:val="22"/>
                <w:szCs w:val="22"/>
              </w:rPr>
              <w:t>Makes reference</w:t>
            </w:r>
            <w:proofErr w:type="gramEnd"/>
            <w:r w:rsidRPr="000E0456">
              <w:rPr>
                <w:rFonts w:ascii="Arial" w:hAnsi="Arial" w:cs="Arial"/>
                <w:sz w:val="22"/>
                <w:szCs w:val="22"/>
              </w:rPr>
              <w:t xml:space="preserve"> to relevant evidence</w:t>
            </w:r>
          </w:p>
        </w:tc>
        <w:tc>
          <w:tcPr>
            <w:tcW w:w="919" w:type="dxa"/>
            <w:tcBorders>
              <w:top w:val="single" w:sz="4" w:space="0" w:color="auto"/>
              <w:left w:val="single" w:sz="4" w:space="0" w:color="auto"/>
              <w:bottom w:val="single" w:sz="4" w:space="0" w:color="auto"/>
              <w:right w:val="single" w:sz="4" w:space="0" w:color="auto"/>
            </w:tcBorders>
            <w:hideMark/>
          </w:tcPr>
          <w:p w14:paraId="73407DBD"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5</w:t>
            </w:r>
          </w:p>
        </w:tc>
      </w:tr>
      <w:tr w:rsidR="00D92BE3" w14:paraId="52AAD9D3" w14:textId="77777777" w:rsidTr="00B336E9">
        <w:tc>
          <w:tcPr>
            <w:tcW w:w="7529" w:type="dxa"/>
            <w:tcBorders>
              <w:top w:val="single" w:sz="4" w:space="0" w:color="auto"/>
              <w:left w:val="single" w:sz="4" w:space="0" w:color="auto"/>
              <w:bottom w:val="single" w:sz="4" w:space="0" w:color="auto"/>
              <w:right w:val="single" w:sz="4" w:space="0" w:color="auto"/>
            </w:tcBorders>
            <w:hideMark/>
          </w:tcPr>
          <w:p w14:paraId="78E8D7C9" w14:textId="2BA0B958" w:rsidR="00D92BE3" w:rsidRDefault="000E1B4E" w:rsidP="00B336E9">
            <w:pPr>
              <w:tabs>
                <w:tab w:val="left" w:pos="720"/>
                <w:tab w:val="right" w:pos="9360"/>
              </w:tabs>
              <w:rPr>
                <w:rFonts w:ascii="Arial" w:hAnsi="Arial" w:cs="Arial"/>
                <w:sz w:val="22"/>
                <w:szCs w:val="22"/>
              </w:rPr>
            </w:pPr>
            <w:r>
              <w:rPr>
                <w:rFonts w:ascii="Arial" w:hAnsi="Arial" w:cs="Arial"/>
                <w:sz w:val="22"/>
                <w:szCs w:val="22"/>
              </w:rPr>
              <w:t xml:space="preserve">Describes </w:t>
            </w:r>
            <w:r w:rsidR="00D92BE3" w:rsidRPr="000E0456">
              <w:rPr>
                <w:rFonts w:ascii="Arial" w:hAnsi="Arial" w:cs="Arial"/>
                <w:sz w:val="22"/>
                <w:szCs w:val="22"/>
              </w:rPr>
              <w:t>two ways</w:t>
            </w:r>
            <w:r w:rsidR="00D92BE3" w:rsidRPr="00D7768D">
              <w:rPr>
                <w:rFonts w:ascii="Arial" w:hAnsi="Arial" w:cs="Arial"/>
                <w:sz w:val="22"/>
                <w:szCs w:val="22"/>
              </w:rPr>
              <w:t xml:space="preserve"> that human rights are protected</w:t>
            </w:r>
            <w:r w:rsidR="00D92BE3">
              <w:rPr>
                <w:rFonts w:ascii="Arial" w:hAnsi="Arial" w:cs="Arial"/>
                <w:sz w:val="22"/>
                <w:szCs w:val="22"/>
              </w:rPr>
              <w:t xml:space="preserve"> in one country other than Australia</w:t>
            </w:r>
          </w:p>
          <w:p w14:paraId="17AB4025" w14:textId="77777777" w:rsidR="00D92BE3" w:rsidRDefault="00D92BE3" w:rsidP="00B336E9">
            <w:pPr>
              <w:tabs>
                <w:tab w:val="left" w:pos="720"/>
                <w:tab w:val="right" w:pos="9360"/>
              </w:tabs>
              <w:rPr>
                <w:rFonts w:ascii="Arial" w:hAnsi="Arial" w:cs="Arial"/>
                <w:sz w:val="22"/>
                <w:szCs w:val="22"/>
              </w:rPr>
            </w:pPr>
            <w:r>
              <w:rPr>
                <w:rFonts w:ascii="Arial" w:hAnsi="Arial" w:cs="Arial"/>
                <w:b/>
                <w:bCs/>
                <w:sz w:val="22"/>
                <w:szCs w:val="22"/>
              </w:rPr>
              <w:t>or</w:t>
            </w:r>
          </w:p>
          <w:p w14:paraId="1FC88450" w14:textId="3E965238" w:rsidR="00D92BE3" w:rsidRDefault="00D92BE3" w:rsidP="00B336E9">
            <w:pPr>
              <w:tabs>
                <w:tab w:val="left" w:pos="720"/>
                <w:tab w:val="right" w:pos="9360"/>
              </w:tabs>
              <w:rPr>
                <w:rFonts w:ascii="Arial" w:hAnsi="Arial" w:cs="Arial"/>
                <w:sz w:val="22"/>
                <w:szCs w:val="22"/>
              </w:rPr>
            </w:pPr>
            <w:r>
              <w:rPr>
                <w:rFonts w:ascii="Arial" w:hAnsi="Arial" w:cs="Arial"/>
                <w:sz w:val="22"/>
                <w:szCs w:val="22"/>
              </w:rPr>
              <w:t xml:space="preserve">Discusses one way and </w:t>
            </w:r>
            <w:r w:rsidR="000E1B4E">
              <w:rPr>
                <w:rFonts w:ascii="Arial" w:hAnsi="Arial" w:cs="Arial"/>
                <w:sz w:val="22"/>
                <w:szCs w:val="22"/>
              </w:rPr>
              <w:t>describes an</w:t>
            </w:r>
            <w:r>
              <w:rPr>
                <w:rFonts w:ascii="Arial" w:hAnsi="Arial" w:cs="Arial"/>
                <w:sz w:val="22"/>
                <w:szCs w:val="22"/>
              </w:rPr>
              <w:t xml:space="preserve">other way </w:t>
            </w:r>
            <w:r w:rsidRPr="00D7768D">
              <w:rPr>
                <w:rFonts w:ascii="Arial" w:hAnsi="Arial" w:cs="Arial"/>
                <w:sz w:val="22"/>
                <w:szCs w:val="22"/>
              </w:rPr>
              <w:t>that human rights are protected</w:t>
            </w:r>
            <w:r>
              <w:rPr>
                <w:rFonts w:ascii="Arial" w:hAnsi="Arial" w:cs="Arial"/>
                <w:sz w:val="22"/>
                <w:szCs w:val="22"/>
              </w:rPr>
              <w:t xml:space="preserve"> in one country other than Australia</w:t>
            </w:r>
          </w:p>
          <w:p w14:paraId="2566DCCB" w14:textId="2867752F" w:rsidR="00D92BE3" w:rsidRPr="000E0456" w:rsidRDefault="00AC5AB9" w:rsidP="00B336E9">
            <w:pPr>
              <w:tabs>
                <w:tab w:val="left" w:pos="720"/>
                <w:tab w:val="right" w:pos="9360"/>
              </w:tabs>
              <w:rPr>
                <w:rFonts w:ascii="Arial" w:hAnsi="Arial" w:cs="Arial"/>
                <w:sz w:val="22"/>
                <w:szCs w:val="22"/>
              </w:rPr>
            </w:pPr>
            <w:r>
              <w:rPr>
                <w:rFonts w:ascii="Arial" w:hAnsi="Arial" w:cs="Arial"/>
                <w:sz w:val="22"/>
                <w:szCs w:val="22"/>
              </w:rPr>
              <w:t xml:space="preserve">And </w:t>
            </w:r>
            <w:proofErr w:type="gramStart"/>
            <w:r>
              <w:rPr>
                <w:rFonts w:ascii="Arial" w:hAnsi="Arial" w:cs="Arial"/>
                <w:sz w:val="22"/>
                <w:szCs w:val="22"/>
              </w:rPr>
              <w:t>m</w:t>
            </w:r>
            <w:r w:rsidR="00D92BE3" w:rsidRPr="000E0456">
              <w:rPr>
                <w:rFonts w:ascii="Arial" w:hAnsi="Arial" w:cs="Arial"/>
                <w:sz w:val="22"/>
                <w:szCs w:val="22"/>
              </w:rPr>
              <w:t>akes reference</w:t>
            </w:r>
            <w:proofErr w:type="gramEnd"/>
            <w:r w:rsidR="00D92BE3" w:rsidRPr="000E0456">
              <w:rPr>
                <w:rFonts w:ascii="Arial" w:hAnsi="Arial" w:cs="Arial"/>
                <w:sz w:val="22"/>
                <w:szCs w:val="22"/>
              </w:rPr>
              <w:t xml:space="preserve"> to </w:t>
            </w:r>
            <w:r w:rsidR="00D92BE3">
              <w:rPr>
                <w:rFonts w:ascii="Arial" w:hAnsi="Arial" w:cs="Arial"/>
                <w:sz w:val="22"/>
                <w:szCs w:val="22"/>
              </w:rPr>
              <w:t xml:space="preserve">some </w:t>
            </w:r>
            <w:r w:rsidR="00D92BE3" w:rsidRPr="000E0456">
              <w:rPr>
                <w:rFonts w:ascii="Arial" w:hAnsi="Arial" w:cs="Arial"/>
                <w:sz w:val="22"/>
                <w:szCs w:val="22"/>
              </w:rPr>
              <w:t>evidence</w:t>
            </w:r>
          </w:p>
        </w:tc>
        <w:tc>
          <w:tcPr>
            <w:tcW w:w="919" w:type="dxa"/>
            <w:tcBorders>
              <w:top w:val="single" w:sz="4" w:space="0" w:color="auto"/>
              <w:left w:val="single" w:sz="4" w:space="0" w:color="auto"/>
              <w:bottom w:val="single" w:sz="4" w:space="0" w:color="auto"/>
              <w:right w:val="single" w:sz="4" w:space="0" w:color="auto"/>
            </w:tcBorders>
            <w:hideMark/>
          </w:tcPr>
          <w:p w14:paraId="76310C1E"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3-4</w:t>
            </w:r>
          </w:p>
        </w:tc>
      </w:tr>
      <w:tr w:rsidR="00D92BE3" w14:paraId="19F1DFE5" w14:textId="77777777" w:rsidTr="00B336E9">
        <w:tc>
          <w:tcPr>
            <w:tcW w:w="7529" w:type="dxa"/>
            <w:tcBorders>
              <w:top w:val="single" w:sz="4" w:space="0" w:color="auto"/>
              <w:left w:val="single" w:sz="4" w:space="0" w:color="auto"/>
              <w:bottom w:val="single" w:sz="4" w:space="0" w:color="auto"/>
              <w:right w:val="single" w:sz="4" w:space="0" w:color="auto"/>
            </w:tcBorders>
            <w:hideMark/>
          </w:tcPr>
          <w:p w14:paraId="7F736876" w14:textId="4728FE5B" w:rsidR="00D92BE3" w:rsidRDefault="00D410B5" w:rsidP="00B336E9">
            <w:pPr>
              <w:tabs>
                <w:tab w:val="left" w:pos="720"/>
                <w:tab w:val="right" w:pos="9360"/>
              </w:tabs>
              <w:rPr>
                <w:rFonts w:ascii="Arial" w:hAnsi="Arial" w:cs="Arial"/>
                <w:sz w:val="22"/>
                <w:szCs w:val="22"/>
              </w:rPr>
            </w:pPr>
            <w:r>
              <w:rPr>
                <w:rFonts w:ascii="Arial" w:hAnsi="Arial" w:cs="Arial"/>
                <w:sz w:val="22"/>
                <w:szCs w:val="22"/>
              </w:rPr>
              <w:t xml:space="preserve">Outlines </w:t>
            </w:r>
            <w:r w:rsidR="00D92BE3">
              <w:rPr>
                <w:rFonts w:ascii="Arial" w:hAnsi="Arial" w:cs="Arial"/>
                <w:sz w:val="22"/>
                <w:szCs w:val="22"/>
              </w:rPr>
              <w:t>one or two ways t</w:t>
            </w:r>
            <w:r w:rsidR="00D92BE3" w:rsidRPr="00D7768D">
              <w:rPr>
                <w:rFonts w:ascii="Arial" w:hAnsi="Arial" w:cs="Arial"/>
                <w:sz w:val="22"/>
                <w:szCs w:val="22"/>
              </w:rPr>
              <w:t>hat human rights are protected</w:t>
            </w:r>
            <w:r w:rsidR="00D92BE3">
              <w:rPr>
                <w:rFonts w:ascii="Arial" w:hAnsi="Arial" w:cs="Arial"/>
                <w:sz w:val="22"/>
                <w:szCs w:val="22"/>
              </w:rPr>
              <w:t xml:space="preserve"> in one country other than Australia</w:t>
            </w:r>
          </w:p>
          <w:p w14:paraId="5228B7CC" w14:textId="77777777" w:rsidR="00D92BE3" w:rsidRDefault="00D92BE3" w:rsidP="00B336E9">
            <w:pPr>
              <w:tabs>
                <w:tab w:val="left" w:pos="720"/>
                <w:tab w:val="right" w:pos="9360"/>
              </w:tabs>
              <w:rPr>
                <w:rFonts w:ascii="Arial" w:hAnsi="Arial" w:cs="Arial"/>
                <w:sz w:val="22"/>
                <w:szCs w:val="22"/>
              </w:rPr>
            </w:pPr>
            <w:r>
              <w:rPr>
                <w:rFonts w:ascii="Arial" w:hAnsi="Arial" w:cs="Arial"/>
                <w:b/>
                <w:bCs/>
                <w:sz w:val="22"/>
                <w:szCs w:val="22"/>
              </w:rPr>
              <w:t>or</w:t>
            </w:r>
          </w:p>
          <w:p w14:paraId="7F1FF52E" w14:textId="43C9D6FB" w:rsidR="00D92BE3" w:rsidRPr="00185361" w:rsidRDefault="00D92BE3" w:rsidP="00B336E9">
            <w:pPr>
              <w:tabs>
                <w:tab w:val="left" w:pos="720"/>
                <w:tab w:val="right" w:pos="9360"/>
              </w:tabs>
              <w:rPr>
                <w:rFonts w:ascii="Arial" w:hAnsi="Arial" w:cs="Arial"/>
                <w:sz w:val="22"/>
                <w:szCs w:val="22"/>
              </w:rPr>
            </w:pPr>
            <w:r>
              <w:rPr>
                <w:rFonts w:ascii="Arial" w:hAnsi="Arial" w:cs="Arial"/>
                <w:sz w:val="22"/>
                <w:szCs w:val="22"/>
              </w:rPr>
              <w:t>Makes a general statement concerning how</w:t>
            </w:r>
            <w:r w:rsidRPr="00D7768D">
              <w:rPr>
                <w:rFonts w:ascii="Arial" w:hAnsi="Arial" w:cs="Arial"/>
                <w:sz w:val="22"/>
                <w:szCs w:val="22"/>
              </w:rPr>
              <w:t xml:space="preserve"> human rights are protected</w:t>
            </w:r>
            <w:r>
              <w:rPr>
                <w:rFonts w:ascii="Arial" w:hAnsi="Arial" w:cs="Arial"/>
                <w:sz w:val="22"/>
                <w:szCs w:val="22"/>
              </w:rPr>
              <w:t xml:space="preserve"> in one country other than Australia</w:t>
            </w:r>
          </w:p>
        </w:tc>
        <w:tc>
          <w:tcPr>
            <w:tcW w:w="919" w:type="dxa"/>
            <w:tcBorders>
              <w:top w:val="single" w:sz="4" w:space="0" w:color="auto"/>
              <w:left w:val="single" w:sz="4" w:space="0" w:color="auto"/>
              <w:bottom w:val="single" w:sz="4" w:space="0" w:color="auto"/>
              <w:right w:val="single" w:sz="4" w:space="0" w:color="auto"/>
            </w:tcBorders>
            <w:hideMark/>
          </w:tcPr>
          <w:p w14:paraId="080DF162" w14:textId="77777777" w:rsidR="00D92BE3" w:rsidRDefault="00D92BE3" w:rsidP="00B336E9">
            <w:pPr>
              <w:tabs>
                <w:tab w:val="left" w:pos="720"/>
                <w:tab w:val="right" w:pos="9360"/>
              </w:tabs>
              <w:jc w:val="center"/>
              <w:rPr>
                <w:rFonts w:ascii="Arial" w:hAnsi="Arial" w:cs="Arial"/>
                <w:sz w:val="22"/>
                <w:szCs w:val="22"/>
              </w:rPr>
            </w:pPr>
            <w:r>
              <w:rPr>
                <w:rFonts w:ascii="Arial" w:hAnsi="Arial" w:cs="Arial"/>
                <w:sz w:val="22"/>
                <w:szCs w:val="22"/>
              </w:rPr>
              <w:t>1-2</w:t>
            </w:r>
          </w:p>
        </w:tc>
      </w:tr>
      <w:tr w:rsidR="00D92BE3" w14:paraId="638EE044" w14:textId="77777777" w:rsidTr="00B336E9">
        <w:tc>
          <w:tcPr>
            <w:tcW w:w="7529" w:type="dxa"/>
            <w:tcBorders>
              <w:top w:val="single" w:sz="4" w:space="0" w:color="auto"/>
              <w:left w:val="single" w:sz="4" w:space="0" w:color="auto"/>
              <w:bottom w:val="single" w:sz="4" w:space="0" w:color="auto"/>
              <w:right w:val="single" w:sz="4" w:space="0" w:color="auto"/>
            </w:tcBorders>
            <w:hideMark/>
          </w:tcPr>
          <w:p w14:paraId="6F271CDF" w14:textId="77777777" w:rsidR="00D92BE3" w:rsidRDefault="00D92BE3" w:rsidP="00B336E9">
            <w:pPr>
              <w:tabs>
                <w:tab w:val="left" w:pos="720"/>
                <w:tab w:val="right" w:pos="9360"/>
              </w:tabs>
              <w:jc w:val="right"/>
              <w:rPr>
                <w:rFonts w:ascii="Arial" w:hAnsi="Arial" w:cs="Arial"/>
                <w:b/>
                <w:sz w:val="22"/>
                <w:szCs w:val="22"/>
              </w:rPr>
            </w:pPr>
            <w:r>
              <w:rPr>
                <w:rFonts w:ascii="Arial" w:hAnsi="Arial" w:cs="Arial"/>
                <w:b/>
                <w:sz w:val="22"/>
                <w:szCs w:val="22"/>
              </w:rPr>
              <w:t>Total</w:t>
            </w:r>
          </w:p>
        </w:tc>
        <w:tc>
          <w:tcPr>
            <w:tcW w:w="919" w:type="dxa"/>
            <w:tcBorders>
              <w:top w:val="single" w:sz="4" w:space="0" w:color="auto"/>
              <w:left w:val="single" w:sz="4" w:space="0" w:color="auto"/>
              <w:bottom w:val="single" w:sz="4" w:space="0" w:color="auto"/>
              <w:right w:val="single" w:sz="4" w:space="0" w:color="auto"/>
            </w:tcBorders>
            <w:hideMark/>
          </w:tcPr>
          <w:p w14:paraId="4A8B7832" w14:textId="77777777" w:rsidR="00D92BE3" w:rsidRDefault="00D92BE3" w:rsidP="00B336E9">
            <w:pPr>
              <w:tabs>
                <w:tab w:val="left" w:pos="720"/>
                <w:tab w:val="right" w:pos="9360"/>
              </w:tabs>
              <w:jc w:val="center"/>
              <w:rPr>
                <w:rFonts w:ascii="Arial" w:hAnsi="Arial" w:cs="Arial"/>
                <w:b/>
                <w:sz w:val="22"/>
                <w:szCs w:val="22"/>
              </w:rPr>
            </w:pPr>
            <w:r>
              <w:rPr>
                <w:rFonts w:ascii="Arial" w:hAnsi="Arial" w:cs="Arial"/>
                <w:b/>
                <w:sz w:val="22"/>
                <w:szCs w:val="22"/>
              </w:rPr>
              <w:t>5</w:t>
            </w:r>
          </w:p>
        </w:tc>
      </w:tr>
      <w:tr w:rsidR="00D92BE3" w14:paraId="3A9D57E2" w14:textId="77777777" w:rsidTr="00B336E9">
        <w:tc>
          <w:tcPr>
            <w:tcW w:w="8448" w:type="dxa"/>
            <w:gridSpan w:val="2"/>
            <w:tcBorders>
              <w:top w:val="single" w:sz="4" w:space="0" w:color="auto"/>
              <w:left w:val="single" w:sz="4" w:space="0" w:color="auto"/>
              <w:bottom w:val="single" w:sz="4" w:space="0" w:color="auto"/>
              <w:right w:val="single" w:sz="4" w:space="0" w:color="auto"/>
            </w:tcBorders>
            <w:hideMark/>
          </w:tcPr>
          <w:p w14:paraId="7B3E8331" w14:textId="77777777" w:rsidR="00D92BE3" w:rsidRDefault="00D92BE3" w:rsidP="00B336E9">
            <w:pPr>
              <w:tabs>
                <w:tab w:val="left" w:pos="720"/>
                <w:tab w:val="right" w:pos="9360"/>
              </w:tabs>
              <w:rPr>
                <w:rFonts w:ascii="Arial" w:hAnsi="Arial" w:cs="Arial"/>
                <w:b/>
                <w:sz w:val="22"/>
                <w:szCs w:val="22"/>
              </w:rPr>
            </w:pPr>
            <w:r>
              <w:rPr>
                <w:rFonts w:ascii="Arial" w:hAnsi="Arial" w:cs="Arial"/>
                <w:b/>
                <w:sz w:val="22"/>
                <w:szCs w:val="22"/>
              </w:rPr>
              <w:t>Answers could include but are not limited to:</w:t>
            </w:r>
          </w:p>
          <w:p w14:paraId="283BDD9F" w14:textId="77777777" w:rsidR="00D92BE3" w:rsidRPr="009D6CA2" w:rsidRDefault="00D92BE3" w:rsidP="00B336E9">
            <w:pPr>
              <w:contextualSpacing/>
              <w:rPr>
                <w:rFonts w:ascii="Arial" w:hAnsi="Arial" w:cs="Arial"/>
                <w:sz w:val="22"/>
                <w:szCs w:val="22"/>
              </w:rPr>
            </w:pPr>
            <w:r>
              <w:rPr>
                <w:rFonts w:ascii="Arial" w:hAnsi="Arial" w:cs="Arial"/>
                <w:sz w:val="22"/>
                <w:szCs w:val="22"/>
              </w:rPr>
              <w:t>If the country studied is the United States:</w:t>
            </w:r>
          </w:p>
          <w:p w14:paraId="1BB1E91E" w14:textId="77777777" w:rsidR="00D92BE3" w:rsidRDefault="00D92BE3" w:rsidP="00D92BE3">
            <w:pPr>
              <w:pStyle w:val="ListParagraph"/>
              <w:numPr>
                <w:ilvl w:val="0"/>
                <w:numId w:val="14"/>
              </w:numPr>
              <w:ind w:left="360"/>
              <w:contextualSpacing/>
              <w:rPr>
                <w:rFonts w:ascii="Arial" w:hAnsi="Arial" w:cs="Arial"/>
                <w:sz w:val="22"/>
                <w:szCs w:val="22"/>
              </w:rPr>
            </w:pPr>
            <w:r>
              <w:rPr>
                <w:rFonts w:ascii="Arial" w:hAnsi="Arial" w:cs="Arial"/>
                <w:sz w:val="22"/>
                <w:szCs w:val="22"/>
              </w:rPr>
              <w:t>Constitutionally – Bill or Rights:</w:t>
            </w:r>
          </w:p>
          <w:p w14:paraId="1348DAE6" w14:textId="77777777" w:rsidR="00D92BE3" w:rsidRDefault="00D92BE3" w:rsidP="00D92BE3">
            <w:pPr>
              <w:pStyle w:val="ListParagraph"/>
              <w:numPr>
                <w:ilvl w:val="1"/>
                <w:numId w:val="14"/>
              </w:numPr>
              <w:contextualSpacing/>
              <w:rPr>
                <w:rFonts w:ascii="Arial" w:hAnsi="Arial" w:cs="Arial"/>
                <w:sz w:val="22"/>
                <w:szCs w:val="22"/>
              </w:rPr>
            </w:pPr>
            <w:r w:rsidRPr="00CD0463">
              <w:rPr>
                <w:rFonts w:ascii="Arial" w:hAnsi="Arial" w:cs="Arial"/>
                <w:sz w:val="22"/>
                <w:szCs w:val="22"/>
              </w:rPr>
              <w:t xml:space="preserve">Many civil and political rights such as freedom of speech and freedom to peaceful assembly are included in the 1st Amendment. </w:t>
            </w:r>
          </w:p>
          <w:p w14:paraId="6D026977" w14:textId="72AFB90A" w:rsidR="00D92BE3" w:rsidRDefault="00D92BE3" w:rsidP="00D92BE3">
            <w:pPr>
              <w:pStyle w:val="ListParagraph"/>
              <w:numPr>
                <w:ilvl w:val="1"/>
                <w:numId w:val="14"/>
              </w:numPr>
              <w:contextualSpacing/>
              <w:rPr>
                <w:rFonts w:ascii="Arial" w:hAnsi="Arial" w:cs="Arial"/>
                <w:sz w:val="22"/>
                <w:szCs w:val="22"/>
              </w:rPr>
            </w:pPr>
            <w:r w:rsidRPr="00CD0463">
              <w:rPr>
                <w:rFonts w:ascii="Arial" w:hAnsi="Arial" w:cs="Arial"/>
                <w:sz w:val="22"/>
                <w:szCs w:val="22"/>
              </w:rPr>
              <w:t xml:space="preserve">A range of common law rights are included in the </w:t>
            </w:r>
            <w:r w:rsidR="005C577D">
              <w:rPr>
                <w:rFonts w:ascii="Arial" w:hAnsi="Arial" w:cs="Arial"/>
                <w:sz w:val="22"/>
                <w:szCs w:val="22"/>
              </w:rPr>
              <w:t>5</w:t>
            </w:r>
            <w:r w:rsidR="005C577D" w:rsidRPr="0038798A">
              <w:rPr>
                <w:rFonts w:ascii="Arial" w:hAnsi="Arial" w:cs="Arial"/>
                <w:sz w:val="22"/>
                <w:szCs w:val="22"/>
                <w:vertAlign w:val="superscript"/>
              </w:rPr>
              <w:t>th</w:t>
            </w:r>
            <w:r w:rsidR="005C577D">
              <w:rPr>
                <w:rFonts w:ascii="Arial" w:hAnsi="Arial" w:cs="Arial"/>
                <w:sz w:val="22"/>
                <w:szCs w:val="22"/>
              </w:rPr>
              <w:t xml:space="preserve"> Amendment</w:t>
            </w:r>
            <w:r w:rsidR="005C577D" w:rsidRPr="00CD0463">
              <w:rPr>
                <w:rFonts w:ascii="Arial" w:hAnsi="Arial" w:cs="Arial"/>
                <w:sz w:val="22"/>
                <w:szCs w:val="22"/>
              </w:rPr>
              <w:t xml:space="preserve"> </w:t>
            </w:r>
            <w:r w:rsidRPr="00CD0463">
              <w:rPr>
                <w:rFonts w:ascii="Arial" w:hAnsi="Arial" w:cs="Arial"/>
                <w:sz w:val="22"/>
                <w:szCs w:val="22"/>
              </w:rPr>
              <w:t xml:space="preserve">(right to silence) and the </w:t>
            </w:r>
            <w:r w:rsidR="005C577D">
              <w:rPr>
                <w:rFonts w:ascii="Arial" w:hAnsi="Arial" w:cs="Arial"/>
                <w:sz w:val="22"/>
                <w:szCs w:val="22"/>
              </w:rPr>
              <w:t>6</w:t>
            </w:r>
            <w:r w:rsidR="0038798A" w:rsidRPr="0038798A">
              <w:rPr>
                <w:rFonts w:ascii="Arial" w:hAnsi="Arial" w:cs="Arial"/>
                <w:sz w:val="22"/>
                <w:szCs w:val="22"/>
                <w:vertAlign w:val="superscript"/>
              </w:rPr>
              <w:t>th</w:t>
            </w:r>
            <w:r w:rsidR="0038798A" w:rsidDel="0038798A">
              <w:rPr>
                <w:rFonts w:ascii="Arial" w:hAnsi="Arial" w:cs="Arial"/>
                <w:sz w:val="22"/>
                <w:szCs w:val="22"/>
              </w:rPr>
              <w:t xml:space="preserve"> </w:t>
            </w:r>
            <w:r w:rsidR="005C577D" w:rsidRPr="00CD0463">
              <w:rPr>
                <w:rFonts w:ascii="Arial" w:hAnsi="Arial" w:cs="Arial"/>
                <w:sz w:val="22"/>
                <w:szCs w:val="22"/>
              </w:rPr>
              <w:t xml:space="preserve"> </w:t>
            </w:r>
            <w:r w:rsidR="005C577D">
              <w:rPr>
                <w:rFonts w:ascii="Arial" w:hAnsi="Arial" w:cs="Arial"/>
                <w:sz w:val="22"/>
                <w:szCs w:val="22"/>
              </w:rPr>
              <w:t>A</w:t>
            </w:r>
            <w:r w:rsidRPr="00CD0463">
              <w:rPr>
                <w:rFonts w:ascii="Arial" w:hAnsi="Arial" w:cs="Arial"/>
                <w:sz w:val="22"/>
                <w:szCs w:val="22"/>
              </w:rPr>
              <w:t>mendment (right to a public trial and impartial jury and the guarantee of certain rules of evidence).</w:t>
            </w:r>
          </w:p>
          <w:p w14:paraId="1094F81D" w14:textId="65A73E2D" w:rsidR="00D92BE3" w:rsidRDefault="00D92BE3" w:rsidP="00D92BE3">
            <w:pPr>
              <w:pStyle w:val="ListParagraph"/>
              <w:numPr>
                <w:ilvl w:val="1"/>
                <w:numId w:val="14"/>
              </w:numPr>
              <w:contextualSpacing/>
              <w:rPr>
                <w:rFonts w:ascii="Arial" w:hAnsi="Arial" w:cs="Arial"/>
                <w:sz w:val="22"/>
                <w:szCs w:val="22"/>
              </w:rPr>
            </w:pPr>
            <w:r w:rsidRPr="00E1444F">
              <w:rPr>
                <w:rFonts w:ascii="Arial" w:hAnsi="Arial" w:cs="Arial"/>
                <w:sz w:val="22"/>
                <w:szCs w:val="22"/>
              </w:rPr>
              <w:t xml:space="preserve">However, a number of rights are problematic as they were written for a particular time in history. For example, the </w:t>
            </w:r>
            <w:r w:rsidR="005C577D">
              <w:rPr>
                <w:rFonts w:ascii="Arial" w:hAnsi="Arial" w:cs="Arial"/>
                <w:sz w:val="22"/>
                <w:szCs w:val="22"/>
              </w:rPr>
              <w:t>2</w:t>
            </w:r>
            <w:r w:rsidR="005C577D" w:rsidRPr="0038798A">
              <w:rPr>
                <w:rFonts w:ascii="Arial" w:hAnsi="Arial" w:cs="Arial"/>
                <w:sz w:val="22"/>
                <w:szCs w:val="22"/>
                <w:vertAlign w:val="superscript"/>
              </w:rPr>
              <w:t>nd</w:t>
            </w:r>
            <w:r w:rsidR="005C577D" w:rsidRPr="00E1444F">
              <w:rPr>
                <w:rFonts w:ascii="Arial" w:hAnsi="Arial" w:cs="Arial"/>
                <w:sz w:val="22"/>
                <w:szCs w:val="22"/>
              </w:rPr>
              <w:t xml:space="preserve"> </w:t>
            </w:r>
            <w:r w:rsidR="005C577D">
              <w:rPr>
                <w:rFonts w:ascii="Arial" w:hAnsi="Arial" w:cs="Arial"/>
                <w:sz w:val="22"/>
                <w:szCs w:val="22"/>
              </w:rPr>
              <w:t>A</w:t>
            </w:r>
            <w:r w:rsidRPr="00E1444F">
              <w:rPr>
                <w:rFonts w:ascii="Arial" w:hAnsi="Arial" w:cs="Arial"/>
                <w:sz w:val="22"/>
                <w:szCs w:val="22"/>
              </w:rPr>
              <w:t>mendment is the right to keep and bear arms. This related to the need to maintain a citizen’s militia in the 18th century but is still in force in the 21st Century</w:t>
            </w:r>
            <w:r w:rsidR="005C577D">
              <w:rPr>
                <w:rFonts w:ascii="Arial" w:hAnsi="Arial" w:cs="Arial"/>
                <w:sz w:val="22"/>
                <w:szCs w:val="22"/>
              </w:rPr>
              <w:t>,</w:t>
            </w:r>
            <w:r w:rsidRPr="00E1444F">
              <w:rPr>
                <w:rFonts w:ascii="Arial" w:hAnsi="Arial" w:cs="Arial"/>
                <w:sz w:val="22"/>
                <w:szCs w:val="22"/>
              </w:rPr>
              <w:t xml:space="preserve"> whe</w:t>
            </w:r>
            <w:r w:rsidR="005C577D">
              <w:rPr>
                <w:rFonts w:ascii="Arial" w:hAnsi="Arial" w:cs="Arial"/>
                <w:sz w:val="22"/>
                <w:szCs w:val="22"/>
              </w:rPr>
              <w:t>re</w:t>
            </w:r>
            <w:r w:rsidRPr="00E1444F">
              <w:rPr>
                <w:rFonts w:ascii="Arial" w:hAnsi="Arial" w:cs="Arial"/>
                <w:sz w:val="22"/>
                <w:szCs w:val="22"/>
              </w:rPr>
              <w:t xml:space="preserve"> high powered weaponry now contributes to a violent gun culture.</w:t>
            </w:r>
          </w:p>
          <w:p w14:paraId="3DFF2A01" w14:textId="7821F6F0" w:rsidR="00D92BE3" w:rsidRDefault="00D92BE3" w:rsidP="00D92BE3">
            <w:pPr>
              <w:pStyle w:val="ListParagraph"/>
              <w:numPr>
                <w:ilvl w:val="1"/>
                <w:numId w:val="14"/>
              </w:numPr>
              <w:contextualSpacing/>
              <w:rPr>
                <w:rFonts w:ascii="Arial" w:hAnsi="Arial" w:cs="Arial"/>
                <w:sz w:val="22"/>
                <w:szCs w:val="22"/>
              </w:rPr>
            </w:pPr>
            <w:r w:rsidRPr="007B5E1E">
              <w:rPr>
                <w:rFonts w:ascii="Arial" w:hAnsi="Arial" w:cs="Arial"/>
                <w:sz w:val="22"/>
                <w:szCs w:val="22"/>
              </w:rPr>
              <w:t xml:space="preserve">The importance of constitutional rights in the US does provide the ultimate protection as they cannot be </w:t>
            </w:r>
            <w:r w:rsidR="005C577D">
              <w:rPr>
                <w:rFonts w:ascii="Arial" w:hAnsi="Arial" w:cs="Arial"/>
                <w:sz w:val="22"/>
                <w:szCs w:val="22"/>
              </w:rPr>
              <w:t xml:space="preserve">easily </w:t>
            </w:r>
            <w:r w:rsidRPr="007B5E1E">
              <w:rPr>
                <w:rFonts w:ascii="Arial" w:hAnsi="Arial" w:cs="Arial"/>
                <w:sz w:val="22"/>
                <w:szCs w:val="22"/>
              </w:rPr>
              <w:t xml:space="preserve">changed by </w:t>
            </w:r>
            <w:ins w:id="63" w:author="Haylie Pepper" w:date="2022-06-08T17:34:00Z">
              <w:r w:rsidR="00985CBB">
                <w:rPr>
                  <w:rFonts w:ascii="Arial" w:hAnsi="Arial" w:cs="Arial"/>
                  <w:sz w:val="22"/>
                  <w:szCs w:val="22"/>
                </w:rPr>
                <w:t>g</w:t>
              </w:r>
            </w:ins>
            <w:del w:id="64" w:author="Haylie Pepper" w:date="2022-06-08T17:34:00Z">
              <w:r w:rsidRPr="007B5E1E" w:rsidDel="00985CBB">
                <w:rPr>
                  <w:rFonts w:ascii="Arial" w:hAnsi="Arial" w:cs="Arial"/>
                  <w:sz w:val="22"/>
                  <w:szCs w:val="22"/>
                </w:rPr>
                <w:delText>G</w:delText>
              </w:r>
            </w:del>
            <w:r w:rsidRPr="007B5E1E">
              <w:rPr>
                <w:rFonts w:ascii="Arial" w:hAnsi="Arial" w:cs="Arial"/>
                <w:sz w:val="22"/>
                <w:szCs w:val="22"/>
              </w:rPr>
              <w:t>overnment</w:t>
            </w:r>
            <w:del w:id="65" w:author="Haylie Pepper" w:date="2022-06-08T17:34:00Z">
              <w:r w:rsidRPr="007B5E1E" w:rsidDel="00985CBB">
                <w:rPr>
                  <w:rFonts w:ascii="Arial" w:hAnsi="Arial" w:cs="Arial"/>
                  <w:sz w:val="22"/>
                  <w:szCs w:val="22"/>
                </w:rPr>
                <w:delText>s</w:delText>
              </w:r>
            </w:del>
            <w:r w:rsidRPr="007B5E1E">
              <w:rPr>
                <w:rFonts w:ascii="Arial" w:hAnsi="Arial" w:cs="Arial"/>
                <w:sz w:val="22"/>
                <w:szCs w:val="22"/>
              </w:rPr>
              <w:t>. However, it does create ‘judicial supremacism’ where the meaning of the</w:t>
            </w:r>
            <w:r w:rsidR="005C577D">
              <w:rPr>
                <w:rFonts w:ascii="Arial" w:hAnsi="Arial" w:cs="Arial"/>
                <w:sz w:val="22"/>
                <w:szCs w:val="22"/>
              </w:rPr>
              <w:t>se</w:t>
            </w:r>
            <w:r w:rsidRPr="007B5E1E">
              <w:rPr>
                <w:rFonts w:ascii="Arial" w:hAnsi="Arial" w:cs="Arial"/>
                <w:sz w:val="22"/>
                <w:szCs w:val="22"/>
              </w:rPr>
              <w:t xml:space="preserve"> rights </w:t>
            </w:r>
            <w:r w:rsidR="005C577D">
              <w:rPr>
                <w:rFonts w:ascii="Arial" w:hAnsi="Arial" w:cs="Arial"/>
                <w:sz w:val="22"/>
                <w:szCs w:val="22"/>
              </w:rPr>
              <w:t>are</w:t>
            </w:r>
            <w:r w:rsidR="005C577D" w:rsidRPr="007B5E1E">
              <w:rPr>
                <w:rFonts w:ascii="Arial" w:hAnsi="Arial" w:cs="Arial"/>
                <w:sz w:val="22"/>
                <w:szCs w:val="22"/>
              </w:rPr>
              <w:t xml:space="preserve"> </w:t>
            </w:r>
            <w:r w:rsidRPr="007B5E1E">
              <w:rPr>
                <w:rFonts w:ascii="Arial" w:hAnsi="Arial" w:cs="Arial"/>
                <w:sz w:val="22"/>
                <w:szCs w:val="22"/>
              </w:rPr>
              <w:t>interpreted by unelected and unaccountable Supreme Court justices.</w:t>
            </w:r>
          </w:p>
          <w:p w14:paraId="00FB4E6B" w14:textId="09AC6F95" w:rsidR="00D92BE3" w:rsidRPr="009D6CA2" w:rsidRDefault="00D92BE3" w:rsidP="00D92BE3">
            <w:pPr>
              <w:pStyle w:val="ListParagraph"/>
              <w:numPr>
                <w:ilvl w:val="0"/>
                <w:numId w:val="14"/>
              </w:numPr>
              <w:ind w:left="360"/>
              <w:contextualSpacing/>
              <w:rPr>
                <w:rFonts w:ascii="Arial" w:hAnsi="Arial" w:cs="Arial"/>
                <w:sz w:val="22"/>
                <w:szCs w:val="22"/>
              </w:rPr>
            </w:pPr>
            <w:r>
              <w:rPr>
                <w:rFonts w:ascii="Arial" w:hAnsi="Arial" w:cs="Arial"/>
                <w:sz w:val="22"/>
                <w:szCs w:val="22"/>
              </w:rPr>
              <w:t xml:space="preserve">Statute – </w:t>
            </w:r>
            <w:r w:rsidR="00D410B5">
              <w:rPr>
                <w:rFonts w:ascii="Arial" w:hAnsi="Arial" w:cs="Arial"/>
                <w:sz w:val="22"/>
                <w:szCs w:val="22"/>
              </w:rPr>
              <w:t>e.</w:t>
            </w:r>
            <w:r>
              <w:rPr>
                <w:rFonts w:ascii="Arial" w:hAnsi="Arial" w:cs="Arial"/>
                <w:sz w:val="22"/>
                <w:szCs w:val="22"/>
              </w:rPr>
              <w:t>g</w:t>
            </w:r>
            <w:r w:rsidR="005C577D">
              <w:rPr>
                <w:rFonts w:ascii="Arial" w:hAnsi="Arial" w:cs="Arial"/>
                <w:sz w:val="22"/>
                <w:szCs w:val="22"/>
              </w:rPr>
              <w:t>.</w:t>
            </w:r>
            <w:r>
              <w:rPr>
                <w:rFonts w:ascii="Arial" w:hAnsi="Arial" w:cs="Arial"/>
                <w:sz w:val="22"/>
                <w:szCs w:val="22"/>
              </w:rPr>
              <w:t xml:space="preserve"> </w:t>
            </w:r>
            <w:r w:rsidR="005C577D">
              <w:rPr>
                <w:rFonts w:ascii="Arial" w:hAnsi="Arial" w:cs="Arial"/>
                <w:sz w:val="22"/>
                <w:szCs w:val="22"/>
              </w:rPr>
              <w:t xml:space="preserve">The </w:t>
            </w:r>
            <w:r w:rsidRPr="0038798A">
              <w:rPr>
                <w:rFonts w:ascii="Arial" w:hAnsi="Arial" w:cs="Arial"/>
                <w:i/>
                <w:iCs/>
                <w:sz w:val="22"/>
                <w:szCs w:val="22"/>
                <w:u w:val="single"/>
              </w:rPr>
              <w:t>Civil Rights Act 1964</w:t>
            </w:r>
            <w:r>
              <w:rPr>
                <w:rFonts w:ascii="Arial" w:hAnsi="Arial" w:cs="Arial"/>
                <w:sz w:val="22"/>
                <w:szCs w:val="22"/>
              </w:rPr>
              <w:t xml:space="preserve"> - </w:t>
            </w:r>
            <w:r w:rsidRPr="001B1DF6">
              <w:rPr>
                <w:rFonts w:ascii="Arial" w:hAnsi="Arial" w:cs="Arial"/>
                <w:sz w:val="22"/>
                <w:szCs w:val="22"/>
              </w:rPr>
              <w:t>grant</w:t>
            </w:r>
            <w:r>
              <w:rPr>
                <w:rFonts w:ascii="Arial" w:hAnsi="Arial" w:cs="Arial"/>
                <w:sz w:val="22"/>
                <w:szCs w:val="22"/>
              </w:rPr>
              <w:t>ed</w:t>
            </w:r>
            <w:r w:rsidRPr="001B1DF6">
              <w:rPr>
                <w:rFonts w:ascii="Arial" w:hAnsi="Arial" w:cs="Arial"/>
                <w:sz w:val="22"/>
                <w:szCs w:val="22"/>
              </w:rPr>
              <w:t xml:space="preserve"> equal rights to all Americans regardless of race.</w:t>
            </w:r>
            <w:r>
              <w:rPr>
                <w:rFonts w:ascii="Arial" w:hAnsi="Arial" w:cs="Arial"/>
                <w:sz w:val="22"/>
                <w:szCs w:val="22"/>
              </w:rPr>
              <w:t xml:space="preserve"> However – </w:t>
            </w:r>
            <w:r w:rsidR="005C577D">
              <w:rPr>
                <w:rFonts w:ascii="Arial" w:hAnsi="Arial" w:cs="Arial"/>
                <w:sz w:val="22"/>
                <w:szCs w:val="22"/>
              </w:rPr>
              <w:t xml:space="preserve">these statutes </w:t>
            </w:r>
            <w:r>
              <w:rPr>
                <w:rFonts w:ascii="Arial" w:hAnsi="Arial" w:cs="Arial"/>
                <w:sz w:val="22"/>
                <w:szCs w:val="22"/>
              </w:rPr>
              <w:t xml:space="preserve">are much more easily changed than constitutional rights </w:t>
            </w:r>
            <w:r w:rsidR="005C577D">
              <w:rPr>
                <w:rFonts w:ascii="Arial" w:hAnsi="Arial" w:cs="Arial"/>
                <w:sz w:val="22"/>
                <w:szCs w:val="22"/>
              </w:rPr>
              <w:t xml:space="preserve">via the </w:t>
            </w:r>
            <w:r>
              <w:rPr>
                <w:rFonts w:ascii="Arial" w:hAnsi="Arial" w:cs="Arial"/>
                <w:sz w:val="22"/>
                <w:szCs w:val="22"/>
              </w:rPr>
              <w:t xml:space="preserve">Congress and can therefore </w:t>
            </w:r>
            <w:r w:rsidR="005C577D">
              <w:rPr>
                <w:rFonts w:ascii="Arial" w:hAnsi="Arial" w:cs="Arial"/>
                <w:sz w:val="22"/>
                <w:szCs w:val="22"/>
              </w:rPr>
              <w:t xml:space="preserve">make them </w:t>
            </w:r>
            <w:r>
              <w:rPr>
                <w:rFonts w:ascii="Arial" w:hAnsi="Arial" w:cs="Arial"/>
                <w:sz w:val="22"/>
                <w:szCs w:val="22"/>
              </w:rPr>
              <w:t xml:space="preserve">quite vulnerable. </w:t>
            </w:r>
            <w:r w:rsidR="005C577D">
              <w:rPr>
                <w:rFonts w:ascii="Arial" w:hAnsi="Arial" w:cs="Arial"/>
                <w:sz w:val="22"/>
                <w:szCs w:val="22"/>
              </w:rPr>
              <w:t>However</w:t>
            </w:r>
            <w:r>
              <w:rPr>
                <w:rFonts w:ascii="Arial" w:hAnsi="Arial" w:cs="Arial"/>
                <w:sz w:val="22"/>
                <w:szCs w:val="22"/>
              </w:rPr>
              <w:t xml:space="preserve">, an elected legislature that votes to restrict the rights of </w:t>
            </w:r>
            <w:r w:rsidR="005C577D">
              <w:rPr>
                <w:rFonts w:ascii="Arial" w:hAnsi="Arial" w:cs="Arial"/>
                <w:sz w:val="22"/>
                <w:szCs w:val="22"/>
              </w:rPr>
              <w:t xml:space="preserve">its </w:t>
            </w:r>
            <w:r>
              <w:rPr>
                <w:rFonts w:ascii="Arial" w:hAnsi="Arial" w:cs="Arial"/>
                <w:sz w:val="22"/>
                <w:szCs w:val="22"/>
              </w:rPr>
              <w:t xml:space="preserve">citizens is also more likely to face </w:t>
            </w:r>
            <w:r w:rsidR="005C577D">
              <w:rPr>
                <w:rFonts w:ascii="Arial" w:hAnsi="Arial" w:cs="Arial"/>
                <w:sz w:val="22"/>
                <w:szCs w:val="22"/>
              </w:rPr>
              <w:t xml:space="preserve">negative </w:t>
            </w:r>
            <w:r>
              <w:rPr>
                <w:rFonts w:ascii="Arial" w:hAnsi="Arial" w:cs="Arial"/>
                <w:sz w:val="22"/>
                <w:szCs w:val="22"/>
              </w:rPr>
              <w:t xml:space="preserve">consequences at election time.  </w:t>
            </w:r>
          </w:p>
          <w:p w14:paraId="43FC217C" w14:textId="1D8E5A8A" w:rsidR="00D92BE3" w:rsidRPr="009D6CA2" w:rsidRDefault="00D92BE3" w:rsidP="00D92BE3">
            <w:pPr>
              <w:pStyle w:val="ListParagraph"/>
              <w:numPr>
                <w:ilvl w:val="0"/>
                <w:numId w:val="14"/>
              </w:numPr>
              <w:ind w:left="360"/>
              <w:contextualSpacing/>
              <w:rPr>
                <w:rFonts w:ascii="Arial" w:hAnsi="Arial" w:cs="Arial"/>
                <w:sz w:val="22"/>
                <w:szCs w:val="22"/>
              </w:rPr>
            </w:pPr>
            <w:r>
              <w:rPr>
                <w:rFonts w:ascii="Arial" w:hAnsi="Arial" w:cs="Arial"/>
                <w:sz w:val="22"/>
                <w:szCs w:val="22"/>
              </w:rPr>
              <w:t xml:space="preserve">International law – while a permanent member of the UN Security Council and a key participant in the drafting of the </w:t>
            </w:r>
            <w:r w:rsidRPr="00882C57">
              <w:rPr>
                <w:rFonts w:ascii="Arial" w:hAnsi="Arial" w:cs="Arial"/>
                <w:i/>
                <w:iCs/>
                <w:sz w:val="22"/>
                <w:szCs w:val="22"/>
                <w:u w:val="single"/>
              </w:rPr>
              <w:t>United Nations Declaration of Human Rights 1948</w:t>
            </w:r>
            <w:r>
              <w:rPr>
                <w:rFonts w:ascii="Arial" w:hAnsi="Arial" w:cs="Arial"/>
                <w:sz w:val="22"/>
                <w:szCs w:val="22"/>
              </w:rPr>
              <w:t xml:space="preserve">, since 2002 the US has not signed any new international covenants (which include </w:t>
            </w:r>
            <w:r w:rsidR="005C577D">
              <w:rPr>
                <w:rFonts w:ascii="Arial" w:hAnsi="Arial" w:cs="Arial"/>
                <w:sz w:val="22"/>
                <w:szCs w:val="22"/>
              </w:rPr>
              <w:t xml:space="preserve">the </w:t>
            </w:r>
            <w:r w:rsidRPr="00C404A5">
              <w:rPr>
                <w:rFonts w:ascii="Arial" w:hAnsi="Arial" w:cs="Arial"/>
                <w:sz w:val="22"/>
                <w:szCs w:val="22"/>
              </w:rPr>
              <w:t xml:space="preserve">Convention on the Rights of the Child and the Convention on the Elimination of all forms of </w:t>
            </w:r>
            <w:ins w:id="66" w:author="GALAVAN Siobhan [Mt Lawley Senior High School]" w:date="2022-05-31T15:44:00Z">
              <w:r w:rsidR="00A669A1">
                <w:rPr>
                  <w:rFonts w:ascii="Arial" w:hAnsi="Arial" w:cs="Arial"/>
                  <w:sz w:val="22"/>
                  <w:szCs w:val="22"/>
                </w:rPr>
                <w:t>D</w:t>
              </w:r>
            </w:ins>
            <w:del w:id="67" w:author="GALAVAN Siobhan [Mt Lawley Senior High School]" w:date="2022-05-31T15:44:00Z">
              <w:r w:rsidRPr="00C404A5" w:rsidDel="00A669A1">
                <w:rPr>
                  <w:rFonts w:ascii="Arial" w:hAnsi="Arial" w:cs="Arial"/>
                  <w:sz w:val="22"/>
                  <w:szCs w:val="22"/>
                </w:rPr>
                <w:delText>d</w:delText>
              </w:r>
            </w:del>
            <w:r w:rsidRPr="00C404A5">
              <w:rPr>
                <w:rFonts w:ascii="Arial" w:hAnsi="Arial" w:cs="Arial"/>
                <w:sz w:val="22"/>
                <w:szCs w:val="22"/>
              </w:rPr>
              <w:t xml:space="preserve">iscrimination </w:t>
            </w:r>
            <w:ins w:id="68" w:author="GALAVAN Siobhan [Mt Lawley Senior High School]" w:date="2022-05-31T15:44:00Z">
              <w:r w:rsidR="0028058C">
                <w:rPr>
                  <w:rFonts w:ascii="Arial" w:hAnsi="Arial" w:cs="Arial"/>
                  <w:sz w:val="22"/>
                  <w:szCs w:val="22"/>
                </w:rPr>
                <w:t>A</w:t>
              </w:r>
            </w:ins>
            <w:del w:id="69" w:author="GALAVAN Siobhan [Mt Lawley Senior High School]" w:date="2022-05-31T15:44:00Z">
              <w:r w:rsidRPr="00C404A5" w:rsidDel="0028058C">
                <w:rPr>
                  <w:rFonts w:ascii="Arial" w:hAnsi="Arial" w:cs="Arial"/>
                  <w:sz w:val="22"/>
                  <w:szCs w:val="22"/>
                </w:rPr>
                <w:delText>a</w:delText>
              </w:r>
            </w:del>
            <w:r w:rsidRPr="00C404A5">
              <w:rPr>
                <w:rFonts w:ascii="Arial" w:hAnsi="Arial" w:cs="Arial"/>
                <w:sz w:val="22"/>
                <w:szCs w:val="22"/>
              </w:rPr>
              <w:t>gainst Women</w:t>
            </w:r>
            <w:r>
              <w:rPr>
                <w:rFonts w:ascii="Arial" w:hAnsi="Arial" w:cs="Arial"/>
                <w:sz w:val="22"/>
                <w:szCs w:val="22"/>
              </w:rPr>
              <w:t>)</w:t>
            </w:r>
            <w:r w:rsidR="005C577D">
              <w:rPr>
                <w:rFonts w:ascii="Arial" w:hAnsi="Arial" w:cs="Arial"/>
                <w:sz w:val="22"/>
                <w:szCs w:val="22"/>
              </w:rPr>
              <w:t>.</w:t>
            </w:r>
          </w:p>
        </w:tc>
      </w:tr>
    </w:tbl>
    <w:p w14:paraId="5C9A4A66" w14:textId="77777777" w:rsidR="00D254B4" w:rsidRDefault="00D254B4" w:rsidP="00D92BE3">
      <w:pPr>
        <w:rPr>
          <w:rFonts w:ascii="Arial" w:hAnsi="Arial" w:cs="Arial"/>
          <w:b/>
          <w:sz w:val="22"/>
          <w:szCs w:val="22"/>
          <w:lang w:val="en-US"/>
        </w:rPr>
      </w:pPr>
    </w:p>
    <w:p w14:paraId="53063653" w14:textId="77777777" w:rsidR="00D410B5" w:rsidRDefault="00D410B5" w:rsidP="00D92BE3">
      <w:pPr>
        <w:jc w:val="center"/>
        <w:rPr>
          <w:rFonts w:ascii="Arial" w:hAnsi="Arial" w:cs="Arial"/>
          <w:b/>
          <w:sz w:val="22"/>
          <w:szCs w:val="22"/>
          <w:lang w:val="en-US"/>
        </w:rPr>
      </w:pPr>
    </w:p>
    <w:p w14:paraId="15E5C7E3" w14:textId="77777777" w:rsidR="00D410B5" w:rsidRDefault="00D410B5" w:rsidP="00D92BE3">
      <w:pPr>
        <w:jc w:val="center"/>
        <w:rPr>
          <w:rFonts w:ascii="Arial" w:hAnsi="Arial" w:cs="Arial"/>
          <w:b/>
          <w:sz w:val="22"/>
          <w:szCs w:val="22"/>
          <w:lang w:val="en-US"/>
        </w:rPr>
      </w:pPr>
    </w:p>
    <w:p w14:paraId="534A83F7" w14:textId="0D3DC61C" w:rsidR="00D442B4" w:rsidRPr="00D92BE3" w:rsidRDefault="004F606A" w:rsidP="00D92BE3">
      <w:pPr>
        <w:jc w:val="center"/>
        <w:rPr>
          <w:rFonts w:ascii="Arial" w:hAnsi="Arial" w:cs="Arial"/>
          <w:b/>
          <w:sz w:val="22"/>
          <w:szCs w:val="22"/>
          <w:lang w:val="en-US"/>
        </w:rPr>
      </w:pPr>
      <w:r>
        <w:rPr>
          <w:rFonts w:ascii="Arial" w:hAnsi="Arial" w:cs="Arial"/>
          <w:b/>
          <w:sz w:val="22"/>
          <w:szCs w:val="22"/>
          <w:lang w:val="en-US"/>
        </w:rPr>
        <w:t>End of Section One</w:t>
      </w:r>
    </w:p>
    <w:p w14:paraId="1BF5B291" w14:textId="77777777" w:rsidR="00AC5AB9" w:rsidRDefault="00AC5AB9" w:rsidP="00FE175C">
      <w:pPr>
        <w:tabs>
          <w:tab w:val="left" w:pos="2160"/>
          <w:tab w:val="right" w:pos="9360"/>
        </w:tabs>
        <w:rPr>
          <w:rFonts w:ascii="Arial" w:hAnsi="Arial" w:cs="Arial"/>
          <w:b/>
          <w:bCs/>
          <w:sz w:val="22"/>
          <w:szCs w:val="22"/>
        </w:rPr>
      </w:pPr>
    </w:p>
    <w:p w14:paraId="3949D921" w14:textId="77777777" w:rsidR="00AC5AB9" w:rsidRDefault="00AC5AB9" w:rsidP="00FE175C">
      <w:pPr>
        <w:tabs>
          <w:tab w:val="left" w:pos="2160"/>
          <w:tab w:val="right" w:pos="9360"/>
        </w:tabs>
        <w:rPr>
          <w:rFonts w:ascii="Arial" w:hAnsi="Arial" w:cs="Arial"/>
          <w:b/>
          <w:bCs/>
          <w:sz w:val="22"/>
          <w:szCs w:val="22"/>
        </w:rPr>
      </w:pPr>
    </w:p>
    <w:p w14:paraId="77FE630C" w14:textId="77777777" w:rsidR="00AC5AB9" w:rsidRDefault="00AC5AB9" w:rsidP="00FE175C">
      <w:pPr>
        <w:tabs>
          <w:tab w:val="left" w:pos="2160"/>
          <w:tab w:val="right" w:pos="9360"/>
        </w:tabs>
        <w:rPr>
          <w:rFonts w:ascii="Arial" w:hAnsi="Arial" w:cs="Arial"/>
          <w:b/>
          <w:bCs/>
          <w:sz w:val="22"/>
          <w:szCs w:val="22"/>
        </w:rPr>
      </w:pPr>
    </w:p>
    <w:p w14:paraId="0E27615B" w14:textId="77777777" w:rsidR="00AC5AB9" w:rsidRDefault="00AC5AB9" w:rsidP="00FE175C">
      <w:pPr>
        <w:tabs>
          <w:tab w:val="left" w:pos="2160"/>
          <w:tab w:val="right" w:pos="9360"/>
        </w:tabs>
        <w:rPr>
          <w:rFonts w:ascii="Arial" w:hAnsi="Arial" w:cs="Arial"/>
          <w:b/>
          <w:bCs/>
          <w:sz w:val="22"/>
          <w:szCs w:val="22"/>
        </w:rPr>
      </w:pPr>
    </w:p>
    <w:p w14:paraId="75E04F5C" w14:textId="754FB6DE" w:rsidR="00FE175C" w:rsidRDefault="00FE175C" w:rsidP="00FE175C">
      <w:pPr>
        <w:tabs>
          <w:tab w:val="left" w:pos="2160"/>
          <w:tab w:val="right" w:pos="9360"/>
        </w:tabs>
        <w:rPr>
          <w:rFonts w:ascii="Arial" w:hAnsi="Arial" w:cs="Arial"/>
          <w:b/>
          <w:bCs/>
          <w:sz w:val="22"/>
          <w:szCs w:val="22"/>
        </w:rPr>
      </w:pPr>
      <w:r w:rsidRPr="0048293E">
        <w:rPr>
          <w:rFonts w:ascii="Arial" w:hAnsi="Arial" w:cs="Arial"/>
          <w:b/>
          <w:bCs/>
          <w:sz w:val="22"/>
          <w:szCs w:val="22"/>
        </w:rPr>
        <w:lastRenderedPageBreak/>
        <w:t>S</w:t>
      </w:r>
      <w:r>
        <w:rPr>
          <w:rFonts w:ascii="Arial" w:hAnsi="Arial" w:cs="Arial"/>
          <w:b/>
          <w:bCs/>
          <w:sz w:val="22"/>
          <w:szCs w:val="22"/>
        </w:rPr>
        <w:t xml:space="preserve">ection Two:  </w:t>
      </w:r>
      <w:r w:rsidR="000F7B88">
        <w:rPr>
          <w:rFonts w:ascii="Arial" w:hAnsi="Arial" w:cs="Arial"/>
          <w:b/>
          <w:bCs/>
          <w:sz w:val="22"/>
          <w:szCs w:val="22"/>
        </w:rPr>
        <w:t xml:space="preserve">Source </w:t>
      </w:r>
      <w:r w:rsidR="000C56C5">
        <w:rPr>
          <w:rFonts w:ascii="Arial" w:hAnsi="Arial" w:cs="Arial"/>
          <w:b/>
          <w:bCs/>
          <w:sz w:val="22"/>
          <w:szCs w:val="22"/>
        </w:rPr>
        <w:t>a</w:t>
      </w:r>
      <w:r w:rsidR="000F7B88">
        <w:rPr>
          <w:rFonts w:ascii="Arial" w:hAnsi="Arial" w:cs="Arial"/>
          <w:b/>
          <w:bCs/>
          <w:sz w:val="22"/>
          <w:szCs w:val="22"/>
        </w:rPr>
        <w:t>nalysis</w:t>
      </w:r>
      <w:r>
        <w:rPr>
          <w:rFonts w:ascii="Arial" w:hAnsi="Arial" w:cs="Arial"/>
          <w:b/>
          <w:bCs/>
          <w:sz w:val="22"/>
          <w:szCs w:val="22"/>
        </w:rPr>
        <w:tab/>
      </w:r>
      <w:r w:rsidR="00155F84">
        <w:rPr>
          <w:rFonts w:ascii="Arial" w:hAnsi="Arial" w:cs="Arial"/>
          <w:b/>
          <w:bCs/>
          <w:sz w:val="22"/>
          <w:szCs w:val="22"/>
        </w:rPr>
        <w:t>2</w:t>
      </w:r>
      <w:r w:rsidR="00B3579D">
        <w:rPr>
          <w:rFonts w:ascii="Arial" w:hAnsi="Arial" w:cs="Arial"/>
          <w:b/>
          <w:bCs/>
          <w:sz w:val="22"/>
          <w:szCs w:val="22"/>
        </w:rPr>
        <w:t>0</w:t>
      </w:r>
      <w:r w:rsidR="001740D4">
        <w:rPr>
          <w:rFonts w:ascii="Arial" w:hAnsi="Arial" w:cs="Arial"/>
          <w:b/>
          <w:bCs/>
          <w:sz w:val="22"/>
          <w:szCs w:val="22"/>
        </w:rPr>
        <w:t>% (</w:t>
      </w:r>
      <w:r w:rsidR="00155F84">
        <w:rPr>
          <w:rFonts w:ascii="Arial" w:hAnsi="Arial" w:cs="Arial"/>
          <w:b/>
          <w:bCs/>
          <w:sz w:val="22"/>
          <w:szCs w:val="22"/>
        </w:rPr>
        <w:t>2</w:t>
      </w:r>
      <w:r w:rsidR="000F7B88">
        <w:rPr>
          <w:rFonts w:ascii="Arial" w:hAnsi="Arial" w:cs="Arial"/>
          <w:b/>
          <w:bCs/>
          <w:sz w:val="22"/>
          <w:szCs w:val="22"/>
        </w:rPr>
        <w:t>0</w:t>
      </w:r>
      <w:r w:rsidR="002001FE">
        <w:rPr>
          <w:rFonts w:ascii="Arial" w:hAnsi="Arial" w:cs="Arial"/>
          <w:b/>
          <w:bCs/>
          <w:sz w:val="22"/>
          <w:szCs w:val="22"/>
        </w:rPr>
        <w:t xml:space="preserve"> </w:t>
      </w:r>
      <w:r>
        <w:rPr>
          <w:rFonts w:ascii="Arial" w:hAnsi="Arial" w:cs="Arial"/>
          <w:b/>
          <w:sz w:val="22"/>
          <w:szCs w:val="22"/>
        </w:rPr>
        <w:t>M</w:t>
      </w:r>
      <w:r w:rsidRPr="006B0EB6">
        <w:rPr>
          <w:rFonts w:ascii="Arial" w:hAnsi="Arial" w:cs="Arial"/>
          <w:b/>
          <w:sz w:val="22"/>
          <w:szCs w:val="22"/>
        </w:rPr>
        <w:t>arks</w:t>
      </w:r>
      <w:r w:rsidR="001740D4">
        <w:rPr>
          <w:rFonts w:ascii="Arial" w:hAnsi="Arial" w:cs="Arial"/>
          <w:b/>
          <w:sz w:val="22"/>
          <w:szCs w:val="22"/>
        </w:rPr>
        <w:t>)</w:t>
      </w:r>
    </w:p>
    <w:p w14:paraId="39517355" w14:textId="77777777" w:rsidR="00FE175C" w:rsidRDefault="00FE175C" w:rsidP="00FE175C">
      <w:pPr>
        <w:tabs>
          <w:tab w:val="right" w:pos="9450"/>
        </w:tabs>
        <w:rPr>
          <w:rFonts w:ascii="Arial" w:hAnsi="Arial" w:cs="Arial"/>
          <w:sz w:val="22"/>
          <w:szCs w:val="22"/>
        </w:rPr>
      </w:pPr>
    </w:p>
    <w:p w14:paraId="0BFE96EC" w14:textId="77777777" w:rsidR="00193D21" w:rsidRDefault="00FE175C" w:rsidP="001740D4">
      <w:pPr>
        <w:rPr>
          <w:rFonts w:ascii="Arial" w:hAnsi="Arial" w:cs="Arial"/>
          <w:bCs/>
          <w:sz w:val="22"/>
          <w:szCs w:val="22"/>
        </w:rPr>
      </w:pPr>
      <w:r w:rsidRPr="001740D4">
        <w:rPr>
          <w:rFonts w:ascii="Arial" w:hAnsi="Arial" w:cs="Arial"/>
          <w:bCs/>
          <w:sz w:val="22"/>
          <w:szCs w:val="22"/>
        </w:rPr>
        <w:t>This section</w:t>
      </w:r>
      <w:r w:rsidR="000C56C5" w:rsidRPr="001740D4">
        <w:rPr>
          <w:rFonts w:ascii="Arial" w:hAnsi="Arial" w:cs="Arial"/>
          <w:bCs/>
          <w:sz w:val="22"/>
          <w:szCs w:val="22"/>
        </w:rPr>
        <w:t xml:space="preserve"> has</w:t>
      </w:r>
      <w:r w:rsidRPr="001740D4">
        <w:rPr>
          <w:rFonts w:ascii="Arial" w:hAnsi="Arial" w:cs="Arial"/>
          <w:bCs/>
          <w:sz w:val="22"/>
          <w:szCs w:val="22"/>
        </w:rPr>
        <w:t xml:space="preserve"> </w:t>
      </w:r>
      <w:r w:rsidR="000C56C5" w:rsidRPr="001740D4">
        <w:rPr>
          <w:rFonts w:ascii="Arial" w:hAnsi="Arial" w:cs="Arial"/>
          <w:b/>
          <w:bCs/>
          <w:sz w:val="22"/>
          <w:szCs w:val="22"/>
        </w:rPr>
        <w:t>two</w:t>
      </w:r>
      <w:r w:rsidR="00BA32BA" w:rsidRPr="001740D4">
        <w:rPr>
          <w:rFonts w:ascii="Arial" w:hAnsi="Arial" w:cs="Arial"/>
          <w:b/>
          <w:bCs/>
          <w:sz w:val="22"/>
          <w:szCs w:val="22"/>
        </w:rPr>
        <w:t xml:space="preserve"> </w:t>
      </w:r>
      <w:r w:rsidRPr="001740D4">
        <w:rPr>
          <w:rFonts w:ascii="Arial" w:hAnsi="Arial" w:cs="Arial"/>
          <w:bCs/>
          <w:sz w:val="22"/>
          <w:szCs w:val="22"/>
        </w:rPr>
        <w:t>questions</w:t>
      </w:r>
      <w:r w:rsidR="001740D4" w:rsidRPr="001740D4">
        <w:rPr>
          <w:rFonts w:ascii="Arial" w:hAnsi="Arial" w:cs="Arial"/>
          <w:bCs/>
          <w:sz w:val="22"/>
          <w:szCs w:val="22"/>
        </w:rPr>
        <w:t xml:space="preserve">.  You must answer </w:t>
      </w:r>
      <w:r w:rsidR="00155F84">
        <w:rPr>
          <w:rFonts w:ascii="Arial" w:hAnsi="Arial" w:cs="Arial"/>
          <w:b/>
          <w:bCs/>
          <w:sz w:val="22"/>
          <w:szCs w:val="22"/>
        </w:rPr>
        <w:t>one</w:t>
      </w:r>
      <w:r w:rsidR="00155F84">
        <w:rPr>
          <w:rFonts w:ascii="Arial" w:hAnsi="Arial" w:cs="Arial"/>
          <w:bCs/>
          <w:sz w:val="22"/>
          <w:szCs w:val="22"/>
        </w:rPr>
        <w:t xml:space="preserve"> question</w:t>
      </w:r>
      <w:r w:rsidR="001740D4" w:rsidRPr="001740D4">
        <w:rPr>
          <w:rFonts w:ascii="Arial" w:hAnsi="Arial" w:cs="Arial"/>
          <w:bCs/>
          <w:sz w:val="22"/>
          <w:szCs w:val="22"/>
        </w:rPr>
        <w:t xml:space="preserve">. </w:t>
      </w:r>
    </w:p>
    <w:p w14:paraId="04C267EA" w14:textId="640E19BF" w:rsidR="001740D4" w:rsidRPr="001740D4" w:rsidRDefault="001740D4" w:rsidP="001740D4">
      <w:pPr>
        <w:rPr>
          <w:rFonts w:ascii="Arial" w:hAnsi="Arial" w:cs="Arial"/>
          <w:bCs/>
          <w:sz w:val="22"/>
          <w:szCs w:val="22"/>
        </w:rPr>
      </w:pPr>
      <w:r w:rsidRPr="001740D4">
        <w:rPr>
          <w:rFonts w:ascii="Arial" w:hAnsi="Arial" w:cs="Arial"/>
          <w:sz w:val="22"/>
          <w:szCs w:val="22"/>
        </w:rPr>
        <w:t>Write your answer in the space</w:t>
      </w:r>
      <w:r w:rsidR="00303BEB">
        <w:rPr>
          <w:rFonts w:ascii="Arial" w:hAnsi="Arial" w:cs="Arial"/>
          <w:sz w:val="22"/>
          <w:szCs w:val="22"/>
        </w:rPr>
        <w:t>s</w:t>
      </w:r>
      <w:r w:rsidRPr="001740D4">
        <w:rPr>
          <w:rFonts w:ascii="Arial" w:hAnsi="Arial" w:cs="Arial"/>
          <w:sz w:val="22"/>
          <w:szCs w:val="22"/>
        </w:rPr>
        <w:t xml:space="preserve"> provided.</w:t>
      </w:r>
    </w:p>
    <w:p w14:paraId="31191BEE" w14:textId="77777777" w:rsidR="001740D4" w:rsidRPr="001740D4" w:rsidRDefault="001740D4" w:rsidP="001740D4">
      <w:pPr>
        <w:suppressAutoHyphens/>
        <w:rPr>
          <w:rFonts w:ascii="Arial" w:hAnsi="Arial" w:cs="Arial"/>
          <w:spacing w:val="-2"/>
          <w:sz w:val="22"/>
          <w:szCs w:val="22"/>
        </w:rPr>
      </w:pPr>
    </w:p>
    <w:p w14:paraId="5A08971A" w14:textId="77777777" w:rsidR="00960085" w:rsidRPr="00593FF9" w:rsidRDefault="00960085" w:rsidP="00960085">
      <w:pPr>
        <w:suppressAutoHyphens/>
        <w:rPr>
          <w:rFonts w:ascii="Arial" w:hAnsi="Arial" w:cs="Arial"/>
          <w:spacing w:val="-2"/>
          <w:sz w:val="22"/>
          <w:szCs w:val="22"/>
        </w:rPr>
      </w:pPr>
      <w:r w:rsidRPr="00593FF9">
        <w:rPr>
          <w:rFonts w:ascii="Arial" w:hAnsi="Arial" w:cs="Arial"/>
          <w:spacing w:val="-2"/>
          <w:sz w:val="22"/>
          <w:szCs w:val="22"/>
        </w:rPr>
        <w:t>S</w:t>
      </w:r>
      <w:r>
        <w:rPr>
          <w:rFonts w:ascii="Arial" w:hAnsi="Arial" w:cs="Arial"/>
          <w:spacing w:val="-2"/>
          <w:sz w:val="22"/>
          <w:szCs w:val="22"/>
        </w:rPr>
        <w:t xml:space="preserve">upplementary pages for planning/continuing your answers to questions are provided at the end of this Question/Answer booklet. If you use these pages to continue an answer, indicate at the original answer where the answer is continued, i.e. give the page number. </w:t>
      </w:r>
    </w:p>
    <w:p w14:paraId="6383639F" w14:textId="77777777" w:rsidR="00FE175C" w:rsidRPr="001740D4" w:rsidRDefault="00FE175C" w:rsidP="001740D4">
      <w:pPr>
        <w:rPr>
          <w:rFonts w:ascii="Arial" w:hAnsi="Arial" w:cs="Arial"/>
          <w:b/>
          <w:bCs/>
          <w:sz w:val="22"/>
          <w:szCs w:val="22"/>
        </w:rPr>
      </w:pPr>
    </w:p>
    <w:p w14:paraId="6D21830A" w14:textId="429113D0" w:rsidR="00FE175C" w:rsidRPr="0048293E" w:rsidRDefault="00FE175C" w:rsidP="00FE175C">
      <w:pPr>
        <w:pStyle w:val="BodyText"/>
        <w:pBdr>
          <w:bottom w:val="single" w:sz="4" w:space="1" w:color="auto"/>
        </w:pBdr>
        <w:tabs>
          <w:tab w:val="clear" w:pos="-720"/>
        </w:tabs>
        <w:suppressAutoHyphens w:val="0"/>
        <w:autoSpaceDE w:val="0"/>
        <w:autoSpaceDN w:val="0"/>
        <w:adjustRightInd w:val="0"/>
        <w:rPr>
          <w:rFonts w:ascii="Arial" w:hAnsi="Arial" w:cs="Arial"/>
          <w:b w:val="0"/>
          <w:spacing w:val="0"/>
          <w:sz w:val="22"/>
          <w:szCs w:val="22"/>
          <w:lang w:val="en-AU"/>
        </w:rPr>
      </w:pPr>
      <w:r>
        <w:rPr>
          <w:rFonts w:ascii="Arial" w:hAnsi="Arial" w:cs="Arial"/>
          <w:b w:val="0"/>
          <w:spacing w:val="0"/>
          <w:sz w:val="22"/>
          <w:szCs w:val="22"/>
          <w:lang w:val="en-AU"/>
        </w:rPr>
        <w:t>Suggested working time</w:t>
      </w:r>
      <w:r w:rsidR="00C52404">
        <w:rPr>
          <w:rFonts w:ascii="Arial" w:hAnsi="Arial" w:cs="Arial"/>
          <w:b w:val="0"/>
          <w:spacing w:val="0"/>
          <w:sz w:val="22"/>
          <w:szCs w:val="22"/>
          <w:lang w:val="en-AU"/>
        </w:rPr>
        <w:t xml:space="preserve">: </w:t>
      </w:r>
      <w:r w:rsidR="00155F84" w:rsidRPr="00C52404">
        <w:rPr>
          <w:rFonts w:ascii="Arial" w:hAnsi="Arial" w:cs="Arial"/>
          <w:bCs/>
          <w:spacing w:val="0"/>
          <w:sz w:val="22"/>
          <w:szCs w:val="22"/>
          <w:lang w:val="en-AU"/>
        </w:rPr>
        <w:t>35</w:t>
      </w:r>
      <w:r w:rsidRPr="00C52404">
        <w:rPr>
          <w:rFonts w:ascii="Arial" w:hAnsi="Arial" w:cs="Arial"/>
          <w:bCs/>
          <w:spacing w:val="0"/>
          <w:sz w:val="22"/>
          <w:szCs w:val="22"/>
          <w:lang w:val="en-AU"/>
        </w:rPr>
        <w:t xml:space="preserve"> minutes.</w:t>
      </w:r>
    </w:p>
    <w:p w14:paraId="6FB352C6" w14:textId="77777777" w:rsidR="00D36F07" w:rsidRDefault="00D36F07" w:rsidP="00AE5829">
      <w:pPr>
        <w:tabs>
          <w:tab w:val="right" w:pos="9360"/>
        </w:tabs>
        <w:rPr>
          <w:rFonts w:ascii="Arial" w:hAnsi="Arial" w:cs="Arial"/>
          <w:b/>
          <w:sz w:val="22"/>
          <w:szCs w:val="22"/>
        </w:rPr>
      </w:pPr>
    </w:p>
    <w:p w14:paraId="10F27823" w14:textId="52B1E775" w:rsidR="0044245F" w:rsidRDefault="0044245F" w:rsidP="00AE5829">
      <w:pPr>
        <w:tabs>
          <w:tab w:val="right" w:pos="9360"/>
        </w:tabs>
        <w:rPr>
          <w:rFonts w:ascii="Arial" w:hAnsi="Arial" w:cs="Arial"/>
          <w:b/>
          <w:sz w:val="22"/>
          <w:szCs w:val="22"/>
        </w:rPr>
      </w:pPr>
      <w:r w:rsidRPr="00354125">
        <w:rPr>
          <w:rFonts w:ascii="Arial" w:hAnsi="Arial" w:cs="Arial"/>
          <w:b/>
          <w:sz w:val="22"/>
          <w:szCs w:val="22"/>
        </w:rPr>
        <w:t xml:space="preserve">Question </w:t>
      </w:r>
      <w:r w:rsidR="00DD0F64">
        <w:rPr>
          <w:rFonts w:ascii="Arial" w:hAnsi="Arial" w:cs="Arial"/>
          <w:b/>
          <w:sz w:val="22"/>
          <w:szCs w:val="22"/>
        </w:rPr>
        <w:t xml:space="preserve">5:  </w:t>
      </w:r>
      <w:r w:rsidRPr="00354125">
        <w:rPr>
          <w:rFonts w:ascii="Arial" w:hAnsi="Arial" w:cs="Arial"/>
          <w:b/>
          <w:sz w:val="22"/>
          <w:szCs w:val="22"/>
        </w:rPr>
        <w:tab/>
        <w:t>(</w:t>
      </w:r>
      <w:r>
        <w:rPr>
          <w:rFonts w:ascii="Arial" w:hAnsi="Arial" w:cs="Arial"/>
          <w:b/>
          <w:sz w:val="22"/>
          <w:szCs w:val="22"/>
        </w:rPr>
        <w:t>20</w:t>
      </w:r>
      <w:r w:rsidRPr="00354125">
        <w:rPr>
          <w:rFonts w:ascii="Arial" w:hAnsi="Arial" w:cs="Arial"/>
          <w:b/>
          <w:sz w:val="22"/>
          <w:szCs w:val="22"/>
        </w:rPr>
        <w:t xml:space="preserve"> marks)</w:t>
      </w:r>
    </w:p>
    <w:p w14:paraId="1B7E3F9F" w14:textId="77777777" w:rsidR="00C86391" w:rsidRDefault="00C86391" w:rsidP="00AE5829">
      <w:pPr>
        <w:tabs>
          <w:tab w:val="right" w:pos="9360"/>
        </w:tabs>
        <w:rPr>
          <w:rFonts w:ascii="Arial" w:hAnsi="Arial" w:cs="Arial"/>
          <w:b/>
          <w:sz w:val="22"/>
          <w:szCs w:val="22"/>
        </w:rPr>
      </w:pPr>
    </w:p>
    <w:p w14:paraId="7AE187F5" w14:textId="2073C321" w:rsidR="00E85FE3" w:rsidRDefault="00E85FE3" w:rsidP="00E85FE3">
      <w:pPr>
        <w:tabs>
          <w:tab w:val="left" w:pos="720"/>
          <w:tab w:val="right" w:pos="9360"/>
        </w:tabs>
        <w:rPr>
          <w:rFonts w:ascii="Arial" w:hAnsi="Arial" w:cs="Arial"/>
          <w:bCs/>
          <w:sz w:val="22"/>
          <w:szCs w:val="22"/>
        </w:rPr>
      </w:pPr>
      <w:r w:rsidRPr="007442E9">
        <w:rPr>
          <w:rFonts w:ascii="Arial" w:hAnsi="Arial" w:cs="Arial"/>
          <w:bCs/>
          <w:sz w:val="22"/>
          <w:szCs w:val="22"/>
        </w:rPr>
        <w:t xml:space="preserve">Read </w:t>
      </w:r>
      <w:r w:rsidRPr="007442E9">
        <w:rPr>
          <w:rFonts w:ascii="Arial" w:hAnsi="Arial" w:cs="Arial"/>
          <w:b/>
          <w:sz w:val="22"/>
          <w:szCs w:val="22"/>
        </w:rPr>
        <w:t xml:space="preserve">Source </w:t>
      </w:r>
      <w:r>
        <w:rPr>
          <w:rFonts w:ascii="Arial" w:hAnsi="Arial" w:cs="Arial"/>
          <w:b/>
          <w:sz w:val="22"/>
          <w:szCs w:val="22"/>
        </w:rPr>
        <w:t>1</w:t>
      </w:r>
      <w:r w:rsidRPr="007442E9">
        <w:rPr>
          <w:rFonts w:ascii="Arial" w:hAnsi="Arial" w:cs="Arial"/>
          <w:bCs/>
          <w:sz w:val="22"/>
          <w:szCs w:val="22"/>
        </w:rPr>
        <w:t xml:space="preserve"> and answer </w:t>
      </w:r>
      <w:r w:rsidRPr="007442E9">
        <w:rPr>
          <w:rFonts w:ascii="Arial" w:hAnsi="Arial" w:cs="Arial"/>
          <w:b/>
          <w:sz w:val="22"/>
          <w:szCs w:val="22"/>
        </w:rPr>
        <w:t>all</w:t>
      </w:r>
      <w:r w:rsidRPr="007442E9">
        <w:rPr>
          <w:rFonts w:ascii="Arial" w:hAnsi="Arial" w:cs="Arial"/>
          <w:bCs/>
          <w:sz w:val="22"/>
          <w:szCs w:val="22"/>
        </w:rPr>
        <w:t xml:space="preserve"> the question parts that follow.</w:t>
      </w:r>
    </w:p>
    <w:p w14:paraId="141184B6" w14:textId="77777777" w:rsidR="00D04BEA" w:rsidRDefault="00D04BEA" w:rsidP="00E85FE3">
      <w:pPr>
        <w:tabs>
          <w:tab w:val="left" w:pos="720"/>
          <w:tab w:val="right" w:pos="9360"/>
        </w:tabs>
        <w:rPr>
          <w:rFonts w:ascii="Arial" w:hAnsi="Arial" w:cs="Arial"/>
          <w:bCs/>
          <w:sz w:val="22"/>
          <w:szCs w:val="22"/>
        </w:rPr>
      </w:pPr>
    </w:p>
    <w:p w14:paraId="6AD94A3F" w14:textId="336E9118" w:rsidR="00D442B4" w:rsidRPr="00D04BEA" w:rsidRDefault="00D442B4" w:rsidP="00D442B4">
      <w:pPr>
        <w:pStyle w:val="Heading1"/>
        <w:spacing w:line="240" w:lineRule="auto"/>
        <w:rPr>
          <w:rFonts w:ascii="Times New Roman" w:hAnsi="Times New Roman" w:cs="Times New Roman"/>
          <w:b w:val="0"/>
          <w:bCs/>
          <w:spacing w:val="0"/>
          <w:kern w:val="36"/>
          <w:sz w:val="48"/>
          <w:szCs w:val="48"/>
          <w:lang w:eastAsia="en-GB"/>
        </w:rPr>
      </w:pPr>
      <w:r w:rsidRPr="00D04BEA">
        <w:rPr>
          <w:b w:val="0"/>
          <w:bCs/>
          <w:color w:val="000000" w:themeColor="text1"/>
          <w:sz w:val="22"/>
          <w:szCs w:val="22"/>
        </w:rPr>
        <w:t xml:space="preserve">The following is an edited extract entitled </w:t>
      </w:r>
      <w:r w:rsidR="00377AE2">
        <w:rPr>
          <w:b w:val="0"/>
          <w:bCs/>
          <w:i/>
          <w:color w:val="000000" w:themeColor="text1"/>
          <w:sz w:val="22"/>
          <w:szCs w:val="22"/>
        </w:rPr>
        <w:t>Coalition</w:t>
      </w:r>
      <w:r>
        <w:rPr>
          <w:b w:val="0"/>
          <w:bCs/>
          <w:i/>
          <w:color w:val="000000" w:themeColor="text1"/>
          <w:sz w:val="22"/>
          <w:szCs w:val="22"/>
        </w:rPr>
        <w:t xml:space="preserve"> shelves religious discrimination bill after Christian </w:t>
      </w:r>
      <w:r w:rsidR="003035D2">
        <w:rPr>
          <w:b w:val="0"/>
          <w:bCs/>
          <w:i/>
          <w:color w:val="000000" w:themeColor="text1"/>
          <w:sz w:val="22"/>
          <w:szCs w:val="22"/>
        </w:rPr>
        <w:t>L</w:t>
      </w:r>
      <w:r>
        <w:rPr>
          <w:b w:val="0"/>
          <w:bCs/>
          <w:i/>
          <w:color w:val="000000" w:themeColor="text1"/>
          <w:sz w:val="22"/>
          <w:szCs w:val="22"/>
        </w:rPr>
        <w:t xml:space="preserve">obby says changes do ‘more harm than good’ </w:t>
      </w:r>
      <w:r>
        <w:rPr>
          <w:b w:val="0"/>
          <w:bCs/>
          <w:color w:val="000000" w:themeColor="text1"/>
          <w:sz w:val="22"/>
          <w:szCs w:val="22"/>
        </w:rPr>
        <w:t xml:space="preserve">written by Sarah Martin and Paul Karp </w:t>
      </w:r>
      <w:r>
        <w:rPr>
          <w:b w:val="0"/>
          <w:bCs/>
          <w:spacing w:val="0"/>
          <w:kern w:val="36"/>
          <w:sz w:val="22"/>
          <w:szCs w:val="22"/>
          <w:lang w:eastAsia="en-GB"/>
        </w:rPr>
        <w:t xml:space="preserve">and published in The Guardian </w:t>
      </w:r>
      <w:r w:rsidRPr="00D04BEA">
        <w:rPr>
          <w:b w:val="0"/>
          <w:bCs/>
          <w:spacing w:val="0"/>
          <w:kern w:val="36"/>
          <w:sz w:val="22"/>
          <w:szCs w:val="22"/>
          <w:lang w:eastAsia="en-GB"/>
        </w:rPr>
        <w:t xml:space="preserve">on </w:t>
      </w:r>
      <w:r>
        <w:rPr>
          <w:b w:val="0"/>
          <w:bCs/>
          <w:spacing w:val="0"/>
          <w:kern w:val="36"/>
          <w:sz w:val="22"/>
          <w:szCs w:val="22"/>
          <w:lang w:eastAsia="en-GB"/>
        </w:rPr>
        <w:t>10 February 2022</w:t>
      </w:r>
      <w:r w:rsidRPr="00D04BEA">
        <w:rPr>
          <w:b w:val="0"/>
          <w:bCs/>
          <w:spacing w:val="0"/>
          <w:kern w:val="36"/>
          <w:sz w:val="22"/>
          <w:szCs w:val="22"/>
          <w:lang w:eastAsia="en-GB"/>
        </w:rPr>
        <w:t>.</w:t>
      </w:r>
    </w:p>
    <w:tbl>
      <w:tblPr>
        <w:tblStyle w:val="TableGrid"/>
        <w:tblW w:w="0" w:type="auto"/>
        <w:tblLook w:val="04A0" w:firstRow="1" w:lastRow="0" w:firstColumn="1" w:lastColumn="0" w:noHBand="0" w:noVBand="1"/>
      </w:tblPr>
      <w:tblGrid>
        <w:gridCol w:w="9304"/>
      </w:tblGrid>
      <w:tr w:rsidR="00D442B4" w14:paraId="2F6A052B" w14:textId="77777777" w:rsidTr="00E6328D">
        <w:tc>
          <w:tcPr>
            <w:tcW w:w="9304" w:type="dxa"/>
          </w:tcPr>
          <w:p w14:paraId="2D0231E6" w14:textId="77777777" w:rsidR="00D442B4" w:rsidRDefault="00D442B4" w:rsidP="00E6328D">
            <w:pPr>
              <w:pStyle w:val="NormalWeb"/>
              <w:spacing w:before="0" w:beforeAutospacing="0" w:after="0" w:afterAutospacing="0"/>
              <w:rPr>
                <w:rFonts w:ascii="Arial" w:hAnsi="Arial" w:cs="Arial"/>
                <w:color w:val="000000"/>
                <w:sz w:val="22"/>
                <w:szCs w:val="22"/>
              </w:rPr>
            </w:pPr>
          </w:p>
          <w:p w14:paraId="48410452" w14:textId="77777777" w:rsidR="00D442B4" w:rsidRPr="00FD6677" w:rsidRDefault="00D442B4" w:rsidP="00882C57">
            <w:pPr>
              <w:pStyle w:val="NormalWeb"/>
              <w:spacing w:before="0" w:beforeAutospacing="0" w:after="0" w:afterAutospacing="0" w:line="276" w:lineRule="auto"/>
              <w:rPr>
                <w:rFonts w:ascii="Arial" w:hAnsi="Arial" w:cs="Arial"/>
                <w:sz w:val="22"/>
                <w:szCs w:val="22"/>
                <w:lang w:eastAsia="ja-JP"/>
              </w:rPr>
            </w:pPr>
            <w:r w:rsidRPr="00FD6677">
              <w:rPr>
                <w:rFonts w:ascii="Arial" w:hAnsi="Arial" w:cs="Arial"/>
                <w:color w:val="000000"/>
                <w:sz w:val="22"/>
                <w:szCs w:val="22"/>
              </w:rPr>
              <w:t>The Coalition has shelved its divisive religious discrimination laws after amendments [passed in the House of Representatives] aimed at protecting LGBTQ+ students sparked a backlash from religious schools and conservatives. </w:t>
            </w:r>
          </w:p>
          <w:p w14:paraId="014F875F" w14:textId="77777777" w:rsidR="00D442B4" w:rsidRPr="00FD6677" w:rsidRDefault="00D442B4" w:rsidP="00882C57">
            <w:pPr>
              <w:spacing w:line="276" w:lineRule="auto"/>
              <w:rPr>
                <w:rFonts w:ascii="Arial" w:hAnsi="Arial" w:cs="Arial"/>
                <w:sz w:val="22"/>
                <w:szCs w:val="22"/>
              </w:rPr>
            </w:pPr>
          </w:p>
          <w:p w14:paraId="63090939" w14:textId="33C1204F" w:rsidR="00D442B4" w:rsidRPr="00FD6677" w:rsidRDefault="00D442B4" w:rsidP="00882C57">
            <w:pPr>
              <w:pStyle w:val="NormalWeb"/>
              <w:spacing w:before="0" w:beforeAutospacing="0" w:after="0" w:afterAutospacing="0" w:line="276" w:lineRule="auto"/>
              <w:rPr>
                <w:rFonts w:ascii="Arial" w:hAnsi="Arial" w:cs="Arial"/>
                <w:sz w:val="22"/>
                <w:szCs w:val="22"/>
              </w:rPr>
            </w:pPr>
            <w:r w:rsidRPr="00FD6677">
              <w:rPr>
                <w:rFonts w:ascii="Arial" w:hAnsi="Arial" w:cs="Arial"/>
                <w:color w:val="000000"/>
                <w:sz w:val="22"/>
                <w:szCs w:val="22"/>
              </w:rPr>
              <w:t xml:space="preserve">Facing calls from [pressure groups, like] the Christian </w:t>
            </w:r>
            <w:r w:rsidR="003035D2">
              <w:rPr>
                <w:rFonts w:ascii="Arial" w:hAnsi="Arial" w:cs="Arial"/>
                <w:color w:val="000000"/>
                <w:sz w:val="22"/>
                <w:szCs w:val="22"/>
              </w:rPr>
              <w:t>L</w:t>
            </w:r>
            <w:r w:rsidRPr="00FD6677">
              <w:rPr>
                <w:rFonts w:ascii="Arial" w:hAnsi="Arial" w:cs="Arial"/>
                <w:color w:val="000000"/>
                <w:sz w:val="22"/>
                <w:szCs w:val="22"/>
              </w:rPr>
              <w:t>obby to dump the amended laws, the government said it had received legal advice from the attorney general’s department that showed lower house amendments passed in the early hours of Thursday morning may have unintended consequences.</w:t>
            </w:r>
          </w:p>
          <w:p w14:paraId="6CB3B502" w14:textId="77777777" w:rsidR="00D442B4" w:rsidRDefault="00D442B4" w:rsidP="00882C57">
            <w:pPr>
              <w:pStyle w:val="NormalWeb"/>
              <w:spacing w:before="0" w:beforeAutospacing="0" w:after="0" w:afterAutospacing="0" w:line="276" w:lineRule="auto"/>
              <w:rPr>
                <w:rFonts w:ascii="Arial" w:hAnsi="Arial" w:cs="Arial"/>
                <w:color w:val="000000"/>
                <w:sz w:val="22"/>
                <w:szCs w:val="22"/>
              </w:rPr>
            </w:pPr>
            <w:r w:rsidRPr="00FD6677">
              <w:rPr>
                <w:rFonts w:ascii="Arial" w:hAnsi="Arial" w:cs="Arial"/>
                <w:color w:val="000000"/>
                <w:sz w:val="22"/>
                <w:szCs w:val="22"/>
              </w:rPr>
              <w:t>…</w:t>
            </w:r>
          </w:p>
          <w:p w14:paraId="45340935" w14:textId="77777777" w:rsidR="00D442B4" w:rsidRPr="00FD6677" w:rsidRDefault="00D442B4" w:rsidP="00882C57">
            <w:pPr>
              <w:pStyle w:val="NormalWeb"/>
              <w:spacing w:before="0" w:beforeAutospacing="0" w:after="0" w:afterAutospacing="0" w:line="276" w:lineRule="auto"/>
              <w:rPr>
                <w:rFonts w:ascii="Arial" w:hAnsi="Arial" w:cs="Arial"/>
                <w:sz w:val="22"/>
                <w:szCs w:val="22"/>
              </w:rPr>
            </w:pPr>
          </w:p>
          <w:p w14:paraId="78521D47" w14:textId="32340A0F" w:rsidR="00D442B4" w:rsidRDefault="00D442B4" w:rsidP="00882C57">
            <w:pPr>
              <w:pStyle w:val="NormalWeb"/>
              <w:spacing w:before="0" w:beforeAutospacing="0" w:after="0" w:afterAutospacing="0" w:line="276" w:lineRule="auto"/>
              <w:rPr>
                <w:rFonts w:ascii="Arial" w:hAnsi="Arial" w:cs="Arial"/>
                <w:color w:val="121212"/>
                <w:sz w:val="22"/>
                <w:szCs w:val="22"/>
              </w:rPr>
            </w:pPr>
            <w:r w:rsidRPr="00FD6677">
              <w:rPr>
                <w:rFonts w:ascii="Arial" w:hAnsi="Arial" w:cs="Arial"/>
                <w:color w:val="121212"/>
                <w:sz w:val="22"/>
                <w:szCs w:val="22"/>
              </w:rPr>
              <w:t xml:space="preserve">Despite expectations the bill would be introduced into the Senate on Thursday, the government faced calls from the Australian Christian Lobby to withdraw it. The lobby argued the SDA [Sex Discrimination Act] changes would </w:t>
            </w:r>
            <w:r w:rsidR="003035D2">
              <w:rPr>
                <w:rFonts w:ascii="Arial" w:hAnsi="Arial" w:cs="Arial"/>
                <w:color w:val="121212"/>
                <w:sz w:val="22"/>
                <w:szCs w:val="22"/>
              </w:rPr>
              <w:t>‘</w:t>
            </w:r>
            <w:r w:rsidRPr="00FD6677">
              <w:rPr>
                <w:rFonts w:ascii="Arial" w:hAnsi="Arial" w:cs="Arial"/>
                <w:color w:val="121212"/>
                <w:sz w:val="22"/>
                <w:szCs w:val="22"/>
              </w:rPr>
              <w:t xml:space="preserve">remove protections for Christian </w:t>
            </w:r>
            <w:proofErr w:type="gramStart"/>
            <w:r w:rsidRPr="00FD6677">
              <w:rPr>
                <w:rFonts w:ascii="Arial" w:hAnsi="Arial" w:cs="Arial"/>
                <w:color w:val="121212"/>
                <w:sz w:val="22"/>
                <w:szCs w:val="22"/>
              </w:rPr>
              <w:t>schools</w:t>
            </w:r>
            <w:r w:rsidR="003035D2">
              <w:rPr>
                <w:rFonts w:ascii="Arial" w:hAnsi="Arial" w:cs="Arial"/>
                <w:color w:val="121212"/>
                <w:sz w:val="22"/>
                <w:szCs w:val="22"/>
              </w:rPr>
              <w:t>’</w:t>
            </w:r>
            <w:proofErr w:type="gramEnd"/>
            <w:r w:rsidRPr="00FD6677">
              <w:rPr>
                <w:rFonts w:ascii="Arial" w:hAnsi="Arial" w:cs="Arial"/>
                <w:color w:val="121212"/>
                <w:sz w:val="22"/>
                <w:szCs w:val="22"/>
              </w:rPr>
              <w:t>.</w:t>
            </w:r>
          </w:p>
          <w:p w14:paraId="013A23A2" w14:textId="77777777" w:rsidR="00D442B4" w:rsidRPr="00FD6677" w:rsidRDefault="00D442B4" w:rsidP="00882C57">
            <w:pPr>
              <w:pStyle w:val="NormalWeb"/>
              <w:spacing w:before="0" w:beforeAutospacing="0" w:after="0" w:afterAutospacing="0" w:line="276" w:lineRule="auto"/>
              <w:rPr>
                <w:rFonts w:ascii="Arial" w:hAnsi="Arial" w:cs="Arial"/>
                <w:sz w:val="22"/>
                <w:szCs w:val="22"/>
              </w:rPr>
            </w:pPr>
          </w:p>
          <w:p w14:paraId="2E75B4A0" w14:textId="1172B36D" w:rsidR="00D442B4" w:rsidRPr="00FD6677" w:rsidRDefault="00D442B4" w:rsidP="00882C57">
            <w:pPr>
              <w:pStyle w:val="NormalWeb"/>
              <w:shd w:val="clear" w:color="auto" w:fill="FFFFFF"/>
              <w:spacing w:before="0" w:beforeAutospacing="0" w:after="0" w:afterAutospacing="0" w:line="276" w:lineRule="auto"/>
              <w:rPr>
                <w:rFonts w:ascii="Arial" w:hAnsi="Arial" w:cs="Arial"/>
                <w:color w:val="121212"/>
                <w:sz w:val="22"/>
                <w:szCs w:val="22"/>
              </w:rPr>
            </w:pPr>
            <w:r w:rsidRPr="00FD6677">
              <w:rPr>
                <w:rFonts w:ascii="Arial" w:hAnsi="Arial" w:cs="Arial"/>
                <w:color w:val="121212"/>
                <w:sz w:val="22"/>
                <w:szCs w:val="22"/>
              </w:rPr>
              <w:t xml:space="preserve">The government faced the prospect of the amendments also passing </w:t>
            </w:r>
            <w:r w:rsidR="003035D2">
              <w:rPr>
                <w:rFonts w:ascii="Arial" w:hAnsi="Arial" w:cs="Arial"/>
                <w:color w:val="121212"/>
                <w:sz w:val="22"/>
                <w:szCs w:val="22"/>
              </w:rPr>
              <w:t xml:space="preserve">in </w:t>
            </w:r>
            <w:r w:rsidRPr="00FD6677">
              <w:rPr>
                <w:rFonts w:ascii="Arial" w:hAnsi="Arial" w:cs="Arial"/>
                <w:color w:val="121212"/>
                <w:sz w:val="22"/>
                <w:szCs w:val="22"/>
              </w:rPr>
              <w:t>the Senate after Liberal senator Andrew Bragg put the government on notice of his intention to back the SDA changes along with Labor and a number of crossbench senator</w:t>
            </w:r>
            <w:r>
              <w:rPr>
                <w:rFonts w:ascii="Arial" w:hAnsi="Arial" w:cs="Arial"/>
                <w:color w:val="121212"/>
                <w:sz w:val="22"/>
                <w:szCs w:val="22"/>
              </w:rPr>
              <w:t>s.</w:t>
            </w:r>
          </w:p>
          <w:p w14:paraId="749F2F7F" w14:textId="77777777" w:rsidR="00D442B4" w:rsidRDefault="00D442B4" w:rsidP="00882C57">
            <w:pPr>
              <w:pStyle w:val="NormalWeb"/>
              <w:shd w:val="clear" w:color="auto" w:fill="FFFFFF"/>
              <w:spacing w:before="0" w:beforeAutospacing="0" w:after="0" w:afterAutospacing="0" w:line="276" w:lineRule="auto"/>
              <w:rPr>
                <w:rFonts w:ascii="Arial" w:hAnsi="Arial" w:cs="Arial"/>
                <w:sz w:val="22"/>
                <w:szCs w:val="22"/>
              </w:rPr>
            </w:pPr>
            <w:r>
              <w:rPr>
                <w:rFonts w:ascii="Arial" w:hAnsi="Arial" w:cs="Arial"/>
                <w:sz w:val="22"/>
                <w:szCs w:val="22"/>
              </w:rPr>
              <w:t>…</w:t>
            </w:r>
          </w:p>
          <w:p w14:paraId="19EE0A85" w14:textId="77777777" w:rsidR="00D442B4" w:rsidRPr="00FD6677" w:rsidRDefault="00D442B4" w:rsidP="00882C57">
            <w:pPr>
              <w:pStyle w:val="NormalWeb"/>
              <w:shd w:val="clear" w:color="auto" w:fill="FFFFFF"/>
              <w:spacing w:before="0" w:beforeAutospacing="0" w:after="0" w:afterAutospacing="0" w:line="276" w:lineRule="auto"/>
              <w:rPr>
                <w:rFonts w:ascii="Arial" w:hAnsi="Arial" w:cs="Arial"/>
                <w:sz w:val="22"/>
                <w:szCs w:val="22"/>
              </w:rPr>
            </w:pPr>
          </w:p>
          <w:p w14:paraId="5C16576C" w14:textId="4EA1A65E" w:rsidR="00D442B4" w:rsidRPr="00FD6677" w:rsidRDefault="00D442B4" w:rsidP="00882C57">
            <w:pPr>
              <w:pStyle w:val="NormalWeb"/>
              <w:shd w:val="clear" w:color="auto" w:fill="FFFFFF"/>
              <w:spacing w:before="0" w:beforeAutospacing="0" w:after="0" w:afterAutospacing="0" w:line="276" w:lineRule="auto"/>
              <w:rPr>
                <w:rFonts w:ascii="Arial" w:hAnsi="Arial" w:cs="Arial"/>
                <w:sz w:val="22"/>
                <w:szCs w:val="22"/>
              </w:rPr>
            </w:pPr>
            <w:r w:rsidRPr="00FD6677">
              <w:rPr>
                <w:rFonts w:ascii="Arial" w:hAnsi="Arial" w:cs="Arial"/>
                <w:color w:val="121212"/>
                <w:sz w:val="22"/>
                <w:szCs w:val="22"/>
              </w:rPr>
              <w:t xml:space="preserve">The assistant </w:t>
            </w:r>
            <w:r w:rsidR="003035D2">
              <w:rPr>
                <w:rFonts w:ascii="Arial" w:hAnsi="Arial" w:cs="Arial"/>
                <w:color w:val="121212"/>
                <w:sz w:val="22"/>
                <w:szCs w:val="22"/>
              </w:rPr>
              <w:t>A</w:t>
            </w:r>
            <w:r w:rsidRPr="00FD6677">
              <w:rPr>
                <w:rFonts w:ascii="Arial" w:hAnsi="Arial" w:cs="Arial"/>
                <w:color w:val="121212"/>
                <w:sz w:val="22"/>
                <w:szCs w:val="22"/>
              </w:rPr>
              <w:t xml:space="preserve">ttorney </w:t>
            </w:r>
            <w:r w:rsidR="003035D2">
              <w:rPr>
                <w:rFonts w:ascii="Arial" w:hAnsi="Arial" w:cs="Arial"/>
                <w:color w:val="121212"/>
                <w:sz w:val="22"/>
                <w:szCs w:val="22"/>
              </w:rPr>
              <w:t>G</w:t>
            </w:r>
            <w:r w:rsidRPr="00FD6677">
              <w:rPr>
                <w:rFonts w:ascii="Arial" w:hAnsi="Arial" w:cs="Arial"/>
                <w:color w:val="121212"/>
                <w:sz w:val="22"/>
                <w:szCs w:val="22"/>
              </w:rPr>
              <w:t xml:space="preserve">eneral, Amanda Stoker, said on Thursday morning that the government was consulting with stakeholder groups to make sure </w:t>
            </w:r>
            <w:r w:rsidR="003035D2">
              <w:rPr>
                <w:rFonts w:ascii="Arial" w:hAnsi="Arial" w:cs="Arial"/>
                <w:color w:val="121212"/>
                <w:sz w:val="22"/>
                <w:szCs w:val="22"/>
              </w:rPr>
              <w:t>‘</w:t>
            </w:r>
            <w:r w:rsidRPr="00FD6677">
              <w:rPr>
                <w:rFonts w:ascii="Arial" w:hAnsi="Arial" w:cs="Arial"/>
                <w:color w:val="121212"/>
                <w:sz w:val="22"/>
                <w:szCs w:val="22"/>
              </w:rPr>
              <w:t>we can fully appreciate the implications of that amendment before we have to deal with the Senate</w:t>
            </w:r>
            <w:r w:rsidR="003035D2">
              <w:rPr>
                <w:rFonts w:ascii="Arial" w:hAnsi="Arial" w:cs="Arial"/>
                <w:color w:val="121212"/>
                <w:sz w:val="22"/>
                <w:szCs w:val="22"/>
              </w:rPr>
              <w:t>’.</w:t>
            </w:r>
            <w:r w:rsidRPr="00FD6677">
              <w:rPr>
                <w:rFonts w:ascii="Arial" w:hAnsi="Arial" w:cs="Arial"/>
                <w:color w:val="121212"/>
                <w:sz w:val="22"/>
                <w:szCs w:val="22"/>
              </w:rPr>
              <w:t>…</w:t>
            </w:r>
          </w:p>
          <w:p w14:paraId="0DE73E6E" w14:textId="77777777" w:rsidR="00DA3B77" w:rsidRDefault="00DA3B77">
            <w:pPr>
              <w:pStyle w:val="NormalWeb"/>
              <w:shd w:val="clear" w:color="auto" w:fill="FFFFFF"/>
              <w:spacing w:before="0" w:beforeAutospacing="0" w:after="0" w:afterAutospacing="0" w:line="276" w:lineRule="auto"/>
              <w:rPr>
                <w:rFonts w:ascii="Arial" w:hAnsi="Arial" w:cs="Arial"/>
                <w:color w:val="121212"/>
                <w:sz w:val="22"/>
                <w:szCs w:val="22"/>
              </w:rPr>
            </w:pPr>
          </w:p>
          <w:p w14:paraId="6024B288" w14:textId="6222A241" w:rsidR="00D442B4" w:rsidRPr="00FD6677" w:rsidRDefault="00D442B4" w:rsidP="00882C57">
            <w:pPr>
              <w:pStyle w:val="NormalWeb"/>
              <w:shd w:val="clear" w:color="auto" w:fill="FFFFFF"/>
              <w:spacing w:before="0" w:beforeAutospacing="0" w:after="0" w:afterAutospacing="0" w:line="276" w:lineRule="auto"/>
              <w:rPr>
                <w:rFonts w:ascii="Arial" w:hAnsi="Arial" w:cs="Arial"/>
                <w:sz w:val="22"/>
                <w:szCs w:val="22"/>
              </w:rPr>
            </w:pPr>
            <w:r w:rsidRPr="00FD6677">
              <w:rPr>
                <w:rFonts w:ascii="Arial" w:hAnsi="Arial" w:cs="Arial"/>
                <w:color w:val="121212"/>
                <w:sz w:val="22"/>
                <w:szCs w:val="22"/>
              </w:rPr>
              <w:t xml:space="preserve">The Equality Australia </w:t>
            </w:r>
            <w:r w:rsidR="003035D2">
              <w:rPr>
                <w:rFonts w:ascii="Arial" w:hAnsi="Arial" w:cs="Arial"/>
                <w:color w:val="121212"/>
                <w:sz w:val="22"/>
                <w:szCs w:val="22"/>
              </w:rPr>
              <w:t>C</w:t>
            </w:r>
            <w:r w:rsidRPr="00FD6677">
              <w:rPr>
                <w:rFonts w:ascii="Arial" w:hAnsi="Arial" w:cs="Arial"/>
                <w:color w:val="121212"/>
                <w:sz w:val="22"/>
                <w:szCs w:val="22"/>
              </w:rPr>
              <w:t xml:space="preserve">hief </w:t>
            </w:r>
            <w:r w:rsidR="003035D2">
              <w:rPr>
                <w:rFonts w:ascii="Arial" w:hAnsi="Arial" w:cs="Arial"/>
                <w:color w:val="121212"/>
                <w:sz w:val="22"/>
                <w:szCs w:val="22"/>
              </w:rPr>
              <w:t>E</w:t>
            </w:r>
            <w:r w:rsidRPr="00FD6677">
              <w:rPr>
                <w:rFonts w:ascii="Arial" w:hAnsi="Arial" w:cs="Arial"/>
                <w:color w:val="121212"/>
                <w:sz w:val="22"/>
                <w:szCs w:val="22"/>
              </w:rPr>
              <w:t>xecutive, Anna Brown, said the changes to the Sex Discrimination Act were aimed at protecting students at religious schools who were vulnerable to discrimination, including LGBTQ+ students.</w:t>
            </w:r>
          </w:p>
          <w:p w14:paraId="7AE2059C" w14:textId="77777777" w:rsidR="00D442B4" w:rsidRPr="00FD6677" w:rsidRDefault="00D442B4" w:rsidP="00882C57">
            <w:pPr>
              <w:pStyle w:val="NormalWeb"/>
              <w:shd w:val="clear" w:color="auto" w:fill="FFFFFF"/>
              <w:spacing w:before="0" w:beforeAutospacing="0" w:after="0" w:afterAutospacing="0" w:line="276" w:lineRule="auto"/>
              <w:rPr>
                <w:rFonts w:ascii="Arial" w:hAnsi="Arial" w:cs="Arial"/>
                <w:sz w:val="22"/>
                <w:szCs w:val="22"/>
              </w:rPr>
            </w:pPr>
            <w:r w:rsidRPr="00FD6677">
              <w:rPr>
                <w:rFonts w:ascii="Arial" w:hAnsi="Arial" w:cs="Arial"/>
                <w:sz w:val="22"/>
                <w:szCs w:val="22"/>
              </w:rPr>
              <w:t> </w:t>
            </w:r>
          </w:p>
          <w:p w14:paraId="4BFE3BB0" w14:textId="49D8BD31" w:rsidR="00D442B4" w:rsidRPr="00FD6677" w:rsidRDefault="003035D2" w:rsidP="00882C57">
            <w:pPr>
              <w:pStyle w:val="NormalWeb"/>
              <w:shd w:val="clear" w:color="auto" w:fill="FFFFFF"/>
              <w:spacing w:before="0" w:beforeAutospacing="0" w:after="0" w:afterAutospacing="0" w:line="276" w:lineRule="auto"/>
              <w:rPr>
                <w:rFonts w:ascii="Arial" w:hAnsi="Arial" w:cs="Arial"/>
                <w:sz w:val="22"/>
                <w:szCs w:val="22"/>
              </w:rPr>
            </w:pPr>
            <w:r>
              <w:rPr>
                <w:rFonts w:ascii="Arial" w:hAnsi="Arial" w:cs="Arial"/>
                <w:color w:val="121212"/>
                <w:sz w:val="22"/>
                <w:szCs w:val="22"/>
              </w:rPr>
              <w:t>‘</w:t>
            </w:r>
            <w:r w:rsidR="00D442B4" w:rsidRPr="00FD6677">
              <w:rPr>
                <w:rFonts w:ascii="Arial" w:hAnsi="Arial" w:cs="Arial"/>
                <w:color w:val="121212"/>
                <w:sz w:val="22"/>
                <w:szCs w:val="22"/>
              </w:rPr>
              <w:t>If the government considers that there is a problem, it can bring forward amendments that reflect the will of parliament to remove discrimination</w:t>
            </w:r>
            <w:r>
              <w:rPr>
                <w:rFonts w:ascii="Arial" w:hAnsi="Arial" w:cs="Arial"/>
                <w:color w:val="121212"/>
                <w:sz w:val="22"/>
                <w:szCs w:val="22"/>
              </w:rPr>
              <w:t xml:space="preserve">’, </w:t>
            </w:r>
            <w:r w:rsidR="00D442B4" w:rsidRPr="00FD6677">
              <w:rPr>
                <w:rFonts w:ascii="Arial" w:hAnsi="Arial" w:cs="Arial"/>
                <w:color w:val="121212"/>
                <w:sz w:val="22"/>
                <w:szCs w:val="22"/>
              </w:rPr>
              <w:t>Brown said.</w:t>
            </w:r>
          </w:p>
          <w:p w14:paraId="7344BF41" w14:textId="77777777" w:rsidR="00D442B4" w:rsidRPr="00D04BEA" w:rsidRDefault="00D442B4" w:rsidP="00E6328D">
            <w:pPr>
              <w:pStyle w:val="NormalWeb"/>
              <w:shd w:val="clear" w:color="auto" w:fill="FFFFFF"/>
              <w:tabs>
                <w:tab w:val="left" w:pos="1886"/>
              </w:tabs>
              <w:spacing w:before="0" w:beforeAutospacing="0" w:after="150" w:afterAutospacing="0" w:line="276" w:lineRule="auto"/>
              <w:jc w:val="both"/>
              <w:rPr>
                <w:rFonts w:ascii="Arial" w:hAnsi="Arial" w:cs="Arial"/>
                <w:sz w:val="22"/>
                <w:szCs w:val="22"/>
              </w:rPr>
            </w:pPr>
          </w:p>
        </w:tc>
      </w:tr>
    </w:tbl>
    <w:p w14:paraId="0A7A7E82" w14:textId="1853F694" w:rsidR="002E5007" w:rsidRDefault="002E5007" w:rsidP="006358CE">
      <w:pPr>
        <w:tabs>
          <w:tab w:val="right" w:pos="9360"/>
        </w:tabs>
        <w:rPr>
          <w:rFonts w:ascii="Arial" w:hAnsi="Arial" w:cs="Arial"/>
          <w:sz w:val="22"/>
          <w:szCs w:val="22"/>
        </w:rPr>
      </w:pPr>
    </w:p>
    <w:p w14:paraId="20B360A5" w14:textId="1ADED9E5" w:rsidR="00D442B4" w:rsidRDefault="00D442B4">
      <w:pPr>
        <w:rPr>
          <w:rFonts w:ascii="Arial" w:hAnsi="Arial" w:cs="Arial"/>
          <w:sz w:val="22"/>
          <w:szCs w:val="22"/>
        </w:rPr>
      </w:pPr>
    </w:p>
    <w:p w14:paraId="3A45FC7A" w14:textId="7E7740D7" w:rsidR="00487527" w:rsidRDefault="00F4056D" w:rsidP="00882C57">
      <w:pPr>
        <w:tabs>
          <w:tab w:val="right" w:pos="9360"/>
        </w:tabs>
        <w:rPr>
          <w:rFonts w:ascii="Arial" w:hAnsi="Arial" w:cs="Arial"/>
          <w:sz w:val="22"/>
          <w:szCs w:val="22"/>
        </w:rPr>
      </w:pPr>
      <w:r>
        <w:rPr>
          <w:rFonts w:ascii="Arial" w:hAnsi="Arial" w:cs="Arial"/>
          <w:sz w:val="22"/>
          <w:szCs w:val="22"/>
        </w:rPr>
        <w:lastRenderedPageBreak/>
        <w:t>(a)</w:t>
      </w:r>
      <w:r>
        <w:rPr>
          <w:rFonts w:ascii="Arial" w:hAnsi="Arial" w:cs="Arial"/>
          <w:sz w:val="22"/>
          <w:szCs w:val="22"/>
        </w:rPr>
        <w:tab/>
      </w:r>
      <w:r w:rsidR="00D442B4">
        <w:rPr>
          <w:rFonts w:ascii="Arial" w:hAnsi="Arial" w:cs="Arial"/>
          <w:color w:val="000000"/>
        </w:rPr>
        <w:t>Outline what is meant by a ‘pressure group’.</w:t>
      </w:r>
      <w:r w:rsidR="00487527">
        <w:rPr>
          <w:rFonts w:ascii="Arial" w:hAnsi="Arial" w:cs="Arial"/>
          <w:sz w:val="22"/>
          <w:szCs w:val="22"/>
        </w:rPr>
        <w:t xml:space="preserve">                                                </w:t>
      </w:r>
      <w:r w:rsidR="000B5CE0">
        <w:rPr>
          <w:rFonts w:ascii="Arial" w:hAnsi="Arial" w:cs="Arial"/>
          <w:sz w:val="22"/>
          <w:szCs w:val="22"/>
        </w:rPr>
        <w:t>(2</w:t>
      </w:r>
      <w:r w:rsidR="000B5CE0" w:rsidRPr="00DE646C">
        <w:rPr>
          <w:rFonts w:ascii="Arial" w:hAnsi="Arial" w:cs="Arial"/>
          <w:sz w:val="22"/>
          <w:szCs w:val="22"/>
        </w:rPr>
        <w:t xml:space="preserve"> marks)</w:t>
      </w:r>
    </w:p>
    <w:p w14:paraId="439F10C1" w14:textId="77777777" w:rsidR="00D442B4" w:rsidRDefault="00D442B4" w:rsidP="00882C57">
      <w:pPr>
        <w:rPr>
          <w:rFonts w:ascii="Arial" w:hAnsi="Arial" w:cs="Arial"/>
          <w:sz w:val="22"/>
          <w:szCs w:val="22"/>
        </w:rPr>
      </w:pPr>
    </w:p>
    <w:tbl>
      <w:tblPr>
        <w:tblStyle w:val="TableGrid"/>
        <w:tblW w:w="0" w:type="auto"/>
        <w:tblInd w:w="856" w:type="dxa"/>
        <w:tblLook w:val="04A0" w:firstRow="1" w:lastRow="0" w:firstColumn="1" w:lastColumn="0" w:noHBand="0" w:noVBand="1"/>
      </w:tblPr>
      <w:tblGrid>
        <w:gridCol w:w="7529"/>
        <w:gridCol w:w="919"/>
      </w:tblGrid>
      <w:tr w:rsidR="00F577EA" w:rsidRPr="00A5116B" w14:paraId="283C26FB" w14:textId="77777777" w:rsidTr="00F51E33">
        <w:tc>
          <w:tcPr>
            <w:tcW w:w="7654" w:type="dxa"/>
          </w:tcPr>
          <w:p w14:paraId="6C3936D6" w14:textId="77777777" w:rsidR="00F577EA" w:rsidRPr="00A5116B" w:rsidRDefault="00F577EA" w:rsidP="00F51E33">
            <w:pPr>
              <w:tabs>
                <w:tab w:val="left" w:pos="720"/>
                <w:tab w:val="right" w:pos="9360"/>
              </w:tabs>
              <w:rPr>
                <w:rFonts w:ascii="Arial" w:hAnsi="Arial" w:cs="Arial"/>
                <w:b/>
                <w:sz w:val="22"/>
                <w:szCs w:val="22"/>
              </w:rPr>
            </w:pPr>
            <w:r w:rsidRPr="00A5116B">
              <w:rPr>
                <w:rFonts w:ascii="Arial" w:hAnsi="Arial" w:cs="Arial"/>
                <w:b/>
                <w:sz w:val="22"/>
                <w:szCs w:val="22"/>
              </w:rPr>
              <w:t>Description</w:t>
            </w:r>
          </w:p>
        </w:tc>
        <w:tc>
          <w:tcPr>
            <w:tcW w:w="920" w:type="dxa"/>
          </w:tcPr>
          <w:p w14:paraId="69F99E56" w14:textId="77777777" w:rsidR="00F577EA" w:rsidRPr="00A5116B" w:rsidRDefault="00F577EA" w:rsidP="00F51E33">
            <w:pPr>
              <w:tabs>
                <w:tab w:val="left" w:pos="720"/>
                <w:tab w:val="right" w:pos="9360"/>
              </w:tabs>
              <w:rPr>
                <w:rFonts w:ascii="Arial" w:hAnsi="Arial" w:cs="Arial"/>
                <w:b/>
                <w:sz w:val="22"/>
                <w:szCs w:val="22"/>
              </w:rPr>
            </w:pPr>
            <w:r w:rsidRPr="00A5116B">
              <w:rPr>
                <w:rFonts w:ascii="Arial" w:hAnsi="Arial" w:cs="Arial"/>
                <w:b/>
                <w:sz w:val="22"/>
                <w:szCs w:val="22"/>
              </w:rPr>
              <w:t>Marks</w:t>
            </w:r>
          </w:p>
        </w:tc>
      </w:tr>
      <w:tr w:rsidR="00F577EA" w:rsidRPr="00A5116B" w14:paraId="2C919D8E" w14:textId="77777777" w:rsidTr="00F51E33">
        <w:tc>
          <w:tcPr>
            <w:tcW w:w="7654" w:type="dxa"/>
          </w:tcPr>
          <w:p w14:paraId="26B02794" w14:textId="3FFF7B88" w:rsidR="00F577EA" w:rsidRPr="00A5116B" w:rsidRDefault="005B2A05" w:rsidP="00F51E33">
            <w:pPr>
              <w:tabs>
                <w:tab w:val="left" w:pos="720"/>
                <w:tab w:val="right" w:pos="9360"/>
              </w:tabs>
              <w:rPr>
                <w:rFonts w:ascii="Arial" w:hAnsi="Arial" w:cs="Arial"/>
                <w:sz w:val="22"/>
                <w:szCs w:val="22"/>
              </w:rPr>
            </w:pPr>
            <w:r>
              <w:rPr>
                <w:rFonts w:ascii="Arial" w:hAnsi="Arial" w:cs="Arial"/>
                <w:sz w:val="22"/>
                <w:szCs w:val="22"/>
              </w:rPr>
              <w:t xml:space="preserve">Outlines what is meant by a pressure </w:t>
            </w:r>
            <w:r w:rsidR="00377AE2">
              <w:rPr>
                <w:rFonts w:ascii="Arial" w:hAnsi="Arial" w:cs="Arial"/>
                <w:sz w:val="22"/>
                <w:szCs w:val="22"/>
              </w:rPr>
              <w:t>group</w:t>
            </w:r>
          </w:p>
        </w:tc>
        <w:tc>
          <w:tcPr>
            <w:tcW w:w="920" w:type="dxa"/>
          </w:tcPr>
          <w:p w14:paraId="4EEB1BAD" w14:textId="77777777" w:rsidR="00F577EA" w:rsidRPr="000C70DE" w:rsidRDefault="00F577EA" w:rsidP="00F51E33">
            <w:pPr>
              <w:tabs>
                <w:tab w:val="left" w:pos="720"/>
                <w:tab w:val="right" w:pos="9360"/>
              </w:tabs>
              <w:jc w:val="center"/>
              <w:rPr>
                <w:rFonts w:ascii="Arial" w:hAnsi="Arial" w:cs="Arial"/>
                <w:bCs/>
                <w:sz w:val="22"/>
                <w:szCs w:val="22"/>
              </w:rPr>
            </w:pPr>
            <w:r w:rsidRPr="000C70DE">
              <w:rPr>
                <w:rFonts w:ascii="Arial" w:hAnsi="Arial" w:cs="Arial"/>
                <w:bCs/>
                <w:sz w:val="22"/>
                <w:szCs w:val="22"/>
              </w:rPr>
              <w:t>2</w:t>
            </w:r>
          </w:p>
        </w:tc>
      </w:tr>
      <w:tr w:rsidR="00F577EA" w:rsidRPr="00A5116B" w14:paraId="6C538D53" w14:textId="77777777" w:rsidTr="00F51E33">
        <w:tc>
          <w:tcPr>
            <w:tcW w:w="7654" w:type="dxa"/>
          </w:tcPr>
          <w:p w14:paraId="69562507" w14:textId="4732DAF6" w:rsidR="00F577EA" w:rsidRPr="00A5116B" w:rsidRDefault="005B2A05" w:rsidP="00F51E33">
            <w:pPr>
              <w:tabs>
                <w:tab w:val="left" w:pos="720"/>
                <w:tab w:val="right" w:pos="9360"/>
              </w:tabs>
              <w:rPr>
                <w:rFonts w:ascii="Arial" w:hAnsi="Arial" w:cs="Arial"/>
                <w:sz w:val="22"/>
                <w:szCs w:val="22"/>
              </w:rPr>
            </w:pPr>
            <w:r>
              <w:rPr>
                <w:rFonts w:ascii="Arial" w:hAnsi="Arial" w:cs="Arial"/>
                <w:sz w:val="22"/>
                <w:szCs w:val="22"/>
              </w:rPr>
              <w:t>Makes a general statement about pressure groups</w:t>
            </w:r>
          </w:p>
        </w:tc>
        <w:tc>
          <w:tcPr>
            <w:tcW w:w="920" w:type="dxa"/>
          </w:tcPr>
          <w:p w14:paraId="28D77295" w14:textId="77777777" w:rsidR="00F577EA" w:rsidRPr="000C70DE" w:rsidRDefault="00F577EA" w:rsidP="00F51E33">
            <w:pPr>
              <w:tabs>
                <w:tab w:val="left" w:pos="720"/>
                <w:tab w:val="right" w:pos="9360"/>
              </w:tabs>
              <w:jc w:val="center"/>
              <w:rPr>
                <w:rFonts w:ascii="Arial" w:hAnsi="Arial" w:cs="Arial"/>
                <w:bCs/>
                <w:sz w:val="22"/>
                <w:szCs w:val="22"/>
              </w:rPr>
            </w:pPr>
            <w:r w:rsidRPr="000C70DE">
              <w:rPr>
                <w:rFonts w:ascii="Arial" w:hAnsi="Arial" w:cs="Arial"/>
                <w:bCs/>
                <w:sz w:val="22"/>
                <w:szCs w:val="22"/>
              </w:rPr>
              <w:t>1</w:t>
            </w:r>
          </w:p>
        </w:tc>
      </w:tr>
      <w:tr w:rsidR="00F577EA" w:rsidRPr="00A5116B" w14:paraId="4F9C76A7" w14:textId="77777777" w:rsidTr="00F51E33">
        <w:tc>
          <w:tcPr>
            <w:tcW w:w="7654" w:type="dxa"/>
          </w:tcPr>
          <w:p w14:paraId="5C61A921" w14:textId="77777777" w:rsidR="00F577EA" w:rsidRPr="00A5116B" w:rsidRDefault="00F577EA" w:rsidP="00F51E33">
            <w:pPr>
              <w:tabs>
                <w:tab w:val="left" w:pos="720"/>
                <w:tab w:val="right" w:pos="9360"/>
              </w:tabs>
              <w:jc w:val="right"/>
              <w:rPr>
                <w:rFonts w:ascii="Arial" w:hAnsi="Arial" w:cs="Arial"/>
                <w:b/>
                <w:sz w:val="22"/>
                <w:szCs w:val="22"/>
              </w:rPr>
            </w:pPr>
            <w:r w:rsidRPr="00A5116B">
              <w:rPr>
                <w:rFonts w:ascii="Arial" w:hAnsi="Arial" w:cs="Arial"/>
                <w:b/>
                <w:sz w:val="22"/>
                <w:szCs w:val="22"/>
              </w:rPr>
              <w:t>Total</w:t>
            </w:r>
          </w:p>
        </w:tc>
        <w:tc>
          <w:tcPr>
            <w:tcW w:w="920" w:type="dxa"/>
          </w:tcPr>
          <w:p w14:paraId="29A23A1F" w14:textId="77777777" w:rsidR="00F577EA" w:rsidRPr="00A5116B" w:rsidRDefault="00F577EA" w:rsidP="00F51E33">
            <w:pPr>
              <w:tabs>
                <w:tab w:val="left" w:pos="720"/>
                <w:tab w:val="right" w:pos="9360"/>
              </w:tabs>
              <w:jc w:val="center"/>
              <w:rPr>
                <w:rFonts w:ascii="Arial" w:hAnsi="Arial" w:cs="Arial"/>
                <w:b/>
                <w:sz w:val="22"/>
                <w:szCs w:val="22"/>
              </w:rPr>
            </w:pPr>
            <w:r w:rsidRPr="00A5116B">
              <w:rPr>
                <w:rFonts w:ascii="Arial" w:hAnsi="Arial" w:cs="Arial"/>
                <w:b/>
                <w:sz w:val="22"/>
                <w:szCs w:val="22"/>
              </w:rPr>
              <w:t>2</w:t>
            </w:r>
          </w:p>
        </w:tc>
      </w:tr>
      <w:tr w:rsidR="00F577EA" w:rsidRPr="00A5116B" w14:paraId="19FF41AC" w14:textId="77777777" w:rsidTr="00F51E33">
        <w:tc>
          <w:tcPr>
            <w:tcW w:w="8574" w:type="dxa"/>
            <w:gridSpan w:val="2"/>
          </w:tcPr>
          <w:p w14:paraId="4080B1C5" w14:textId="77777777" w:rsidR="00F577EA" w:rsidRPr="00A5116B" w:rsidRDefault="00F577EA" w:rsidP="00F51E33">
            <w:pPr>
              <w:tabs>
                <w:tab w:val="left" w:pos="720"/>
                <w:tab w:val="right" w:pos="9360"/>
              </w:tabs>
              <w:rPr>
                <w:rFonts w:ascii="Arial" w:hAnsi="Arial" w:cs="Arial"/>
                <w:b/>
                <w:sz w:val="22"/>
                <w:szCs w:val="22"/>
              </w:rPr>
            </w:pPr>
            <w:r w:rsidRPr="00A5116B">
              <w:rPr>
                <w:rFonts w:ascii="Arial" w:hAnsi="Arial" w:cs="Arial"/>
                <w:b/>
                <w:sz w:val="22"/>
                <w:szCs w:val="22"/>
              </w:rPr>
              <w:t>Answers could include but not limited to:</w:t>
            </w:r>
          </w:p>
          <w:p w14:paraId="3FEB5DE0" w14:textId="73A399A4" w:rsidR="005B2A05" w:rsidRDefault="005B2A05" w:rsidP="005B2A05">
            <w:pPr>
              <w:pStyle w:val="ListParagraph"/>
              <w:numPr>
                <w:ilvl w:val="0"/>
                <w:numId w:val="18"/>
              </w:numPr>
              <w:tabs>
                <w:tab w:val="left" w:pos="720"/>
                <w:tab w:val="right" w:pos="9360"/>
              </w:tabs>
              <w:contextualSpacing/>
              <w:rPr>
                <w:rFonts w:ascii="Arial" w:hAnsi="Arial" w:cs="Arial"/>
                <w:bCs/>
                <w:sz w:val="22"/>
                <w:szCs w:val="22"/>
              </w:rPr>
            </w:pPr>
            <w:r>
              <w:rPr>
                <w:rFonts w:ascii="Arial" w:hAnsi="Arial" w:cs="Arial"/>
                <w:bCs/>
                <w:sz w:val="22"/>
                <w:szCs w:val="22"/>
              </w:rPr>
              <w:t xml:space="preserve">Pressure groups are associations formed by people seeking to influence </w:t>
            </w:r>
            <w:r w:rsidR="003035D2">
              <w:rPr>
                <w:rFonts w:ascii="Arial" w:hAnsi="Arial" w:cs="Arial"/>
                <w:bCs/>
                <w:sz w:val="22"/>
                <w:szCs w:val="22"/>
              </w:rPr>
              <w:t xml:space="preserve">the </w:t>
            </w:r>
            <w:r>
              <w:rPr>
                <w:rFonts w:ascii="Arial" w:hAnsi="Arial" w:cs="Arial"/>
                <w:bCs/>
                <w:sz w:val="22"/>
                <w:szCs w:val="22"/>
              </w:rPr>
              <w:t xml:space="preserve">lawmaking </w:t>
            </w:r>
            <w:r w:rsidR="003035D2">
              <w:rPr>
                <w:rFonts w:ascii="Arial" w:hAnsi="Arial" w:cs="Arial"/>
                <w:bCs/>
                <w:sz w:val="22"/>
                <w:szCs w:val="22"/>
              </w:rPr>
              <w:t xml:space="preserve">process </w:t>
            </w:r>
            <w:r>
              <w:rPr>
                <w:rFonts w:ascii="Arial" w:hAnsi="Arial" w:cs="Arial"/>
                <w:bCs/>
                <w:sz w:val="22"/>
                <w:szCs w:val="22"/>
              </w:rPr>
              <w:t xml:space="preserve">without </w:t>
            </w:r>
            <w:r w:rsidR="003035D2">
              <w:rPr>
                <w:rFonts w:ascii="Arial" w:hAnsi="Arial" w:cs="Arial"/>
                <w:bCs/>
                <w:sz w:val="22"/>
                <w:szCs w:val="22"/>
              </w:rPr>
              <w:t xml:space="preserve">actually </w:t>
            </w:r>
            <w:r>
              <w:rPr>
                <w:rFonts w:ascii="Arial" w:hAnsi="Arial" w:cs="Arial"/>
                <w:bCs/>
                <w:sz w:val="22"/>
                <w:szCs w:val="22"/>
              </w:rPr>
              <w:t xml:space="preserve">running </w:t>
            </w:r>
            <w:r w:rsidR="003035D2">
              <w:rPr>
                <w:rFonts w:ascii="Arial" w:hAnsi="Arial" w:cs="Arial"/>
                <w:bCs/>
                <w:sz w:val="22"/>
                <w:szCs w:val="22"/>
              </w:rPr>
              <w:t xml:space="preserve">in an </w:t>
            </w:r>
            <w:r>
              <w:rPr>
                <w:rFonts w:ascii="Arial" w:hAnsi="Arial" w:cs="Arial"/>
                <w:bCs/>
                <w:sz w:val="22"/>
                <w:szCs w:val="22"/>
              </w:rPr>
              <w:t>election</w:t>
            </w:r>
            <w:r w:rsidR="00F83BA6">
              <w:rPr>
                <w:rFonts w:ascii="Arial" w:hAnsi="Arial" w:cs="Arial"/>
                <w:bCs/>
                <w:sz w:val="22"/>
                <w:szCs w:val="22"/>
              </w:rPr>
              <w:t>,</w:t>
            </w:r>
            <w:r>
              <w:rPr>
                <w:rFonts w:ascii="Arial" w:hAnsi="Arial" w:cs="Arial"/>
                <w:bCs/>
                <w:sz w:val="22"/>
                <w:szCs w:val="22"/>
              </w:rPr>
              <w:t xml:space="preserve"> </w:t>
            </w:r>
            <w:r w:rsidR="003035D2">
              <w:rPr>
                <w:rFonts w:ascii="Arial" w:hAnsi="Arial" w:cs="Arial"/>
                <w:bCs/>
                <w:sz w:val="22"/>
                <w:szCs w:val="22"/>
              </w:rPr>
              <w:t xml:space="preserve">for a seat in </w:t>
            </w:r>
            <w:r>
              <w:rPr>
                <w:rFonts w:ascii="Arial" w:hAnsi="Arial" w:cs="Arial"/>
                <w:bCs/>
                <w:sz w:val="22"/>
                <w:szCs w:val="22"/>
              </w:rPr>
              <w:t>parliament.</w:t>
            </w:r>
          </w:p>
          <w:p w14:paraId="44DA866A" w14:textId="77777777" w:rsidR="005B2A05" w:rsidRDefault="005B2A05" w:rsidP="005B2A05">
            <w:pPr>
              <w:pStyle w:val="ListParagraph"/>
              <w:numPr>
                <w:ilvl w:val="0"/>
                <w:numId w:val="18"/>
              </w:numPr>
              <w:tabs>
                <w:tab w:val="left" w:pos="720"/>
                <w:tab w:val="right" w:pos="9360"/>
              </w:tabs>
              <w:contextualSpacing/>
              <w:rPr>
                <w:rFonts w:ascii="Arial" w:hAnsi="Arial" w:cs="Arial"/>
                <w:bCs/>
                <w:sz w:val="22"/>
                <w:szCs w:val="22"/>
              </w:rPr>
            </w:pPr>
            <w:r>
              <w:rPr>
                <w:rFonts w:ascii="Arial" w:hAnsi="Arial" w:cs="Arial"/>
                <w:bCs/>
                <w:sz w:val="22"/>
                <w:szCs w:val="22"/>
              </w:rPr>
              <w:t xml:space="preserve">Pressure groups use strategies such as lobbying government or members of parliament, taking direct action, using media, writing submissions to parliament, making donations to political parties or taking legal action in courts. </w:t>
            </w:r>
          </w:p>
          <w:p w14:paraId="79CBC987" w14:textId="664A1D77" w:rsidR="005B2A05" w:rsidRPr="005B2A05" w:rsidRDefault="005B2A05" w:rsidP="005B2A05">
            <w:pPr>
              <w:pStyle w:val="ListParagraph"/>
              <w:numPr>
                <w:ilvl w:val="0"/>
                <w:numId w:val="18"/>
              </w:numPr>
              <w:tabs>
                <w:tab w:val="left" w:pos="720"/>
                <w:tab w:val="right" w:pos="9360"/>
              </w:tabs>
              <w:contextualSpacing/>
              <w:rPr>
                <w:rFonts w:ascii="Arial" w:hAnsi="Arial" w:cs="Arial"/>
                <w:bCs/>
                <w:sz w:val="22"/>
                <w:szCs w:val="22"/>
              </w:rPr>
            </w:pPr>
            <w:r>
              <w:rPr>
                <w:rFonts w:ascii="Arial" w:hAnsi="Arial" w:cs="Arial"/>
                <w:bCs/>
                <w:sz w:val="22"/>
                <w:szCs w:val="22"/>
              </w:rPr>
              <w:t xml:space="preserve">Pressure groups tend to have a narrower focus than political parties and usually represent a section of society, such as the Mining </w:t>
            </w:r>
            <w:r w:rsidR="00377AE2">
              <w:rPr>
                <w:rFonts w:ascii="Arial" w:hAnsi="Arial" w:cs="Arial"/>
                <w:bCs/>
                <w:sz w:val="22"/>
                <w:szCs w:val="22"/>
              </w:rPr>
              <w:t>Council</w:t>
            </w:r>
            <w:r>
              <w:rPr>
                <w:rFonts w:ascii="Arial" w:hAnsi="Arial" w:cs="Arial"/>
                <w:bCs/>
                <w:sz w:val="22"/>
                <w:szCs w:val="22"/>
              </w:rPr>
              <w:t xml:space="preserve"> of Australia who represent mining companies, or people interest</w:t>
            </w:r>
            <w:r w:rsidR="00F83BA6">
              <w:rPr>
                <w:rFonts w:ascii="Arial" w:hAnsi="Arial" w:cs="Arial"/>
                <w:bCs/>
                <w:sz w:val="22"/>
                <w:szCs w:val="22"/>
              </w:rPr>
              <w:t>ed</w:t>
            </w:r>
            <w:r>
              <w:rPr>
                <w:rFonts w:ascii="Arial" w:hAnsi="Arial" w:cs="Arial"/>
                <w:bCs/>
                <w:sz w:val="22"/>
                <w:szCs w:val="22"/>
              </w:rPr>
              <w:t xml:space="preserve"> in a particular cause, such as the environmentalist group </w:t>
            </w:r>
            <w:r w:rsidR="00F83BA6">
              <w:rPr>
                <w:rFonts w:ascii="Arial" w:hAnsi="Arial" w:cs="Arial"/>
                <w:bCs/>
                <w:sz w:val="22"/>
                <w:szCs w:val="22"/>
              </w:rPr>
              <w:t>‘</w:t>
            </w:r>
            <w:r w:rsidR="00EA27D8">
              <w:rPr>
                <w:rFonts w:ascii="Arial" w:hAnsi="Arial" w:cs="Arial"/>
                <w:bCs/>
                <w:sz w:val="22"/>
                <w:szCs w:val="22"/>
              </w:rPr>
              <w:t>Stop Adani</w:t>
            </w:r>
            <w:r w:rsidR="00F83BA6">
              <w:rPr>
                <w:rFonts w:ascii="Arial" w:hAnsi="Arial" w:cs="Arial"/>
                <w:bCs/>
                <w:sz w:val="22"/>
                <w:szCs w:val="22"/>
              </w:rPr>
              <w:t>’</w:t>
            </w:r>
            <w:r w:rsidR="00EA27D8">
              <w:rPr>
                <w:rFonts w:ascii="Arial" w:hAnsi="Arial" w:cs="Arial"/>
                <w:bCs/>
                <w:sz w:val="22"/>
                <w:szCs w:val="22"/>
              </w:rPr>
              <w:t xml:space="preserve">. </w:t>
            </w:r>
          </w:p>
        </w:tc>
      </w:tr>
    </w:tbl>
    <w:p w14:paraId="298D5434" w14:textId="77777777" w:rsidR="003B2D4C" w:rsidRDefault="003B2D4C" w:rsidP="00155F84">
      <w:pPr>
        <w:rPr>
          <w:rFonts w:ascii="Arial" w:hAnsi="Arial" w:cs="Arial"/>
          <w:sz w:val="22"/>
          <w:szCs w:val="22"/>
        </w:rPr>
      </w:pPr>
    </w:p>
    <w:p w14:paraId="2BC062DA" w14:textId="77777777" w:rsidR="003B2D4C" w:rsidRDefault="003B2D4C" w:rsidP="00155F84">
      <w:pPr>
        <w:rPr>
          <w:rFonts w:ascii="Arial" w:hAnsi="Arial" w:cs="Arial"/>
          <w:sz w:val="22"/>
          <w:szCs w:val="22"/>
        </w:rPr>
      </w:pPr>
    </w:p>
    <w:p w14:paraId="5F5FADB1" w14:textId="445945DB" w:rsidR="00487527" w:rsidRPr="007442E9" w:rsidRDefault="00155F84" w:rsidP="00487527">
      <w:pPr>
        <w:tabs>
          <w:tab w:val="right" w:pos="9360"/>
        </w:tabs>
        <w:ind w:left="720" w:hanging="720"/>
        <w:rPr>
          <w:rFonts w:ascii="Arial" w:hAnsi="Arial" w:cs="Arial"/>
          <w:i/>
        </w:rPr>
      </w:pPr>
      <w:r>
        <w:rPr>
          <w:rFonts w:ascii="Arial" w:hAnsi="Arial" w:cs="Arial"/>
          <w:sz w:val="22"/>
          <w:szCs w:val="22"/>
        </w:rPr>
        <w:t>(b</w:t>
      </w:r>
      <w:r w:rsidR="004D6EF8" w:rsidRPr="004D6EF8">
        <w:rPr>
          <w:rFonts w:ascii="Arial" w:hAnsi="Arial" w:cs="Arial"/>
          <w:sz w:val="22"/>
          <w:szCs w:val="22"/>
        </w:rPr>
        <w:t>)</w:t>
      </w:r>
      <w:r w:rsidR="004D6EF8" w:rsidRPr="004D6EF8">
        <w:rPr>
          <w:rFonts w:ascii="Arial" w:hAnsi="Arial" w:cs="Arial"/>
          <w:sz w:val="22"/>
          <w:szCs w:val="22"/>
        </w:rPr>
        <w:tab/>
      </w:r>
      <w:r w:rsidR="00D442B4">
        <w:rPr>
          <w:rFonts w:ascii="Arial" w:hAnsi="Arial" w:cs="Arial"/>
          <w:color w:val="000000"/>
        </w:rPr>
        <w:t xml:space="preserve">With reference to </w:t>
      </w:r>
      <w:r w:rsidR="00D442B4">
        <w:rPr>
          <w:rFonts w:ascii="Arial" w:hAnsi="Arial" w:cs="Arial"/>
          <w:b/>
          <w:bCs/>
          <w:color w:val="000000"/>
        </w:rPr>
        <w:t>Source 1</w:t>
      </w:r>
      <w:r w:rsidR="00D442B4">
        <w:rPr>
          <w:rFonts w:ascii="Arial" w:hAnsi="Arial" w:cs="Arial"/>
          <w:color w:val="000000"/>
        </w:rPr>
        <w:t xml:space="preserve">, explain in your own words how </w:t>
      </w:r>
      <w:r w:rsidR="00D442B4">
        <w:rPr>
          <w:rFonts w:ascii="Arial" w:hAnsi="Arial" w:cs="Arial"/>
          <w:b/>
          <w:bCs/>
          <w:color w:val="000000"/>
        </w:rPr>
        <w:t xml:space="preserve">two </w:t>
      </w:r>
      <w:r w:rsidR="00D442B4">
        <w:rPr>
          <w:rFonts w:ascii="Arial" w:hAnsi="Arial" w:cs="Arial"/>
          <w:color w:val="000000"/>
        </w:rPr>
        <w:t xml:space="preserve">individuals or groups influenced the Religious Discrimination Bill and/or Sex Discrimination Act amendments. </w:t>
      </w:r>
      <w:r w:rsidR="00487527">
        <w:rPr>
          <w:rFonts w:ascii="Arial" w:hAnsi="Arial" w:cs="Arial"/>
          <w:color w:val="000000"/>
        </w:rPr>
        <w:t xml:space="preserve">                                                                                            </w:t>
      </w:r>
      <w:r w:rsidR="00487527" w:rsidRPr="004D6EF8">
        <w:rPr>
          <w:rFonts w:ascii="Arial" w:hAnsi="Arial" w:cs="Arial"/>
          <w:sz w:val="22"/>
          <w:szCs w:val="22"/>
        </w:rPr>
        <w:t>(4 marks)</w:t>
      </w:r>
    </w:p>
    <w:p w14:paraId="230A15FB" w14:textId="465C3E6C" w:rsidR="004D6EF8" w:rsidRPr="007442E9" w:rsidRDefault="004D6EF8" w:rsidP="00882C57">
      <w:pPr>
        <w:tabs>
          <w:tab w:val="right" w:pos="9360"/>
        </w:tabs>
        <w:rPr>
          <w:rFonts w:ascii="Arial" w:hAnsi="Arial" w:cs="Arial"/>
          <w:i/>
        </w:rPr>
      </w:pPr>
    </w:p>
    <w:tbl>
      <w:tblPr>
        <w:tblStyle w:val="TableGrid"/>
        <w:tblW w:w="0" w:type="auto"/>
        <w:tblInd w:w="856" w:type="dxa"/>
        <w:tblLook w:val="04A0" w:firstRow="1" w:lastRow="0" w:firstColumn="1" w:lastColumn="0" w:noHBand="0" w:noVBand="1"/>
      </w:tblPr>
      <w:tblGrid>
        <w:gridCol w:w="7529"/>
        <w:gridCol w:w="919"/>
      </w:tblGrid>
      <w:tr w:rsidR="003A6898" w:rsidRPr="00A5116B" w14:paraId="5FAE7996" w14:textId="77777777" w:rsidTr="007C671A">
        <w:tc>
          <w:tcPr>
            <w:tcW w:w="7529" w:type="dxa"/>
          </w:tcPr>
          <w:p w14:paraId="4CB37CEB" w14:textId="77777777" w:rsidR="003A6898" w:rsidRPr="00A5116B" w:rsidRDefault="003A6898" w:rsidP="00F51E33">
            <w:pPr>
              <w:tabs>
                <w:tab w:val="left" w:pos="720"/>
                <w:tab w:val="right" w:pos="9360"/>
              </w:tabs>
              <w:rPr>
                <w:rFonts w:ascii="Arial" w:hAnsi="Arial" w:cs="Arial"/>
                <w:b/>
                <w:sz w:val="22"/>
                <w:szCs w:val="22"/>
              </w:rPr>
            </w:pPr>
            <w:r w:rsidRPr="00A5116B">
              <w:rPr>
                <w:rFonts w:ascii="Arial" w:hAnsi="Arial" w:cs="Arial"/>
                <w:b/>
                <w:sz w:val="22"/>
                <w:szCs w:val="22"/>
              </w:rPr>
              <w:t>Description</w:t>
            </w:r>
          </w:p>
        </w:tc>
        <w:tc>
          <w:tcPr>
            <w:tcW w:w="919" w:type="dxa"/>
          </w:tcPr>
          <w:p w14:paraId="1CCC2B86" w14:textId="77777777" w:rsidR="003A6898" w:rsidRPr="00A5116B" w:rsidRDefault="003A6898" w:rsidP="00F51E33">
            <w:pPr>
              <w:tabs>
                <w:tab w:val="left" w:pos="720"/>
                <w:tab w:val="right" w:pos="9360"/>
              </w:tabs>
              <w:rPr>
                <w:rFonts w:ascii="Arial" w:hAnsi="Arial" w:cs="Arial"/>
                <w:b/>
                <w:sz w:val="22"/>
                <w:szCs w:val="22"/>
              </w:rPr>
            </w:pPr>
            <w:r w:rsidRPr="00A5116B">
              <w:rPr>
                <w:rFonts w:ascii="Arial" w:hAnsi="Arial" w:cs="Arial"/>
                <w:b/>
                <w:sz w:val="22"/>
                <w:szCs w:val="22"/>
              </w:rPr>
              <w:t>Marks</w:t>
            </w:r>
          </w:p>
        </w:tc>
      </w:tr>
      <w:tr w:rsidR="003A6898" w:rsidRPr="00A5116B" w14:paraId="06799144" w14:textId="77777777" w:rsidTr="007C671A">
        <w:tc>
          <w:tcPr>
            <w:tcW w:w="7529" w:type="dxa"/>
          </w:tcPr>
          <w:p w14:paraId="41A6F6BB" w14:textId="6B0C5959" w:rsidR="00F83BA6" w:rsidRDefault="00F83BA6" w:rsidP="00F51E33">
            <w:pPr>
              <w:tabs>
                <w:tab w:val="left" w:pos="720"/>
                <w:tab w:val="right" w:pos="9360"/>
              </w:tabs>
              <w:rPr>
                <w:rFonts w:ascii="Arial" w:hAnsi="Arial" w:cs="Arial"/>
                <w:sz w:val="22"/>
                <w:szCs w:val="22"/>
              </w:rPr>
            </w:pPr>
            <w:r>
              <w:rPr>
                <w:rFonts w:ascii="Arial" w:hAnsi="Arial" w:cs="Arial"/>
                <w:sz w:val="22"/>
                <w:szCs w:val="22"/>
              </w:rPr>
              <w:t>E</w:t>
            </w:r>
            <w:r w:rsidR="003A6898" w:rsidRPr="00A5116B">
              <w:rPr>
                <w:rFonts w:ascii="Arial" w:hAnsi="Arial" w:cs="Arial"/>
                <w:sz w:val="22"/>
                <w:szCs w:val="22"/>
              </w:rPr>
              <w:t xml:space="preserve">xplains </w:t>
            </w:r>
            <w:r>
              <w:rPr>
                <w:rFonts w:ascii="Arial" w:hAnsi="Arial" w:cs="Arial"/>
                <w:sz w:val="22"/>
                <w:szCs w:val="22"/>
              </w:rPr>
              <w:t xml:space="preserve">how </w:t>
            </w:r>
            <w:r w:rsidR="003A6898" w:rsidRPr="00A5116B">
              <w:rPr>
                <w:rFonts w:ascii="Arial" w:hAnsi="Arial" w:cs="Arial"/>
                <w:sz w:val="22"/>
                <w:szCs w:val="22"/>
              </w:rPr>
              <w:t xml:space="preserve">two </w:t>
            </w:r>
            <w:r>
              <w:rPr>
                <w:rFonts w:ascii="Arial" w:hAnsi="Arial" w:cs="Arial"/>
                <w:sz w:val="22"/>
                <w:szCs w:val="22"/>
              </w:rPr>
              <w:t>individuals or groups influenced the Religious Discrimination Bill and/or the Sex Discrimination Act amendments</w:t>
            </w:r>
          </w:p>
          <w:p w14:paraId="437B5B64" w14:textId="53CC9654" w:rsidR="003A6898" w:rsidRPr="00A5116B" w:rsidRDefault="00F83BA6" w:rsidP="00F51E33">
            <w:pPr>
              <w:tabs>
                <w:tab w:val="left" w:pos="720"/>
                <w:tab w:val="right" w:pos="9360"/>
              </w:tabs>
              <w:rPr>
                <w:rFonts w:ascii="Arial" w:hAnsi="Arial" w:cs="Arial"/>
                <w:sz w:val="22"/>
                <w:szCs w:val="22"/>
              </w:rPr>
            </w:pPr>
            <w:r>
              <w:rPr>
                <w:rFonts w:ascii="Arial" w:hAnsi="Arial" w:cs="Arial"/>
                <w:sz w:val="22"/>
                <w:szCs w:val="22"/>
              </w:rPr>
              <w:t>Puts the response</w:t>
            </w:r>
            <w:r w:rsidRPr="00A5116B">
              <w:rPr>
                <w:rFonts w:ascii="Arial" w:hAnsi="Arial" w:cs="Arial"/>
                <w:sz w:val="22"/>
                <w:szCs w:val="22"/>
              </w:rPr>
              <w:t xml:space="preserve"> </w:t>
            </w:r>
            <w:r w:rsidR="003A6898" w:rsidRPr="00A5116B">
              <w:rPr>
                <w:rFonts w:ascii="Arial" w:hAnsi="Arial" w:cs="Arial"/>
                <w:sz w:val="22"/>
                <w:szCs w:val="22"/>
              </w:rPr>
              <w:t>in their own words with direct reference to the source</w:t>
            </w:r>
          </w:p>
        </w:tc>
        <w:tc>
          <w:tcPr>
            <w:tcW w:w="919" w:type="dxa"/>
            <w:vAlign w:val="center"/>
          </w:tcPr>
          <w:p w14:paraId="6E6DD461" w14:textId="77777777" w:rsidR="003A6898" w:rsidRPr="00A5116B" w:rsidRDefault="003A6898" w:rsidP="00F51E33">
            <w:pPr>
              <w:tabs>
                <w:tab w:val="left" w:pos="720"/>
                <w:tab w:val="right" w:pos="9360"/>
              </w:tabs>
              <w:jc w:val="center"/>
              <w:rPr>
                <w:rFonts w:ascii="Arial" w:hAnsi="Arial" w:cs="Arial"/>
                <w:sz w:val="22"/>
                <w:szCs w:val="22"/>
              </w:rPr>
            </w:pPr>
            <w:r w:rsidRPr="00A5116B">
              <w:rPr>
                <w:rFonts w:ascii="Arial" w:hAnsi="Arial" w:cs="Arial"/>
                <w:sz w:val="22"/>
                <w:szCs w:val="22"/>
              </w:rPr>
              <w:t>4</w:t>
            </w:r>
          </w:p>
        </w:tc>
      </w:tr>
      <w:tr w:rsidR="003A6898" w:rsidRPr="00A5116B" w14:paraId="51F114EE" w14:textId="77777777" w:rsidTr="007C671A">
        <w:tc>
          <w:tcPr>
            <w:tcW w:w="7529" w:type="dxa"/>
          </w:tcPr>
          <w:p w14:paraId="42F79FB9" w14:textId="403BE403" w:rsidR="00F83BA6" w:rsidRDefault="00F83BA6" w:rsidP="00F83BA6">
            <w:pPr>
              <w:tabs>
                <w:tab w:val="left" w:pos="720"/>
                <w:tab w:val="right" w:pos="9360"/>
              </w:tabs>
              <w:rPr>
                <w:rFonts w:ascii="Arial" w:hAnsi="Arial" w:cs="Arial"/>
                <w:sz w:val="22"/>
                <w:szCs w:val="22"/>
              </w:rPr>
            </w:pPr>
            <w:r>
              <w:rPr>
                <w:rFonts w:ascii="Arial" w:hAnsi="Arial" w:cs="Arial"/>
                <w:sz w:val="22"/>
                <w:szCs w:val="22"/>
              </w:rPr>
              <w:t>Describes</w:t>
            </w:r>
            <w:r w:rsidRPr="00A5116B">
              <w:rPr>
                <w:rFonts w:ascii="Arial" w:hAnsi="Arial" w:cs="Arial"/>
                <w:sz w:val="22"/>
                <w:szCs w:val="22"/>
              </w:rPr>
              <w:t xml:space="preserve"> </w:t>
            </w:r>
            <w:r>
              <w:rPr>
                <w:rFonts w:ascii="Arial" w:hAnsi="Arial" w:cs="Arial"/>
                <w:sz w:val="22"/>
                <w:szCs w:val="22"/>
              </w:rPr>
              <w:t xml:space="preserve">how </w:t>
            </w:r>
            <w:r w:rsidRPr="00A5116B">
              <w:rPr>
                <w:rFonts w:ascii="Arial" w:hAnsi="Arial" w:cs="Arial"/>
                <w:sz w:val="22"/>
                <w:szCs w:val="22"/>
              </w:rPr>
              <w:t xml:space="preserve">two </w:t>
            </w:r>
            <w:r>
              <w:rPr>
                <w:rFonts w:ascii="Arial" w:hAnsi="Arial" w:cs="Arial"/>
                <w:sz w:val="22"/>
                <w:szCs w:val="22"/>
              </w:rPr>
              <w:t>individuals or groups influenced the Religious Discrimination Bill and/or the Sex Discrimination Act amendments</w:t>
            </w:r>
          </w:p>
          <w:p w14:paraId="00C69348" w14:textId="1D426332" w:rsidR="003A6898" w:rsidRPr="00A5116B" w:rsidRDefault="00F83BA6" w:rsidP="00F83BA6">
            <w:pPr>
              <w:tabs>
                <w:tab w:val="left" w:pos="720"/>
                <w:tab w:val="right" w:pos="9360"/>
              </w:tabs>
              <w:rPr>
                <w:rFonts w:ascii="Arial" w:hAnsi="Arial" w:cs="Arial"/>
                <w:sz w:val="22"/>
                <w:szCs w:val="22"/>
              </w:rPr>
            </w:pPr>
            <w:r>
              <w:rPr>
                <w:rFonts w:ascii="Arial" w:hAnsi="Arial" w:cs="Arial"/>
                <w:sz w:val="22"/>
                <w:szCs w:val="22"/>
              </w:rPr>
              <w:t>Puts the response</w:t>
            </w:r>
            <w:r w:rsidRPr="00A5116B">
              <w:rPr>
                <w:rFonts w:ascii="Arial" w:hAnsi="Arial" w:cs="Arial"/>
                <w:sz w:val="22"/>
                <w:szCs w:val="22"/>
              </w:rPr>
              <w:t xml:space="preserve"> </w:t>
            </w:r>
            <w:r w:rsidR="00D410B5">
              <w:rPr>
                <w:rFonts w:ascii="Arial" w:hAnsi="Arial" w:cs="Arial"/>
                <w:sz w:val="22"/>
                <w:szCs w:val="22"/>
              </w:rPr>
              <w:t xml:space="preserve">mostly </w:t>
            </w:r>
            <w:r w:rsidRPr="00A5116B">
              <w:rPr>
                <w:rFonts w:ascii="Arial" w:hAnsi="Arial" w:cs="Arial"/>
                <w:sz w:val="22"/>
                <w:szCs w:val="22"/>
              </w:rPr>
              <w:t>in their own words with reference to the source</w:t>
            </w:r>
          </w:p>
        </w:tc>
        <w:tc>
          <w:tcPr>
            <w:tcW w:w="919" w:type="dxa"/>
            <w:vAlign w:val="center"/>
          </w:tcPr>
          <w:p w14:paraId="5D0CDFC3" w14:textId="77777777" w:rsidR="003A6898" w:rsidRPr="00A5116B" w:rsidRDefault="003A6898" w:rsidP="00F51E33">
            <w:pPr>
              <w:tabs>
                <w:tab w:val="left" w:pos="720"/>
                <w:tab w:val="right" w:pos="9360"/>
              </w:tabs>
              <w:jc w:val="center"/>
              <w:rPr>
                <w:rFonts w:ascii="Arial" w:hAnsi="Arial" w:cs="Arial"/>
                <w:sz w:val="22"/>
                <w:szCs w:val="22"/>
              </w:rPr>
            </w:pPr>
            <w:r w:rsidRPr="00A5116B">
              <w:rPr>
                <w:rFonts w:ascii="Arial" w:hAnsi="Arial" w:cs="Arial"/>
                <w:sz w:val="22"/>
                <w:szCs w:val="22"/>
              </w:rPr>
              <w:t>3</w:t>
            </w:r>
          </w:p>
        </w:tc>
      </w:tr>
      <w:tr w:rsidR="003A6898" w:rsidRPr="00A5116B" w14:paraId="1656BF3F" w14:textId="77777777" w:rsidTr="007C671A">
        <w:tc>
          <w:tcPr>
            <w:tcW w:w="7529" w:type="dxa"/>
          </w:tcPr>
          <w:p w14:paraId="3C4D6B85" w14:textId="4B640760" w:rsidR="00F83BA6" w:rsidRDefault="00F83BA6" w:rsidP="00F83BA6">
            <w:pPr>
              <w:tabs>
                <w:tab w:val="left" w:pos="720"/>
                <w:tab w:val="right" w:pos="9360"/>
              </w:tabs>
              <w:rPr>
                <w:rFonts w:ascii="Arial" w:hAnsi="Arial" w:cs="Arial"/>
                <w:sz w:val="22"/>
                <w:szCs w:val="22"/>
              </w:rPr>
            </w:pPr>
            <w:r>
              <w:rPr>
                <w:rFonts w:ascii="Arial" w:hAnsi="Arial" w:cs="Arial"/>
                <w:sz w:val="22"/>
                <w:szCs w:val="22"/>
              </w:rPr>
              <w:t>Outlines</w:t>
            </w:r>
            <w:r w:rsidRPr="00A5116B">
              <w:rPr>
                <w:rFonts w:ascii="Arial" w:hAnsi="Arial" w:cs="Arial"/>
                <w:sz w:val="22"/>
                <w:szCs w:val="22"/>
              </w:rPr>
              <w:t xml:space="preserve"> </w:t>
            </w:r>
            <w:r>
              <w:rPr>
                <w:rFonts w:ascii="Arial" w:hAnsi="Arial" w:cs="Arial"/>
                <w:sz w:val="22"/>
                <w:szCs w:val="22"/>
              </w:rPr>
              <w:t xml:space="preserve">how </w:t>
            </w:r>
            <w:r w:rsidRPr="00A5116B">
              <w:rPr>
                <w:rFonts w:ascii="Arial" w:hAnsi="Arial" w:cs="Arial"/>
                <w:sz w:val="22"/>
                <w:szCs w:val="22"/>
              </w:rPr>
              <w:t xml:space="preserve">two </w:t>
            </w:r>
            <w:r>
              <w:rPr>
                <w:rFonts w:ascii="Arial" w:hAnsi="Arial" w:cs="Arial"/>
                <w:sz w:val="22"/>
                <w:szCs w:val="22"/>
              </w:rPr>
              <w:t>individuals or groups influenced the Religious Discrimination Bill and/or the Sex Discrimination Act amendments</w:t>
            </w:r>
          </w:p>
          <w:p w14:paraId="28BCD2A4" w14:textId="2121AD9C" w:rsidR="003A6898" w:rsidRPr="00A5116B" w:rsidRDefault="00F83BA6" w:rsidP="00F83BA6">
            <w:pPr>
              <w:tabs>
                <w:tab w:val="left" w:pos="720"/>
                <w:tab w:val="right" w:pos="9360"/>
              </w:tabs>
              <w:rPr>
                <w:rFonts w:ascii="Arial" w:hAnsi="Arial" w:cs="Arial"/>
                <w:sz w:val="22"/>
                <w:szCs w:val="22"/>
              </w:rPr>
            </w:pPr>
            <w:r>
              <w:rPr>
                <w:rFonts w:ascii="Arial" w:hAnsi="Arial" w:cs="Arial"/>
                <w:sz w:val="22"/>
                <w:szCs w:val="22"/>
              </w:rPr>
              <w:t>Puts the response mostly</w:t>
            </w:r>
            <w:r w:rsidRPr="00A5116B">
              <w:rPr>
                <w:rFonts w:ascii="Arial" w:hAnsi="Arial" w:cs="Arial"/>
                <w:sz w:val="22"/>
                <w:szCs w:val="22"/>
              </w:rPr>
              <w:t xml:space="preserve"> in their own words with </w:t>
            </w:r>
            <w:r>
              <w:rPr>
                <w:rFonts w:ascii="Arial" w:hAnsi="Arial" w:cs="Arial"/>
                <w:sz w:val="22"/>
                <w:szCs w:val="22"/>
              </w:rPr>
              <w:t>limited</w:t>
            </w:r>
            <w:r w:rsidRPr="00A5116B">
              <w:rPr>
                <w:rFonts w:ascii="Arial" w:hAnsi="Arial" w:cs="Arial"/>
                <w:sz w:val="22"/>
                <w:szCs w:val="22"/>
              </w:rPr>
              <w:t xml:space="preserve"> reference to the source</w:t>
            </w:r>
          </w:p>
        </w:tc>
        <w:tc>
          <w:tcPr>
            <w:tcW w:w="919" w:type="dxa"/>
            <w:vAlign w:val="center"/>
          </w:tcPr>
          <w:p w14:paraId="6EE9B1CC" w14:textId="77777777" w:rsidR="003A6898" w:rsidRPr="00A5116B" w:rsidRDefault="003A6898" w:rsidP="00F51E33">
            <w:pPr>
              <w:tabs>
                <w:tab w:val="left" w:pos="720"/>
                <w:tab w:val="right" w:pos="9360"/>
              </w:tabs>
              <w:jc w:val="center"/>
              <w:rPr>
                <w:rFonts w:ascii="Arial" w:hAnsi="Arial" w:cs="Arial"/>
                <w:sz w:val="22"/>
                <w:szCs w:val="22"/>
              </w:rPr>
            </w:pPr>
            <w:r w:rsidRPr="00A5116B">
              <w:rPr>
                <w:rFonts w:ascii="Arial" w:hAnsi="Arial" w:cs="Arial"/>
                <w:sz w:val="22"/>
                <w:szCs w:val="22"/>
              </w:rPr>
              <w:t>2</w:t>
            </w:r>
          </w:p>
        </w:tc>
      </w:tr>
      <w:tr w:rsidR="003A6898" w:rsidRPr="00A5116B" w14:paraId="5DF66B45" w14:textId="77777777" w:rsidTr="007C671A">
        <w:tc>
          <w:tcPr>
            <w:tcW w:w="7529" w:type="dxa"/>
          </w:tcPr>
          <w:p w14:paraId="18F3892A" w14:textId="66BA848D" w:rsidR="003A6898" w:rsidRPr="00A5116B" w:rsidRDefault="00F83BA6" w:rsidP="00F51E33">
            <w:pPr>
              <w:tabs>
                <w:tab w:val="left" w:pos="720"/>
                <w:tab w:val="right" w:pos="9360"/>
              </w:tabs>
              <w:rPr>
                <w:rFonts w:ascii="Arial" w:hAnsi="Arial" w:cs="Arial"/>
                <w:sz w:val="22"/>
                <w:szCs w:val="22"/>
              </w:rPr>
            </w:pPr>
            <w:r>
              <w:rPr>
                <w:rFonts w:ascii="Arial" w:hAnsi="Arial" w:cs="Arial"/>
                <w:sz w:val="22"/>
                <w:szCs w:val="22"/>
              </w:rPr>
              <w:t xml:space="preserve">Makes a general statement </w:t>
            </w:r>
            <w:r w:rsidR="00487527">
              <w:rPr>
                <w:rFonts w:ascii="Arial" w:hAnsi="Arial" w:cs="Arial"/>
                <w:sz w:val="22"/>
                <w:szCs w:val="22"/>
              </w:rPr>
              <w:t>or quotes the source verbatim</w:t>
            </w:r>
          </w:p>
        </w:tc>
        <w:tc>
          <w:tcPr>
            <w:tcW w:w="919" w:type="dxa"/>
            <w:vAlign w:val="center"/>
          </w:tcPr>
          <w:p w14:paraId="51E1C95A" w14:textId="77777777" w:rsidR="003A6898" w:rsidRPr="00A5116B" w:rsidRDefault="003A6898" w:rsidP="00F51E33">
            <w:pPr>
              <w:tabs>
                <w:tab w:val="left" w:pos="720"/>
                <w:tab w:val="right" w:pos="9360"/>
              </w:tabs>
              <w:jc w:val="center"/>
              <w:rPr>
                <w:rFonts w:ascii="Arial" w:hAnsi="Arial" w:cs="Arial"/>
                <w:sz w:val="22"/>
                <w:szCs w:val="22"/>
              </w:rPr>
            </w:pPr>
            <w:r w:rsidRPr="00A5116B">
              <w:rPr>
                <w:rFonts w:ascii="Arial" w:hAnsi="Arial" w:cs="Arial"/>
                <w:sz w:val="22"/>
                <w:szCs w:val="22"/>
              </w:rPr>
              <w:t>1</w:t>
            </w:r>
          </w:p>
        </w:tc>
      </w:tr>
      <w:tr w:rsidR="003A6898" w:rsidRPr="00A5116B" w14:paraId="3604D7DC" w14:textId="77777777" w:rsidTr="007C671A">
        <w:tc>
          <w:tcPr>
            <w:tcW w:w="7529" w:type="dxa"/>
          </w:tcPr>
          <w:p w14:paraId="517E0D48" w14:textId="77777777" w:rsidR="003A6898" w:rsidRPr="00A5116B" w:rsidRDefault="003A6898" w:rsidP="00F51E33">
            <w:pPr>
              <w:tabs>
                <w:tab w:val="left" w:pos="720"/>
                <w:tab w:val="right" w:pos="9360"/>
              </w:tabs>
              <w:jc w:val="right"/>
              <w:rPr>
                <w:rFonts w:ascii="Arial" w:hAnsi="Arial" w:cs="Arial"/>
                <w:b/>
                <w:sz w:val="22"/>
                <w:szCs w:val="22"/>
              </w:rPr>
            </w:pPr>
            <w:r w:rsidRPr="00A5116B">
              <w:rPr>
                <w:rFonts w:ascii="Arial" w:hAnsi="Arial" w:cs="Arial"/>
                <w:b/>
                <w:sz w:val="22"/>
                <w:szCs w:val="22"/>
              </w:rPr>
              <w:t>Total</w:t>
            </w:r>
          </w:p>
        </w:tc>
        <w:tc>
          <w:tcPr>
            <w:tcW w:w="919" w:type="dxa"/>
            <w:vAlign w:val="center"/>
          </w:tcPr>
          <w:p w14:paraId="6BD06D7A" w14:textId="77777777" w:rsidR="003A6898" w:rsidRPr="00A5116B" w:rsidRDefault="003A6898" w:rsidP="00F51E33">
            <w:pPr>
              <w:tabs>
                <w:tab w:val="left" w:pos="720"/>
                <w:tab w:val="right" w:pos="9360"/>
              </w:tabs>
              <w:jc w:val="center"/>
              <w:rPr>
                <w:rFonts w:ascii="Arial" w:hAnsi="Arial" w:cs="Arial"/>
                <w:sz w:val="22"/>
                <w:szCs w:val="22"/>
              </w:rPr>
            </w:pPr>
            <w:r w:rsidRPr="00A5116B">
              <w:rPr>
                <w:rFonts w:ascii="Arial" w:hAnsi="Arial" w:cs="Arial"/>
                <w:sz w:val="22"/>
                <w:szCs w:val="22"/>
              </w:rPr>
              <w:t>4</w:t>
            </w:r>
          </w:p>
        </w:tc>
      </w:tr>
      <w:tr w:rsidR="003A6898" w:rsidRPr="00A5116B" w14:paraId="3374135E" w14:textId="77777777" w:rsidTr="007C671A">
        <w:tc>
          <w:tcPr>
            <w:tcW w:w="8448" w:type="dxa"/>
            <w:gridSpan w:val="2"/>
            <w:shd w:val="clear" w:color="auto" w:fill="auto"/>
          </w:tcPr>
          <w:p w14:paraId="72D9D42F" w14:textId="77777777" w:rsidR="003A6898" w:rsidRPr="00A5116B" w:rsidRDefault="003A6898" w:rsidP="00F51E33">
            <w:pPr>
              <w:tabs>
                <w:tab w:val="left" w:pos="720"/>
                <w:tab w:val="right" w:pos="9360"/>
              </w:tabs>
              <w:rPr>
                <w:rFonts w:ascii="Arial" w:hAnsi="Arial" w:cs="Arial"/>
                <w:b/>
                <w:sz w:val="22"/>
                <w:szCs w:val="22"/>
              </w:rPr>
            </w:pPr>
            <w:r w:rsidRPr="00A5116B">
              <w:rPr>
                <w:rFonts w:ascii="Arial" w:hAnsi="Arial" w:cs="Arial"/>
                <w:b/>
                <w:sz w:val="22"/>
                <w:szCs w:val="22"/>
              </w:rPr>
              <w:t>Answers could include but not limited to:</w:t>
            </w:r>
          </w:p>
          <w:p w14:paraId="29ADF0EF" w14:textId="77777777" w:rsidR="003A6898" w:rsidRPr="00A5116B" w:rsidRDefault="003A6898" w:rsidP="00F51E33">
            <w:pPr>
              <w:rPr>
                <w:rFonts w:ascii="Arial" w:hAnsi="Arial" w:cs="Arial"/>
                <w:sz w:val="22"/>
                <w:szCs w:val="22"/>
              </w:rPr>
            </w:pPr>
            <w:r w:rsidRPr="00A5116B">
              <w:rPr>
                <w:rFonts w:ascii="Arial" w:hAnsi="Arial" w:cs="Arial"/>
                <w:sz w:val="22"/>
                <w:szCs w:val="22"/>
              </w:rPr>
              <w:t>Two of the following could be discussed:</w:t>
            </w:r>
          </w:p>
          <w:p w14:paraId="00BF6697" w14:textId="5DE49890" w:rsidR="00AB7AEF" w:rsidRDefault="00487527" w:rsidP="00C64384">
            <w:pPr>
              <w:pStyle w:val="ListParagraph"/>
              <w:numPr>
                <w:ilvl w:val="0"/>
                <w:numId w:val="19"/>
              </w:numPr>
              <w:tabs>
                <w:tab w:val="left" w:pos="720"/>
                <w:tab w:val="right" w:pos="9360"/>
              </w:tabs>
              <w:contextualSpacing/>
              <w:rPr>
                <w:rFonts w:ascii="Arial" w:hAnsi="Arial" w:cs="Arial"/>
                <w:sz w:val="22"/>
                <w:szCs w:val="22"/>
              </w:rPr>
            </w:pPr>
            <w:r w:rsidRPr="00882C57">
              <w:rPr>
                <w:rFonts w:ascii="Arial" w:hAnsi="Arial" w:cs="Arial"/>
                <w:i/>
                <w:iCs/>
                <w:sz w:val="22"/>
                <w:szCs w:val="22"/>
              </w:rPr>
              <w:t>‘</w:t>
            </w:r>
            <w:r w:rsidR="00EA27D8" w:rsidRPr="00882C57">
              <w:rPr>
                <w:rFonts w:ascii="Arial" w:hAnsi="Arial" w:cs="Arial"/>
                <w:i/>
                <w:iCs/>
                <w:sz w:val="22"/>
                <w:szCs w:val="22"/>
              </w:rPr>
              <w:t>the Coalition has shelved its divisive religious discrimination laws</w:t>
            </w:r>
            <w:r w:rsidRPr="00882C57">
              <w:rPr>
                <w:rFonts w:ascii="Arial" w:hAnsi="Arial" w:cs="Arial"/>
                <w:i/>
                <w:iCs/>
                <w:sz w:val="22"/>
                <w:szCs w:val="22"/>
              </w:rPr>
              <w:t>’</w:t>
            </w:r>
            <w:r w:rsidR="00EA27D8">
              <w:rPr>
                <w:rFonts w:ascii="Arial" w:hAnsi="Arial" w:cs="Arial"/>
                <w:sz w:val="22"/>
                <w:szCs w:val="22"/>
              </w:rPr>
              <w:t xml:space="preserve">. Government </w:t>
            </w:r>
            <w:r w:rsidR="007C671A">
              <w:rPr>
                <w:rFonts w:ascii="Arial" w:hAnsi="Arial" w:cs="Arial"/>
                <w:sz w:val="22"/>
                <w:szCs w:val="22"/>
              </w:rPr>
              <w:t xml:space="preserve">influenced the </w:t>
            </w:r>
            <w:r w:rsidR="00377AE2">
              <w:rPr>
                <w:rFonts w:ascii="Arial" w:hAnsi="Arial" w:cs="Arial"/>
                <w:sz w:val="22"/>
                <w:szCs w:val="22"/>
              </w:rPr>
              <w:t>law-making</w:t>
            </w:r>
            <w:r w:rsidR="007C671A">
              <w:rPr>
                <w:rFonts w:ascii="Arial" w:hAnsi="Arial" w:cs="Arial"/>
                <w:sz w:val="22"/>
                <w:szCs w:val="22"/>
              </w:rPr>
              <w:t xml:space="preserve"> process by </w:t>
            </w:r>
            <w:r w:rsidR="00EA27D8">
              <w:rPr>
                <w:rFonts w:ascii="Arial" w:hAnsi="Arial" w:cs="Arial"/>
                <w:sz w:val="22"/>
                <w:szCs w:val="22"/>
              </w:rPr>
              <w:t>decid</w:t>
            </w:r>
            <w:r w:rsidR="007C671A">
              <w:rPr>
                <w:rFonts w:ascii="Arial" w:hAnsi="Arial" w:cs="Arial"/>
                <w:sz w:val="22"/>
                <w:szCs w:val="22"/>
              </w:rPr>
              <w:t>ing</w:t>
            </w:r>
            <w:r w:rsidR="00EA27D8">
              <w:rPr>
                <w:rFonts w:ascii="Arial" w:hAnsi="Arial" w:cs="Arial"/>
                <w:sz w:val="22"/>
                <w:szCs w:val="22"/>
              </w:rPr>
              <w:t xml:space="preserve"> not to put the Bill forward</w:t>
            </w:r>
            <w:r w:rsidR="007C671A">
              <w:rPr>
                <w:rFonts w:ascii="Arial" w:hAnsi="Arial" w:cs="Arial"/>
                <w:sz w:val="22"/>
                <w:szCs w:val="22"/>
              </w:rPr>
              <w:t xml:space="preserve"> in the Senate after it had been amended in the House. It has used advice from the attorney </w:t>
            </w:r>
            <w:r w:rsidR="00377AE2">
              <w:rPr>
                <w:rFonts w:ascii="Arial" w:hAnsi="Arial" w:cs="Arial"/>
                <w:sz w:val="22"/>
                <w:szCs w:val="22"/>
              </w:rPr>
              <w:t>general’s</w:t>
            </w:r>
            <w:r w:rsidR="007C671A">
              <w:rPr>
                <w:rFonts w:ascii="Arial" w:hAnsi="Arial" w:cs="Arial"/>
                <w:sz w:val="22"/>
                <w:szCs w:val="22"/>
              </w:rPr>
              <w:t xml:space="preserve"> department as justification for its </w:t>
            </w:r>
            <w:r w:rsidR="00377AE2">
              <w:rPr>
                <w:rFonts w:ascii="Arial" w:hAnsi="Arial" w:cs="Arial"/>
                <w:sz w:val="22"/>
                <w:szCs w:val="22"/>
              </w:rPr>
              <w:t>withdrawal</w:t>
            </w:r>
            <w:r w:rsidR="007C671A">
              <w:rPr>
                <w:rFonts w:ascii="Arial" w:hAnsi="Arial" w:cs="Arial"/>
                <w:sz w:val="22"/>
                <w:szCs w:val="22"/>
              </w:rPr>
              <w:t>.</w:t>
            </w:r>
          </w:p>
          <w:p w14:paraId="562D640C" w14:textId="7A9E552D" w:rsidR="007C671A" w:rsidRDefault="00487527" w:rsidP="00C64384">
            <w:pPr>
              <w:pStyle w:val="ListParagraph"/>
              <w:numPr>
                <w:ilvl w:val="0"/>
                <w:numId w:val="19"/>
              </w:numPr>
              <w:tabs>
                <w:tab w:val="left" w:pos="720"/>
                <w:tab w:val="right" w:pos="9360"/>
              </w:tabs>
              <w:contextualSpacing/>
              <w:rPr>
                <w:rFonts w:ascii="Arial" w:hAnsi="Arial" w:cs="Arial"/>
                <w:sz w:val="22"/>
                <w:szCs w:val="22"/>
              </w:rPr>
            </w:pPr>
            <w:r w:rsidRPr="00882C57">
              <w:rPr>
                <w:rFonts w:ascii="Arial" w:hAnsi="Arial" w:cs="Arial"/>
                <w:i/>
                <w:iCs/>
                <w:sz w:val="22"/>
                <w:szCs w:val="22"/>
              </w:rPr>
              <w:t>‘</w:t>
            </w:r>
            <w:r w:rsidR="007C671A" w:rsidRPr="00882C57">
              <w:rPr>
                <w:rFonts w:ascii="Arial" w:hAnsi="Arial" w:cs="Arial"/>
                <w:i/>
                <w:iCs/>
                <w:sz w:val="22"/>
                <w:szCs w:val="22"/>
              </w:rPr>
              <w:t xml:space="preserve">the government faced calls from the Australia </w:t>
            </w:r>
            <w:r w:rsidR="00377AE2" w:rsidRPr="00882C57">
              <w:rPr>
                <w:rFonts w:ascii="Arial" w:hAnsi="Arial" w:cs="Arial"/>
                <w:i/>
                <w:iCs/>
                <w:sz w:val="22"/>
                <w:szCs w:val="22"/>
              </w:rPr>
              <w:t>Christian</w:t>
            </w:r>
            <w:r w:rsidR="007C671A" w:rsidRPr="00882C57">
              <w:rPr>
                <w:rFonts w:ascii="Arial" w:hAnsi="Arial" w:cs="Arial"/>
                <w:i/>
                <w:iCs/>
                <w:sz w:val="22"/>
                <w:szCs w:val="22"/>
              </w:rPr>
              <w:t xml:space="preserve"> Lobby to withdraw it</w:t>
            </w:r>
            <w:r w:rsidRPr="00882C57">
              <w:rPr>
                <w:rFonts w:ascii="Arial" w:hAnsi="Arial" w:cs="Arial"/>
                <w:i/>
                <w:iCs/>
                <w:sz w:val="22"/>
                <w:szCs w:val="22"/>
              </w:rPr>
              <w:t>’</w:t>
            </w:r>
            <w:r w:rsidR="007C671A">
              <w:rPr>
                <w:rFonts w:ascii="Arial" w:hAnsi="Arial" w:cs="Arial"/>
                <w:sz w:val="22"/>
                <w:szCs w:val="22"/>
              </w:rPr>
              <w:t xml:space="preserve">. The Australian Christian Lobby directly contacted the government to lobby on </w:t>
            </w:r>
            <w:r w:rsidR="00B66714">
              <w:rPr>
                <w:rFonts w:ascii="Arial" w:hAnsi="Arial" w:cs="Arial"/>
                <w:sz w:val="22"/>
                <w:szCs w:val="22"/>
              </w:rPr>
              <w:t>behalf</w:t>
            </w:r>
            <w:r w:rsidR="007C671A">
              <w:rPr>
                <w:rFonts w:ascii="Arial" w:hAnsi="Arial" w:cs="Arial"/>
                <w:sz w:val="22"/>
                <w:szCs w:val="22"/>
              </w:rPr>
              <w:t xml:space="preserve"> of the people i</w:t>
            </w:r>
            <w:r w:rsidR="00B66714">
              <w:rPr>
                <w:rFonts w:ascii="Arial" w:hAnsi="Arial" w:cs="Arial"/>
                <w:sz w:val="22"/>
                <w:szCs w:val="22"/>
              </w:rPr>
              <w:t>t</w:t>
            </w:r>
            <w:r w:rsidR="007C671A">
              <w:rPr>
                <w:rFonts w:ascii="Arial" w:hAnsi="Arial" w:cs="Arial"/>
                <w:sz w:val="22"/>
                <w:szCs w:val="22"/>
              </w:rPr>
              <w:t xml:space="preserve"> represents to ask the government to withdraw the Bill. They are also using the media to make the public aware of their concerns about the amendments.  </w:t>
            </w:r>
          </w:p>
          <w:p w14:paraId="0A93B7DC" w14:textId="2EC6FC4D" w:rsidR="007C671A" w:rsidRDefault="00487527" w:rsidP="00C64384">
            <w:pPr>
              <w:pStyle w:val="ListParagraph"/>
              <w:numPr>
                <w:ilvl w:val="0"/>
                <w:numId w:val="19"/>
              </w:numPr>
              <w:tabs>
                <w:tab w:val="left" w:pos="720"/>
                <w:tab w:val="right" w:pos="9360"/>
              </w:tabs>
              <w:contextualSpacing/>
              <w:rPr>
                <w:rFonts w:ascii="Arial" w:hAnsi="Arial" w:cs="Arial"/>
                <w:sz w:val="22"/>
                <w:szCs w:val="22"/>
              </w:rPr>
            </w:pPr>
            <w:r w:rsidRPr="00882C57">
              <w:rPr>
                <w:rFonts w:ascii="Arial" w:hAnsi="Arial" w:cs="Arial"/>
                <w:i/>
                <w:iCs/>
                <w:sz w:val="22"/>
                <w:szCs w:val="22"/>
              </w:rPr>
              <w:t>‘</w:t>
            </w:r>
            <w:r w:rsidR="007C671A" w:rsidRPr="00882C57">
              <w:rPr>
                <w:rFonts w:ascii="Arial" w:hAnsi="Arial" w:cs="Arial"/>
                <w:i/>
                <w:iCs/>
                <w:sz w:val="22"/>
                <w:szCs w:val="22"/>
              </w:rPr>
              <w:t>Liberal Senator Andrew Bragg put the government on notice of his intention to back the SDA changes</w:t>
            </w:r>
            <w:r w:rsidRPr="00882C57">
              <w:rPr>
                <w:rFonts w:ascii="Arial" w:hAnsi="Arial" w:cs="Arial"/>
                <w:i/>
                <w:iCs/>
                <w:sz w:val="22"/>
                <w:szCs w:val="22"/>
              </w:rPr>
              <w:t>’</w:t>
            </w:r>
            <w:r w:rsidR="007C671A">
              <w:rPr>
                <w:rFonts w:ascii="Arial" w:hAnsi="Arial" w:cs="Arial"/>
                <w:sz w:val="22"/>
                <w:szCs w:val="22"/>
              </w:rPr>
              <w:t xml:space="preserve">. Senator Bragg is acting as an individual willing to vote against his party lines to ensure the passage of the SDA amendments.  </w:t>
            </w:r>
          </w:p>
          <w:p w14:paraId="6E18409F" w14:textId="3E3BAB38" w:rsidR="007C671A" w:rsidRPr="00B66714" w:rsidRDefault="00487527" w:rsidP="00B66714">
            <w:pPr>
              <w:pStyle w:val="ListParagraph"/>
              <w:numPr>
                <w:ilvl w:val="0"/>
                <w:numId w:val="19"/>
              </w:numPr>
              <w:tabs>
                <w:tab w:val="left" w:pos="720"/>
                <w:tab w:val="right" w:pos="9360"/>
              </w:tabs>
              <w:contextualSpacing/>
              <w:rPr>
                <w:rFonts w:ascii="Arial" w:hAnsi="Arial" w:cs="Arial"/>
                <w:sz w:val="22"/>
                <w:szCs w:val="22"/>
              </w:rPr>
            </w:pPr>
            <w:r w:rsidRPr="00882C57">
              <w:rPr>
                <w:rFonts w:ascii="Arial" w:hAnsi="Arial" w:cs="Arial"/>
                <w:i/>
                <w:iCs/>
                <w:sz w:val="22"/>
                <w:szCs w:val="22"/>
              </w:rPr>
              <w:t>‘</w:t>
            </w:r>
            <w:r w:rsidR="00B66714" w:rsidRPr="00882C57">
              <w:rPr>
                <w:rFonts w:ascii="Arial" w:hAnsi="Arial" w:cs="Arial"/>
                <w:i/>
                <w:iCs/>
                <w:sz w:val="22"/>
                <w:szCs w:val="22"/>
              </w:rPr>
              <w:t xml:space="preserve">Equality Australia </w:t>
            </w:r>
            <w:r w:rsidRPr="00882C57">
              <w:rPr>
                <w:rFonts w:ascii="Arial" w:hAnsi="Arial" w:cs="Arial"/>
                <w:i/>
                <w:iCs/>
                <w:sz w:val="22"/>
                <w:szCs w:val="22"/>
              </w:rPr>
              <w:t>C</w:t>
            </w:r>
            <w:r w:rsidR="00B66714" w:rsidRPr="00882C57">
              <w:rPr>
                <w:rFonts w:ascii="Arial" w:hAnsi="Arial" w:cs="Arial"/>
                <w:i/>
                <w:iCs/>
                <w:sz w:val="22"/>
                <w:szCs w:val="22"/>
              </w:rPr>
              <w:t xml:space="preserve">hief </w:t>
            </w:r>
            <w:r w:rsidRPr="00882C57">
              <w:rPr>
                <w:rFonts w:ascii="Arial" w:hAnsi="Arial" w:cs="Arial"/>
                <w:i/>
                <w:iCs/>
                <w:sz w:val="22"/>
                <w:szCs w:val="22"/>
              </w:rPr>
              <w:t>E</w:t>
            </w:r>
            <w:r w:rsidR="00B66714" w:rsidRPr="00882C57">
              <w:rPr>
                <w:rFonts w:ascii="Arial" w:hAnsi="Arial" w:cs="Arial"/>
                <w:i/>
                <w:iCs/>
                <w:sz w:val="22"/>
                <w:szCs w:val="22"/>
              </w:rPr>
              <w:t xml:space="preserve">xecutive, Anna Brown, said the changes to the Sex Discrimination Act were aimed at protecting </w:t>
            </w:r>
            <w:proofErr w:type="gramStart"/>
            <w:r w:rsidR="00B66714" w:rsidRPr="00882C57">
              <w:rPr>
                <w:rFonts w:ascii="Arial" w:hAnsi="Arial" w:cs="Arial"/>
                <w:i/>
                <w:iCs/>
                <w:sz w:val="22"/>
                <w:szCs w:val="22"/>
              </w:rPr>
              <w:t>students</w:t>
            </w:r>
            <w:r w:rsidRPr="00882C57">
              <w:rPr>
                <w:rFonts w:ascii="Arial" w:hAnsi="Arial" w:cs="Arial"/>
                <w:i/>
                <w:iCs/>
                <w:sz w:val="22"/>
                <w:szCs w:val="22"/>
              </w:rPr>
              <w:t>’</w:t>
            </w:r>
            <w:proofErr w:type="gramEnd"/>
            <w:r w:rsidR="00B66714">
              <w:rPr>
                <w:rFonts w:ascii="Arial" w:hAnsi="Arial" w:cs="Arial"/>
                <w:sz w:val="22"/>
                <w:szCs w:val="22"/>
              </w:rPr>
              <w:t>. Equality Australia is acting as a pressure group supporting LGBTIQ+ people and used the media</w:t>
            </w:r>
            <w:r w:rsidR="007C671A" w:rsidRPr="00B66714">
              <w:rPr>
                <w:rFonts w:ascii="Arial" w:hAnsi="Arial" w:cs="Arial"/>
                <w:sz w:val="22"/>
                <w:szCs w:val="22"/>
              </w:rPr>
              <w:t xml:space="preserve"> </w:t>
            </w:r>
            <w:r w:rsidR="00B66714">
              <w:rPr>
                <w:rFonts w:ascii="Arial" w:hAnsi="Arial" w:cs="Arial"/>
                <w:sz w:val="22"/>
                <w:szCs w:val="22"/>
              </w:rPr>
              <w:t xml:space="preserve">to highlight the need for </w:t>
            </w:r>
            <w:ins w:id="70" w:author="Haylie Pepper" w:date="2022-06-08T17:35:00Z">
              <w:r w:rsidR="005B0B51">
                <w:rPr>
                  <w:rFonts w:ascii="Arial" w:hAnsi="Arial" w:cs="Arial"/>
                  <w:sz w:val="22"/>
                  <w:szCs w:val="22"/>
                </w:rPr>
                <w:t>p</w:t>
              </w:r>
            </w:ins>
            <w:del w:id="71" w:author="Haylie Pepper" w:date="2022-06-08T17:35:00Z">
              <w:r w:rsidR="00B66714" w:rsidDel="005B0B51">
                <w:rPr>
                  <w:rFonts w:ascii="Arial" w:hAnsi="Arial" w:cs="Arial"/>
                  <w:sz w:val="22"/>
                  <w:szCs w:val="22"/>
                </w:rPr>
                <w:delText>P</w:delText>
              </w:r>
            </w:del>
            <w:r w:rsidR="00B66714">
              <w:rPr>
                <w:rFonts w:ascii="Arial" w:hAnsi="Arial" w:cs="Arial"/>
                <w:sz w:val="22"/>
                <w:szCs w:val="22"/>
              </w:rPr>
              <w:t xml:space="preserve">arliament to pass laws to protect students vulnerable to discrimination. </w:t>
            </w:r>
          </w:p>
        </w:tc>
      </w:tr>
    </w:tbl>
    <w:p w14:paraId="1B6CAD85" w14:textId="74351DA7" w:rsidR="006A53B6" w:rsidRPr="00882C57" w:rsidRDefault="006A53B6" w:rsidP="00882C57">
      <w:pPr>
        <w:rPr>
          <w:rFonts w:ascii="Arial" w:hAnsi="Arial" w:cs="Arial"/>
        </w:rPr>
      </w:pPr>
      <w:r w:rsidRPr="00882C57">
        <w:rPr>
          <w:rFonts w:ascii="Arial" w:hAnsi="Arial" w:cs="Arial"/>
          <w:b/>
          <w:bCs/>
        </w:rPr>
        <w:lastRenderedPageBreak/>
        <w:t xml:space="preserve">Question 5 </w:t>
      </w:r>
      <w:r w:rsidRPr="00882C57">
        <w:rPr>
          <w:rFonts w:ascii="Arial" w:hAnsi="Arial" w:cs="Arial"/>
        </w:rPr>
        <w:t>(continued</w:t>
      </w:r>
      <w:r w:rsidR="00F339A4" w:rsidRPr="00882C57">
        <w:rPr>
          <w:rFonts w:ascii="Arial" w:hAnsi="Arial" w:cs="Arial"/>
        </w:rPr>
        <w:t>)</w:t>
      </w:r>
    </w:p>
    <w:p w14:paraId="34BF92F1" w14:textId="77777777" w:rsidR="00F339A4" w:rsidRPr="006A53B6" w:rsidRDefault="00F339A4" w:rsidP="006A53B6">
      <w:pPr>
        <w:tabs>
          <w:tab w:val="left" w:pos="709"/>
          <w:tab w:val="right" w:pos="9360"/>
        </w:tabs>
        <w:rPr>
          <w:rFonts w:ascii="Arial" w:hAnsi="Arial" w:cs="Arial"/>
          <w:sz w:val="22"/>
          <w:szCs w:val="22"/>
        </w:rPr>
      </w:pPr>
    </w:p>
    <w:p w14:paraId="22E13A81" w14:textId="3579BBC2" w:rsidR="00BC0D30" w:rsidRDefault="00D442B4" w:rsidP="00487527">
      <w:pPr>
        <w:pStyle w:val="ListParagraph"/>
        <w:numPr>
          <w:ilvl w:val="0"/>
          <w:numId w:val="9"/>
        </w:numPr>
        <w:rPr>
          <w:rFonts w:ascii="Arial" w:hAnsi="Arial" w:cs="Arial"/>
          <w:sz w:val="22"/>
          <w:szCs w:val="22"/>
        </w:rPr>
      </w:pPr>
      <w:r w:rsidRPr="00D442B4">
        <w:rPr>
          <w:rFonts w:ascii="Arial" w:hAnsi="Arial" w:cs="Arial"/>
          <w:color w:val="000000"/>
        </w:rPr>
        <w:t xml:space="preserve">Discuss </w:t>
      </w:r>
      <w:r w:rsidRPr="0085603D">
        <w:rPr>
          <w:rFonts w:ascii="Arial" w:hAnsi="Arial" w:cs="Arial"/>
          <w:b/>
          <w:color w:val="000000"/>
        </w:rPr>
        <w:t>one</w:t>
      </w:r>
      <w:r w:rsidRPr="00D442B4">
        <w:rPr>
          <w:rFonts w:ascii="Arial" w:hAnsi="Arial" w:cs="Arial"/>
          <w:color w:val="000000"/>
        </w:rPr>
        <w:t xml:space="preserve"> strength and </w:t>
      </w:r>
      <w:r w:rsidRPr="0085603D">
        <w:rPr>
          <w:rFonts w:ascii="Arial" w:hAnsi="Arial" w:cs="Arial"/>
          <w:b/>
          <w:color w:val="000000"/>
        </w:rPr>
        <w:t>one</w:t>
      </w:r>
      <w:r w:rsidRPr="00D442B4">
        <w:rPr>
          <w:rFonts w:ascii="Arial" w:hAnsi="Arial" w:cs="Arial"/>
          <w:color w:val="000000"/>
        </w:rPr>
        <w:t xml:space="preserve"> weakness of the power of individuals to influence law making through the court</w:t>
      </w:r>
      <w:r w:rsidR="00487527">
        <w:rPr>
          <w:rFonts w:ascii="Arial" w:hAnsi="Arial" w:cs="Arial"/>
          <w:color w:val="000000"/>
        </w:rPr>
        <w:t xml:space="preserve">s.                                                                             </w:t>
      </w:r>
      <w:r w:rsidR="006B0D09" w:rsidRPr="00882C57">
        <w:rPr>
          <w:rFonts w:ascii="Arial" w:hAnsi="Arial" w:cs="Arial"/>
          <w:sz w:val="22"/>
          <w:szCs w:val="22"/>
        </w:rPr>
        <w:t>(6 marks)</w:t>
      </w:r>
    </w:p>
    <w:p w14:paraId="24DA38AD" w14:textId="77777777" w:rsidR="00487527" w:rsidRPr="00882C57" w:rsidRDefault="00487527" w:rsidP="00882C57">
      <w:pPr>
        <w:pStyle w:val="ListParagraph"/>
        <w:ind w:left="360"/>
        <w:rPr>
          <w:rFonts w:ascii="Arial" w:hAnsi="Arial" w:cs="Arial"/>
          <w:sz w:val="22"/>
          <w:szCs w:val="22"/>
        </w:rPr>
      </w:pPr>
    </w:p>
    <w:tbl>
      <w:tblPr>
        <w:tblStyle w:val="TableGrid"/>
        <w:tblW w:w="0" w:type="auto"/>
        <w:tblInd w:w="856" w:type="dxa"/>
        <w:tblLook w:val="04A0" w:firstRow="1" w:lastRow="0" w:firstColumn="1" w:lastColumn="0" w:noHBand="0" w:noVBand="1"/>
      </w:tblPr>
      <w:tblGrid>
        <w:gridCol w:w="7529"/>
        <w:gridCol w:w="919"/>
      </w:tblGrid>
      <w:tr w:rsidR="004B17BB" w:rsidRPr="00A5116B" w14:paraId="5B15F814" w14:textId="77777777" w:rsidTr="00F51E33">
        <w:tc>
          <w:tcPr>
            <w:tcW w:w="7654" w:type="dxa"/>
          </w:tcPr>
          <w:p w14:paraId="044DB94E" w14:textId="77777777" w:rsidR="004B17BB" w:rsidRPr="00A5116B" w:rsidRDefault="004B17BB" w:rsidP="00F51E33">
            <w:pPr>
              <w:tabs>
                <w:tab w:val="left" w:pos="720"/>
                <w:tab w:val="right" w:pos="9360"/>
              </w:tabs>
              <w:rPr>
                <w:rFonts w:ascii="Arial" w:hAnsi="Arial" w:cs="Arial"/>
                <w:b/>
                <w:sz w:val="22"/>
                <w:szCs w:val="22"/>
              </w:rPr>
            </w:pPr>
            <w:r w:rsidRPr="00A5116B">
              <w:rPr>
                <w:rFonts w:ascii="Arial" w:hAnsi="Arial" w:cs="Arial"/>
                <w:b/>
                <w:sz w:val="22"/>
                <w:szCs w:val="22"/>
              </w:rPr>
              <w:t>Description</w:t>
            </w:r>
          </w:p>
        </w:tc>
        <w:tc>
          <w:tcPr>
            <w:tcW w:w="920" w:type="dxa"/>
          </w:tcPr>
          <w:p w14:paraId="34CA972A" w14:textId="77777777" w:rsidR="004B17BB" w:rsidRPr="00A5116B" w:rsidRDefault="004B17BB" w:rsidP="00F51E33">
            <w:pPr>
              <w:tabs>
                <w:tab w:val="left" w:pos="720"/>
                <w:tab w:val="right" w:pos="9360"/>
              </w:tabs>
              <w:rPr>
                <w:rFonts w:ascii="Arial" w:hAnsi="Arial" w:cs="Arial"/>
                <w:b/>
                <w:sz w:val="22"/>
                <w:szCs w:val="22"/>
              </w:rPr>
            </w:pPr>
            <w:r w:rsidRPr="00A5116B">
              <w:rPr>
                <w:rFonts w:ascii="Arial" w:hAnsi="Arial" w:cs="Arial"/>
                <w:b/>
                <w:sz w:val="22"/>
                <w:szCs w:val="22"/>
              </w:rPr>
              <w:t>Marks</w:t>
            </w:r>
          </w:p>
        </w:tc>
      </w:tr>
      <w:tr w:rsidR="004B17BB" w:rsidRPr="00A5116B" w14:paraId="2D643E8B" w14:textId="77777777" w:rsidTr="00F51E33">
        <w:tc>
          <w:tcPr>
            <w:tcW w:w="7654" w:type="dxa"/>
          </w:tcPr>
          <w:p w14:paraId="6A41BF93" w14:textId="1A24CD9B" w:rsidR="00F05FBB" w:rsidRDefault="004B17BB" w:rsidP="00F51E33">
            <w:pPr>
              <w:tabs>
                <w:tab w:val="left" w:pos="720"/>
                <w:tab w:val="right" w:pos="9360"/>
              </w:tabs>
              <w:rPr>
                <w:rFonts w:ascii="Arial" w:hAnsi="Arial" w:cs="Arial"/>
                <w:sz w:val="22"/>
                <w:szCs w:val="22"/>
              </w:rPr>
            </w:pPr>
            <w:r>
              <w:rPr>
                <w:rFonts w:ascii="Arial" w:hAnsi="Arial" w:cs="Arial"/>
                <w:sz w:val="22"/>
                <w:szCs w:val="22"/>
              </w:rPr>
              <w:t xml:space="preserve">Comprehensively discusses one strength and one weakness of </w:t>
            </w:r>
            <w:r w:rsidR="00F05FBB">
              <w:rPr>
                <w:rFonts w:ascii="Arial" w:hAnsi="Arial" w:cs="Arial"/>
                <w:sz w:val="22"/>
                <w:szCs w:val="22"/>
              </w:rPr>
              <w:t xml:space="preserve">the power of individuals to influence law making through </w:t>
            </w:r>
            <w:r w:rsidR="003A3B88">
              <w:rPr>
                <w:rFonts w:ascii="Arial" w:hAnsi="Arial" w:cs="Arial"/>
                <w:sz w:val="22"/>
                <w:szCs w:val="22"/>
              </w:rPr>
              <w:t xml:space="preserve">the </w:t>
            </w:r>
            <w:r w:rsidR="00F05FBB">
              <w:rPr>
                <w:rFonts w:ascii="Arial" w:hAnsi="Arial" w:cs="Arial"/>
                <w:sz w:val="22"/>
                <w:szCs w:val="22"/>
              </w:rPr>
              <w:t>courts</w:t>
            </w:r>
            <w:r>
              <w:rPr>
                <w:rFonts w:ascii="Arial" w:hAnsi="Arial" w:cs="Arial"/>
                <w:sz w:val="22"/>
                <w:szCs w:val="22"/>
              </w:rPr>
              <w:t xml:space="preserve"> </w:t>
            </w:r>
          </w:p>
          <w:p w14:paraId="74DAFE97" w14:textId="74C8DA7A" w:rsidR="004B17BB" w:rsidRPr="00A5116B" w:rsidRDefault="003A3B88" w:rsidP="00F51E33">
            <w:pPr>
              <w:tabs>
                <w:tab w:val="left" w:pos="720"/>
                <w:tab w:val="right" w:pos="9360"/>
              </w:tabs>
              <w:rPr>
                <w:rFonts w:ascii="Arial" w:hAnsi="Arial" w:cs="Arial"/>
                <w:sz w:val="22"/>
                <w:szCs w:val="22"/>
              </w:rPr>
            </w:pPr>
            <w:proofErr w:type="gramStart"/>
            <w:r>
              <w:rPr>
                <w:rFonts w:ascii="Arial" w:hAnsi="Arial" w:cs="Arial"/>
                <w:sz w:val="22"/>
                <w:szCs w:val="22"/>
              </w:rPr>
              <w:t>Makes reference</w:t>
            </w:r>
            <w:proofErr w:type="gramEnd"/>
            <w:r>
              <w:rPr>
                <w:rFonts w:ascii="Arial" w:hAnsi="Arial" w:cs="Arial"/>
                <w:sz w:val="22"/>
                <w:szCs w:val="22"/>
              </w:rPr>
              <w:t xml:space="preserve"> to </w:t>
            </w:r>
            <w:r w:rsidR="004B17BB">
              <w:rPr>
                <w:rFonts w:ascii="Arial" w:hAnsi="Arial" w:cs="Arial"/>
                <w:sz w:val="22"/>
                <w:szCs w:val="22"/>
              </w:rPr>
              <w:t>accurate</w:t>
            </w:r>
            <w:r w:rsidR="00F05FBB">
              <w:rPr>
                <w:rFonts w:ascii="Arial" w:hAnsi="Arial" w:cs="Arial"/>
                <w:sz w:val="22"/>
                <w:szCs w:val="22"/>
              </w:rPr>
              <w:t xml:space="preserve"> and detailed</w:t>
            </w:r>
            <w:r w:rsidR="004B17BB">
              <w:rPr>
                <w:rFonts w:ascii="Arial" w:hAnsi="Arial" w:cs="Arial"/>
                <w:sz w:val="22"/>
                <w:szCs w:val="22"/>
              </w:rPr>
              <w:t xml:space="preserve"> examples</w:t>
            </w:r>
          </w:p>
        </w:tc>
        <w:tc>
          <w:tcPr>
            <w:tcW w:w="920" w:type="dxa"/>
            <w:vAlign w:val="center"/>
          </w:tcPr>
          <w:p w14:paraId="1065D334" w14:textId="77777777" w:rsidR="004B17BB" w:rsidRPr="00A5116B" w:rsidRDefault="004B17BB" w:rsidP="00F51E33">
            <w:pPr>
              <w:tabs>
                <w:tab w:val="left" w:pos="720"/>
                <w:tab w:val="right" w:pos="9360"/>
              </w:tabs>
              <w:jc w:val="center"/>
              <w:rPr>
                <w:rFonts w:ascii="Arial" w:hAnsi="Arial" w:cs="Arial"/>
                <w:sz w:val="22"/>
                <w:szCs w:val="22"/>
              </w:rPr>
            </w:pPr>
            <w:r w:rsidRPr="00A5116B">
              <w:rPr>
                <w:rFonts w:ascii="Arial" w:hAnsi="Arial" w:cs="Arial"/>
                <w:sz w:val="22"/>
                <w:szCs w:val="22"/>
              </w:rPr>
              <w:t>5 – 6</w:t>
            </w:r>
          </w:p>
        </w:tc>
      </w:tr>
      <w:tr w:rsidR="004B17BB" w:rsidRPr="00A5116B" w14:paraId="7EF6AAA3" w14:textId="77777777" w:rsidTr="00F51E33">
        <w:tc>
          <w:tcPr>
            <w:tcW w:w="7654" w:type="dxa"/>
          </w:tcPr>
          <w:p w14:paraId="78EB94AD" w14:textId="58727713" w:rsidR="00F05FBB" w:rsidRDefault="004B17BB" w:rsidP="00F51E33">
            <w:pPr>
              <w:tabs>
                <w:tab w:val="left" w:pos="720"/>
                <w:tab w:val="right" w:pos="9360"/>
              </w:tabs>
              <w:rPr>
                <w:rFonts w:ascii="Arial" w:hAnsi="Arial" w:cs="Arial"/>
                <w:sz w:val="22"/>
                <w:szCs w:val="22"/>
              </w:rPr>
            </w:pPr>
            <w:r>
              <w:rPr>
                <w:rFonts w:ascii="Arial" w:hAnsi="Arial" w:cs="Arial"/>
                <w:sz w:val="22"/>
                <w:szCs w:val="22"/>
              </w:rPr>
              <w:t xml:space="preserve">Some discussion of </w:t>
            </w:r>
            <w:r w:rsidR="00D243E6">
              <w:rPr>
                <w:rFonts w:ascii="Arial" w:hAnsi="Arial" w:cs="Arial"/>
                <w:sz w:val="22"/>
                <w:szCs w:val="22"/>
              </w:rPr>
              <w:t xml:space="preserve">one strength and one weakness </w:t>
            </w:r>
            <w:r w:rsidR="00F05FBB">
              <w:rPr>
                <w:rFonts w:ascii="Arial" w:hAnsi="Arial" w:cs="Arial"/>
                <w:sz w:val="22"/>
                <w:szCs w:val="22"/>
              </w:rPr>
              <w:t xml:space="preserve">of the power of individuals to influence law making through </w:t>
            </w:r>
            <w:r w:rsidR="003A3B88">
              <w:rPr>
                <w:rFonts w:ascii="Arial" w:hAnsi="Arial" w:cs="Arial"/>
                <w:sz w:val="22"/>
                <w:szCs w:val="22"/>
              </w:rPr>
              <w:t xml:space="preserve">the </w:t>
            </w:r>
            <w:r w:rsidR="00F05FBB">
              <w:rPr>
                <w:rFonts w:ascii="Arial" w:hAnsi="Arial" w:cs="Arial"/>
                <w:sz w:val="22"/>
                <w:szCs w:val="22"/>
              </w:rPr>
              <w:t>courts</w:t>
            </w:r>
          </w:p>
          <w:p w14:paraId="79C02D5D" w14:textId="038186FD" w:rsidR="004B17BB" w:rsidRPr="00A5116B" w:rsidRDefault="003A3B88" w:rsidP="00F51E33">
            <w:pPr>
              <w:tabs>
                <w:tab w:val="left" w:pos="720"/>
                <w:tab w:val="right" w:pos="9360"/>
              </w:tabs>
              <w:rPr>
                <w:rFonts w:ascii="Arial" w:hAnsi="Arial" w:cs="Arial"/>
                <w:sz w:val="22"/>
                <w:szCs w:val="22"/>
              </w:rPr>
            </w:pPr>
            <w:proofErr w:type="gramStart"/>
            <w:r>
              <w:rPr>
                <w:rFonts w:ascii="Arial" w:hAnsi="Arial" w:cs="Arial"/>
                <w:sz w:val="22"/>
                <w:szCs w:val="22"/>
              </w:rPr>
              <w:t>Makes reference</w:t>
            </w:r>
            <w:proofErr w:type="gramEnd"/>
            <w:r>
              <w:rPr>
                <w:rFonts w:ascii="Arial" w:hAnsi="Arial" w:cs="Arial"/>
                <w:sz w:val="22"/>
                <w:szCs w:val="22"/>
              </w:rPr>
              <w:t xml:space="preserve"> to </w:t>
            </w:r>
            <w:r w:rsidR="00487527">
              <w:rPr>
                <w:rFonts w:ascii="Arial" w:hAnsi="Arial" w:cs="Arial"/>
                <w:sz w:val="22"/>
                <w:szCs w:val="22"/>
              </w:rPr>
              <w:t xml:space="preserve">relevant </w:t>
            </w:r>
            <w:r w:rsidR="004B17BB">
              <w:rPr>
                <w:rFonts w:ascii="Arial" w:hAnsi="Arial" w:cs="Arial"/>
                <w:sz w:val="22"/>
                <w:szCs w:val="22"/>
              </w:rPr>
              <w:t>examples</w:t>
            </w:r>
          </w:p>
        </w:tc>
        <w:tc>
          <w:tcPr>
            <w:tcW w:w="920" w:type="dxa"/>
            <w:vAlign w:val="center"/>
          </w:tcPr>
          <w:p w14:paraId="5C9944F1" w14:textId="77777777" w:rsidR="004B17BB" w:rsidRPr="00A5116B" w:rsidRDefault="004B17BB" w:rsidP="00F51E33">
            <w:pPr>
              <w:tabs>
                <w:tab w:val="left" w:pos="720"/>
                <w:tab w:val="right" w:pos="9360"/>
              </w:tabs>
              <w:jc w:val="center"/>
              <w:rPr>
                <w:rFonts w:ascii="Arial" w:hAnsi="Arial" w:cs="Arial"/>
                <w:sz w:val="22"/>
                <w:szCs w:val="22"/>
              </w:rPr>
            </w:pPr>
            <w:r w:rsidRPr="00A5116B">
              <w:rPr>
                <w:rFonts w:ascii="Arial" w:hAnsi="Arial" w:cs="Arial"/>
                <w:sz w:val="22"/>
                <w:szCs w:val="22"/>
              </w:rPr>
              <w:t>3 – 4</w:t>
            </w:r>
          </w:p>
        </w:tc>
      </w:tr>
      <w:tr w:rsidR="004B17BB" w:rsidRPr="00A5116B" w14:paraId="59559286" w14:textId="77777777" w:rsidTr="00F51E33">
        <w:tc>
          <w:tcPr>
            <w:tcW w:w="7654" w:type="dxa"/>
          </w:tcPr>
          <w:p w14:paraId="0AF4519E" w14:textId="26674217" w:rsidR="004B17BB" w:rsidRDefault="00487527" w:rsidP="00F51E33">
            <w:pPr>
              <w:tabs>
                <w:tab w:val="left" w:pos="720"/>
                <w:tab w:val="right" w:pos="9360"/>
              </w:tabs>
              <w:rPr>
                <w:rFonts w:ascii="Arial" w:hAnsi="Arial" w:cs="Arial"/>
                <w:sz w:val="22"/>
                <w:szCs w:val="22"/>
              </w:rPr>
            </w:pPr>
            <w:r>
              <w:rPr>
                <w:rFonts w:ascii="Arial" w:hAnsi="Arial" w:cs="Arial"/>
                <w:sz w:val="22"/>
                <w:szCs w:val="22"/>
              </w:rPr>
              <w:t>Describes</w:t>
            </w:r>
            <w:r w:rsidR="00D243E6">
              <w:rPr>
                <w:rFonts w:ascii="Arial" w:hAnsi="Arial" w:cs="Arial"/>
                <w:sz w:val="22"/>
                <w:szCs w:val="22"/>
              </w:rPr>
              <w:t xml:space="preserve"> one strength </w:t>
            </w:r>
            <w:r w:rsidR="00EE6134">
              <w:rPr>
                <w:rFonts w:ascii="Arial" w:hAnsi="Arial" w:cs="Arial"/>
                <w:sz w:val="22"/>
                <w:szCs w:val="22"/>
              </w:rPr>
              <w:t>and</w:t>
            </w:r>
            <w:r w:rsidR="00D243E6">
              <w:rPr>
                <w:rFonts w:ascii="Arial" w:hAnsi="Arial" w:cs="Arial"/>
                <w:sz w:val="22"/>
                <w:szCs w:val="22"/>
              </w:rPr>
              <w:t xml:space="preserve"> one weakness </w:t>
            </w:r>
            <w:r w:rsidR="00F05FBB">
              <w:rPr>
                <w:rFonts w:ascii="Arial" w:hAnsi="Arial" w:cs="Arial"/>
                <w:sz w:val="22"/>
                <w:szCs w:val="22"/>
              </w:rPr>
              <w:t xml:space="preserve">of the power of individuals to influence law making through </w:t>
            </w:r>
            <w:r w:rsidR="003A3B88">
              <w:rPr>
                <w:rFonts w:ascii="Arial" w:hAnsi="Arial" w:cs="Arial"/>
                <w:sz w:val="22"/>
                <w:szCs w:val="22"/>
              </w:rPr>
              <w:t xml:space="preserve">the </w:t>
            </w:r>
            <w:r w:rsidR="00F05FBB">
              <w:rPr>
                <w:rFonts w:ascii="Arial" w:hAnsi="Arial" w:cs="Arial"/>
                <w:sz w:val="22"/>
                <w:szCs w:val="22"/>
              </w:rPr>
              <w:t>courts</w:t>
            </w:r>
          </w:p>
          <w:p w14:paraId="57FD2E4B" w14:textId="37943B5E" w:rsidR="00EE6134" w:rsidRPr="00A5116B" w:rsidRDefault="00EE6134" w:rsidP="00F51E33">
            <w:pPr>
              <w:tabs>
                <w:tab w:val="left" w:pos="720"/>
                <w:tab w:val="right" w:pos="9360"/>
              </w:tabs>
              <w:rPr>
                <w:rFonts w:ascii="Arial" w:hAnsi="Arial" w:cs="Arial"/>
                <w:sz w:val="22"/>
                <w:szCs w:val="22"/>
              </w:rPr>
            </w:pPr>
            <w:r>
              <w:rPr>
                <w:rFonts w:ascii="Arial" w:hAnsi="Arial" w:cs="Arial"/>
                <w:sz w:val="22"/>
                <w:szCs w:val="22"/>
              </w:rPr>
              <w:t>Minimal reference to example/s</w:t>
            </w:r>
          </w:p>
        </w:tc>
        <w:tc>
          <w:tcPr>
            <w:tcW w:w="920" w:type="dxa"/>
            <w:vAlign w:val="center"/>
          </w:tcPr>
          <w:p w14:paraId="26E5CF7C" w14:textId="77777777" w:rsidR="004B17BB" w:rsidRPr="00A5116B" w:rsidRDefault="004B17BB" w:rsidP="00F51E33">
            <w:pPr>
              <w:tabs>
                <w:tab w:val="left" w:pos="720"/>
                <w:tab w:val="right" w:pos="9360"/>
              </w:tabs>
              <w:jc w:val="center"/>
              <w:rPr>
                <w:rFonts w:ascii="Arial" w:hAnsi="Arial" w:cs="Arial"/>
                <w:sz w:val="22"/>
                <w:szCs w:val="22"/>
              </w:rPr>
            </w:pPr>
            <w:r w:rsidRPr="00A5116B">
              <w:rPr>
                <w:rFonts w:ascii="Arial" w:hAnsi="Arial" w:cs="Arial"/>
                <w:sz w:val="22"/>
                <w:szCs w:val="22"/>
              </w:rPr>
              <w:t>1 – 2</w:t>
            </w:r>
          </w:p>
        </w:tc>
      </w:tr>
      <w:tr w:rsidR="004B17BB" w:rsidRPr="00A5116B" w14:paraId="694F8377" w14:textId="77777777" w:rsidTr="00F51E33">
        <w:tc>
          <w:tcPr>
            <w:tcW w:w="7654" w:type="dxa"/>
          </w:tcPr>
          <w:p w14:paraId="42E30DA6" w14:textId="77777777" w:rsidR="004B17BB" w:rsidRPr="00A5116B" w:rsidRDefault="004B17BB" w:rsidP="00F51E33">
            <w:pPr>
              <w:tabs>
                <w:tab w:val="left" w:pos="720"/>
                <w:tab w:val="right" w:pos="9360"/>
              </w:tabs>
              <w:jc w:val="right"/>
              <w:rPr>
                <w:rFonts w:ascii="Arial" w:hAnsi="Arial" w:cs="Arial"/>
                <w:b/>
                <w:sz w:val="22"/>
                <w:szCs w:val="22"/>
              </w:rPr>
            </w:pPr>
            <w:r w:rsidRPr="00A5116B">
              <w:rPr>
                <w:rFonts w:ascii="Arial" w:hAnsi="Arial" w:cs="Arial"/>
                <w:b/>
                <w:sz w:val="22"/>
                <w:szCs w:val="22"/>
              </w:rPr>
              <w:t>Total</w:t>
            </w:r>
          </w:p>
        </w:tc>
        <w:tc>
          <w:tcPr>
            <w:tcW w:w="920" w:type="dxa"/>
            <w:vAlign w:val="center"/>
          </w:tcPr>
          <w:p w14:paraId="1B8F7385" w14:textId="77777777" w:rsidR="004B17BB" w:rsidRPr="00A5116B" w:rsidRDefault="004B17BB" w:rsidP="00F51E33">
            <w:pPr>
              <w:tabs>
                <w:tab w:val="left" w:pos="720"/>
                <w:tab w:val="right" w:pos="9360"/>
              </w:tabs>
              <w:jc w:val="center"/>
              <w:rPr>
                <w:rFonts w:ascii="Arial" w:hAnsi="Arial" w:cs="Arial"/>
                <w:sz w:val="22"/>
                <w:szCs w:val="22"/>
              </w:rPr>
            </w:pPr>
            <w:r w:rsidRPr="00A5116B">
              <w:rPr>
                <w:rFonts w:ascii="Arial" w:hAnsi="Arial" w:cs="Arial"/>
                <w:sz w:val="22"/>
                <w:szCs w:val="22"/>
              </w:rPr>
              <w:t>6</w:t>
            </w:r>
          </w:p>
        </w:tc>
      </w:tr>
      <w:tr w:rsidR="004B17BB" w:rsidRPr="00A5116B" w14:paraId="69BE610A" w14:textId="77777777" w:rsidTr="00F51E33">
        <w:tc>
          <w:tcPr>
            <w:tcW w:w="8574" w:type="dxa"/>
            <w:gridSpan w:val="2"/>
          </w:tcPr>
          <w:p w14:paraId="2A735761" w14:textId="77777777" w:rsidR="004B17BB" w:rsidRPr="00A5116B" w:rsidRDefault="004B17BB" w:rsidP="00F51E33">
            <w:pPr>
              <w:tabs>
                <w:tab w:val="left" w:pos="720"/>
                <w:tab w:val="right" w:pos="9360"/>
              </w:tabs>
              <w:rPr>
                <w:rFonts w:ascii="Arial" w:hAnsi="Arial" w:cs="Arial"/>
                <w:b/>
                <w:sz w:val="22"/>
                <w:szCs w:val="22"/>
              </w:rPr>
            </w:pPr>
            <w:r w:rsidRPr="00A5116B">
              <w:rPr>
                <w:rFonts w:ascii="Arial" w:hAnsi="Arial" w:cs="Arial"/>
                <w:b/>
                <w:sz w:val="22"/>
                <w:szCs w:val="22"/>
              </w:rPr>
              <w:t>Answers could include but not limited to:</w:t>
            </w:r>
          </w:p>
          <w:p w14:paraId="25EBF457" w14:textId="02BEF378" w:rsidR="00D243E6" w:rsidRPr="00882C57" w:rsidRDefault="00851980" w:rsidP="004F057F">
            <w:pPr>
              <w:spacing w:line="259" w:lineRule="auto"/>
              <w:contextualSpacing/>
              <w:rPr>
                <w:rFonts w:ascii="Arial" w:hAnsi="Arial" w:cs="Arial"/>
                <w:bCs/>
                <w:sz w:val="22"/>
                <w:szCs w:val="22"/>
              </w:rPr>
            </w:pPr>
            <w:r w:rsidRPr="00882C57">
              <w:rPr>
                <w:rFonts w:ascii="Arial" w:hAnsi="Arial" w:cs="Arial"/>
                <w:bCs/>
                <w:sz w:val="22"/>
                <w:szCs w:val="22"/>
              </w:rPr>
              <w:t>Strengths:</w:t>
            </w:r>
          </w:p>
          <w:p w14:paraId="728EEAAD" w14:textId="5223D0DC" w:rsidR="00851980" w:rsidRDefault="00776F93" w:rsidP="001D6E64">
            <w:pPr>
              <w:pStyle w:val="ListParagraph"/>
              <w:numPr>
                <w:ilvl w:val="0"/>
                <w:numId w:val="20"/>
              </w:numPr>
              <w:spacing w:line="259" w:lineRule="auto"/>
              <w:contextualSpacing/>
              <w:rPr>
                <w:rFonts w:ascii="Arial" w:hAnsi="Arial" w:cs="Arial"/>
                <w:sz w:val="22"/>
                <w:szCs w:val="22"/>
              </w:rPr>
            </w:pPr>
            <w:r>
              <w:rPr>
                <w:rFonts w:ascii="Arial" w:hAnsi="Arial" w:cs="Arial"/>
                <w:sz w:val="22"/>
                <w:szCs w:val="22"/>
              </w:rPr>
              <w:t>Landmark cases can significantly alter the law. For example, the High Court</w:t>
            </w:r>
            <w:r w:rsidR="00EE6134">
              <w:rPr>
                <w:rFonts w:ascii="Arial" w:hAnsi="Arial" w:cs="Arial"/>
                <w:sz w:val="22"/>
                <w:szCs w:val="22"/>
              </w:rPr>
              <w:t xml:space="preserve"> Australia (HCA)</w:t>
            </w:r>
            <w:r>
              <w:rPr>
                <w:rFonts w:ascii="Arial" w:hAnsi="Arial" w:cs="Arial"/>
                <w:sz w:val="22"/>
                <w:szCs w:val="22"/>
              </w:rPr>
              <w:t xml:space="preserve"> in </w:t>
            </w:r>
            <w:r w:rsidRPr="00EE6134">
              <w:rPr>
                <w:rFonts w:ascii="Arial" w:hAnsi="Arial" w:cs="Arial"/>
                <w:i/>
                <w:sz w:val="22"/>
                <w:szCs w:val="22"/>
              </w:rPr>
              <w:t>Mabo</w:t>
            </w:r>
            <w:r w:rsidRPr="00EE6134">
              <w:rPr>
                <w:rFonts w:ascii="Arial" w:hAnsi="Arial" w:cs="Arial"/>
                <w:sz w:val="22"/>
                <w:szCs w:val="22"/>
              </w:rPr>
              <w:t xml:space="preserve"> </w:t>
            </w:r>
            <w:r w:rsidRPr="00EE6134">
              <w:rPr>
                <w:rFonts w:ascii="Arial" w:hAnsi="Arial" w:cs="Arial"/>
                <w:i/>
                <w:sz w:val="22"/>
                <w:szCs w:val="22"/>
              </w:rPr>
              <w:t>v Queensland</w:t>
            </w:r>
            <w:r w:rsidRPr="00EE6134">
              <w:rPr>
                <w:rFonts w:ascii="Arial" w:hAnsi="Arial" w:cs="Arial"/>
                <w:sz w:val="22"/>
                <w:szCs w:val="22"/>
              </w:rPr>
              <w:t xml:space="preserve"> (</w:t>
            </w:r>
            <w:r w:rsidRPr="00EE6134">
              <w:rPr>
                <w:rFonts w:ascii="Arial" w:hAnsi="Arial" w:cs="Arial"/>
                <w:i/>
                <w:sz w:val="22"/>
                <w:szCs w:val="22"/>
              </w:rPr>
              <w:t>No 2)</w:t>
            </w:r>
            <w:r w:rsidR="003A3B88">
              <w:rPr>
                <w:rFonts w:ascii="Arial" w:hAnsi="Arial" w:cs="Arial"/>
                <w:i/>
                <w:sz w:val="22"/>
                <w:szCs w:val="22"/>
              </w:rPr>
              <w:t>(1992)</w:t>
            </w:r>
            <w:r>
              <w:rPr>
                <w:rFonts w:ascii="Arial" w:hAnsi="Arial" w:cs="Arial"/>
                <w:i/>
                <w:sz w:val="22"/>
                <w:szCs w:val="22"/>
              </w:rPr>
              <w:t xml:space="preserve"> </w:t>
            </w:r>
            <w:r>
              <w:rPr>
                <w:rFonts w:ascii="Arial" w:hAnsi="Arial" w:cs="Arial"/>
                <w:sz w:val="22"/>
                <w:szCs w:val="22"/>
              </w:rPr>
              <w:t xml:space="preserve">was able to overturn the doctrine of </w:t>
            </w:r>
            <w:r w:rsidRPr="00882C57">
              <w:rPr>
                <w:rFonts w:ascii="Arial" w:hAnsi="Arial" w:cs="Arial"/>
                <w:i/>
                <w:iCs/>
                <w:sz w:val="22"/>
                <w:szCs w:val="22"/>
              </w:rPr>
              <w:t>terra nullius</w:t>
            </w:r>
            <w:r>
              <w:rPr>
                <w:rFonts w:ascii="Arial" w:hAnsi="Arial" w:cs="Arial"/>
                <w:sz w:val="22"/>
                <w:szCs w:val="22"/>
              </w:rPr>
              <w:t xml:space="preserve"> and created a new common law </w:t>
            </w:r>
            <w:r w:rsidR="00EE6134">
              <w:rPr>
                <w:rFonts w:ascii="Arial" w:hAnsi="Arial" w:cs="Arial"/>
                <w:sz w:val="22"/>
                <w:szCs w:val="22"/>
              </w:rPr>
              <w:t xml:space="preserve">principle </w:t>
            </w:r>
            <w:r>
              <w:rPr>
                <w:rFonts w:ascii="Arial" w:hAnsi="Arial" w:cs="Arial"/>
                <w:sz w:val="22"/>
                <w:szCs w:val="22"/>
              </w:rPr>
              <w:t xml:space="preserve">of </w:t>
            </w:r>
            <w:r w:rsidR="00EE6134" w:rsidRPr="00882C57">
              <w:rPr>
                <w:rFonts w:ascii="Arial" w:hAnsi="Arial" w:cs="Arial"/>
                <w:i/>
                <w:iCs/>
                <w:sz w:val="22"/>
                <w:szCs w:val="22"/>
              </w:rPr>
              <w:t>n</w:t>
            </w:r>
            <w:r w:rsidRPr="00882C57">
              <w:rPr>
                <w:rFonts w:ascii="Arial" w:hAnsi="Arial" w:cs="Arial"/>
                <w:i/>
                <w:iCs/>
                <w:sz w:val="22"/>
                <w:szCs w:val="22"/>
              </w:rPr>
              <w:t xml:space="preserve">ative </w:t>
            </w:r>
            <w:r w:rsidR="00EE6134" w:rsidRPr="00882C57">
              <w:rPr>
                <w:rFonts w:ascii="Arial" w:hAnsi="Arial" w:cs="Arial"/>
                <w:i/>
                <w:iCs/>
                <w:sz w:val="22"/>
                <w:szCs w:val="22"/>
              </w:rPr>
              <w:t>t</w:t>
            </w:r>
            <w:r w:rsidRPr="00882C57">
              <w:rPr>
                <w:rFonts w:ascii="Arial" w:hAnsi="Arial" w:cs="Arial"/>
                <w:i/>
                <w:iCs/>
                <w:sz w:val="22"/>
                <w:szCs w:val="22"/>
              </w:rPr>
              <w:t>itle</w:t>
            </w:r>
            <w:r>
              <w:rPr>
                <w:rFonts w:ascii="Arial" w:hAnsi="Arial" w:cs="Arial"/>
                <w:sz w:val="22"/>
                <w:szCs w:val="22"/>
              </w:rPr>
              <w:t xml:space="preserve">. Through this case an individual, Eddie Mabo, was able to secure </w:t>
            </w:r>
            <w:r w:rsidR="00EE6134">
              <w:rPr>
                <w:rFonts w:ascii="Arial" w:hAnsi="Arial" w:cs="Arial"/>
                <w:sz w:val="22"/>
                <w:szCs w:val="22"/>
              </w:rPr>
              <w:t>n</w:t>
            </w:r>
            <w:r>
              <w:rPr>
                <w:rFonts w:ascii="Arial" w:hAnsi="Arial" w:cs="Arial"/>
                <w:sz w:val="22"/>
                <w:szCs w:val="22"/>
              </w:rPr>
              <w:t xml:space="preserve">ative </w:t>
            </w:r>
            <w:r w:rsidR="00EE6134">
              <w:rPr>
                <w:rFonts w:ascii="Arial" w:hAnsi="Arial" w:cs="Arial"/>
                <w:sz w:val="22"/>
                <w:szCs w:val="22"/>
              </w:rPr>
              <w:t>t</w:t>
            </w:r>
            <w:r>
              <w:rPr>
                <w:rFonts w:ascii="Arial" w:hAnsi="Arial" w:cs="Arial"/>
                <w:sz w:val="22"/>
                <w:szCs w:val="22"/>
              </w:rPr>
              <w:t xml:space="preserve">itle interests for the Meriam people over the Mer Islands. Native </w:t>
            </w:r>
            <w:r w:rsidR="00EE6134">
              <w:rPr>
                <w:rFonts w:ascii="Arial" w:hAnsi="Arial" w:cs="Arial"/>
                <w:sz w:val="22"/>
                <w:szCs w:val="22"/>
              </w:rPr>
              <w:t>t</w:t>
            </w:r>
            <w:r>
              <w:rPr>
                <w:rFonts w:ascii="Arial" w:hAnsi="Arial" w:cs="Arial"/>
                <w:sz w:val="22"/>
                <w:szCs w:val="22"/>
              </w:rPr>
              <w:t xml:space="preserve">itle was then codified into the </w:t>
            </w:r>
            <w:r w:rsidRPr="00882C57">
              <w:rPr>
                <w:rFonts w:ascii="Arial" w:hAnsi="Arial" w:cs="Arial"/>
                <w:i/>
                <w:sz w:val="22"/>
                <w:szCs w:val="22"/>
                <w:u w:val="single"/>
              </w:rPr>
              <w:t xml:space="preserve">Native Title Act </w:t>
            </w:r>
            <w:r w:rsidR="00EE6134">
              <w:rPr>
                <w:rFonts w:ascii="Arial" w:hAnsi="Arial" w:cs="Arial"/>
                <w:i/>
                <w:sz w:val="22"/>
                <w:szCs w:val="22"/>
                <w:u w:val="single"/>
              </w:rPr>
              <w:t>(</w:t>
            </w:r>
            <w:r w:rsidRPr="00882C57">
              <w:rPr>
                <w:rFonts w:ascii="Arial" w:hAnsi="Arial" w:cs="Arial"/>
                <w:i/>
                <w:sz w:val="22"/>
                <w:szCs w:val="22"/>
                <w:u w:val="single"/>
              </w:rPr>
              <w:t>1993</w:t>
            </w:r>
            <w:r w:rsidR="00EE6134">
              <w:rPr>
                <w:rFonts w:ascii="Arial" w:hAnsi="Arial" w:cs="Arial"/>
                <w:i/>
                <w:sz w:val="22"/>
                <w:szCs w:val="22"/>
                <w:u w:val="single"/>
              </w:rPr>
              <w:t>)</w:t>
            </w:r>
            <w:r w:rsidRPr="00882C57">
              <w:rPr>
                <w:rFonts w:ascii="Arial" w:hAnsi="Arial" w:cs="Arial"/>
                <w:sz w:val="22"/>
                <w:szCs w:val="22"/>
                <w:u w:val="single"/>
              </w:rPr>
              <w:t>.</w:t>
            </w:r>
            <w:r>
              <w:rPr>
                <w:rFonts w:ascii="Arial" w:hAnsi="Arial" w:cs="Arial"/>
                <w:sz w:val="22"/>
                <w:szCs w:val="22"/>
              </w:rPr>
              <w:t xml:space="preserve"> </w:t>
            </w:r>
          </w:p>
          <w:p w14:paraId="5F6EC8E5" w14:textId="3E37CEEB" w:rsidR="00776F93" w:rsidRDefault="00776F93" w:rsidP="001D6E64">
            <w:pPr>
              <w:pStyle w:val="ListParagraph"/>
              <w:numPr>
                <w:ilvl w:val="0"/>
                <w:numId w:val="20"/>
              </w:numPr>
              <w:spacing w:line="259" w:lineRule="auto"/>
              <w:contextualSpacing/>
              <w:rPr>
                <w:rFonts w:ascii="Arial" w:hAnsi="Arial" w:cs="Arial"/>
                <w:sz w:val="22"/>
                <w:szCs w:val="22"/>
              </w:rPr>
            </w:pPr>
            <w:r>
              <w:rPr>
                <w:rFonts w:ascii="Arial" w:hAnsi="Arial" w:cs="Arial"/>
                <w:sz w:val="22"/>
                <w:szCs w:val="22"/>
              </w:rPr>
              <w:t xml:space="preserve">If an individual </w:t>
            </w:r>
            <w:proofErr w:type="gramStart"/>
            <w:r>
              <w:rPr>
                <w:rFonts w:ascii="Arial" w:hAnsi="Arial" w:cs="Arial"/>
                <w:sz w:val="22"/>
                <w:szCs w:val="22"/>
              </w:rPr>
              <w:t>is able to</w:t>
            </w:r>
            <w:proofErr w:type="gramEnd"/>
            <w:r>
              <w:rPr>
                <w:rFonts w:ascii="Arial" w:hAnsi="Arial" w:cs="Arial"/>
                <w:sz w:val="22"/>
                <w:szCs w:val="22"/>
              </w:rPr>
              <w:t xml:space="preserve"> </w:t>
            </w:r>
            <w:r w:rsidR="00EE6134">
              <w:rPr>
                <w:rFonts w:ascii="Arial" w:hAnsi="Arial" w:cs="Arial"/>
                <w:sz w:val="22"/>
                <w:szCs w:val="22"/>
              </w:rPr>
              <w:t xml:space="preserve">bring </w:t>
            </w:r>
            <w:r>
              <w:rPr>
                <w:rFonts w:ascii="Arial" w:hAnsi="Arial" w:cs="Arial"/>
                <w:sz w:val="22"/>
                <w:szCs w:val="22"/>
              </w:rPr>
              <w:t xml:space="preserve">a case </w:t>
            </w:r>
            <w:r w:rsidR="00EE6134">
              <w:rPr>
                <w:rFonts w:ascii="Arial" w:hAnsi="Arial" w:cs="Arial"/>
                <w:sz w:val="22"/>
                <w:szCs w:val="22"/>
              </w:rPr>
              <w:t xml:space="preserve">before </w:t>
            </w:r>
            <w:r>
              <w:rPr>
                <w:rFonts w:ascii="Arial" w:hAnsi="Arial" w:cs="Arial"/>
                <w:sz w:val="22"/>
                <w:szCs w:val="22"/>
              </w:rPr>
              <w:t xml:space="preserve">the </w:t>
            </w:r>
            <w:r w:rsidR="00EE6134">
              <w:rPr>
                <w:rFonts w:ascii="Arial" w:hAnsi="Arial" w:cs="Arial"/>
                <w:sz w:val="22"/>
                <w:szCs w:val="22"/>
              </w:rPr>
              <w:t>HCA</w:t>
            </w:r>
            <w:r>
              <w:rPr>
                <w:rFonts w:ascii="Arial" w:hAnsi="Arial" w:cs="Arial"/>
                <w:sz w:val="22"/>
                <w:szCs w:val="22"/>
              </w:rPr>
              <w:t xml:space="preserve"> which relies on an interpretation of the </w:t>
            </w:r>
            <w:r w:rsidR="00EE6134">
              <w:rPr>
                <w:rFonts w:ascii="Arial" w:hAnsi="Arial" w:cs="Arial"/>
                <w:sz w:val="22"/>
                <w:szCs w:val="22"/>
              </w:rPr>
              <w:t>C</w:t>
            </w:r>
            <w:r>
              <w:rPr>
                <w:rFonts w:ascii="Arial" w:hAnsi="Arial" w:cs="Arial"/>
                <w:sz w:val="22"/>
                <w:szCs w:val="22"/>
              </w:rPr>
              <w:t xml:space="preserve">onstitution, there is nothing the </w:t>
            </w:r>
            <w:ins w:id="72" w:author="Haylie Pepper" w:date="2022-06-08T17:35:00Z">
              <w:r w:rsidR="005534C2">
                <w:rPr>
                  <w:rFonts w:ascii="Arial" w:hAnsi="Arial" w:cs="Arial"/>
                  <w:sz w:val="22"/>
                  <w:szCs w:val="22"/>
                </w:rPr>
                <w:t>p</w:t>
              </w:r>
            </w:ins>
            <w:del w:id="73" w:author="Haylie Pepper" w:date="2022-06-08T17:35:00Z">
              <w:r w:rsidDel="005534C2">
                <w:rPr>
                  <w:rFonts w:ascii="Arial" w:hAnsi="Arial" w:cs="Arial"/>
                  <w:sz w:val="22"/>
                  <w:szCs w:val="22"/>
                </w:rPr>
                <w:delText>P</w:delText>
              </w:r>
            </w:del>
            <w:r>
              <w:rPr>
                <w:rFonts w:ascii="Arial" w:hAnsi="Arial" w:cs="Arial"/>
                <w:sz w:val="22"/>
                <w:szCs w:val="22"/>
              </w:rPr>
              <w:t xml:space="preserve">arliament can do to undo that </w:t>
            </w:r>
            <w:r w:rsidR="00EE6134">
              <w:rPr>
                <w:rFonts w:ascii="Arial" w:hAnsi="Arial" w:cs="Arial"/>
                <w:sz w:val="22"/>
                <w:szCs w:val="22"/>
              </w:rPr>
              <w:t>decision</w:t>
            </w:r>
            <w:r>
              <w:rPr>
                <w:rFonts w:ascii="Arial" w:hAnsi="Arial" w:cs="Arial"/>
                <w:sz w:val="22"/>
                <w:szCs w:val="22"/>
              </w:rPr>
              <w:t xml:space="preserve">, short of seeking to change the constitution via a referendum. One example of this is the case of </w:t>
            </w:r>
            <w:r w:rsidRPr="00EE6134">
              <w:rPr>
                <w:rFonts w:ascii="Arial" w:hAnsi="Arial" w:cs="Arial"/>
                <w:i/>
                <w:sz w:val="22"/>
                <w:szCs w:val="22"/>
              </w:rPr>
              <w:t>Love v Commonwealth</w:t>
            </w:r>
            <w:r w:rsidR="00EE6134" w:rsidRPr="00EE6134">
              <w:rPr>
                <w:rFonts w:ascii="Arial" w:hAnsi="Arial" w:cs="Arial"/>
                <w:i/>
                <w:sz w:val="22"/>
                <w:szCs w:val="22"/>
              </w:rPr>
              <w:t xml:space="preserve"> (2020)</w:t>
            </w:r>
            <w:r w:rsidRPr="00EE6134">
              <w:rPr>
                <w:rFonts w:ascii="Arial" w:hAnsi="Arial" w:cs="Arial"/>
                <w:i/>
                <w:sz w:val="22"/>
                <w:szCs w:val="22"/>
              </w:rPr>
              <w:t xml:space="preserve">; </w:t>
            </w:r>
            <w:proofErr w:type="spellStart"/>
            <w:r w:rsidRPr="00EE6134">
              <w:rPr>
                <w:rFonts w:ascii="Arial" w:hAnsi="Arial" w:cs="Arial"/>
                <w:i/>
                <w:sz w:val="22"/>
                <w:szCs w:val="22"/>
              </w:rPr>
              <w:t>Thoms</w:t>
            </w:r>
            <w:proofErr w:type="spellEnd"/>
            <w:r w:rsidRPr="00EE6134">
              <w:rPr>
                <w:rFonts w:ascii="Arial" w:hAnsi="Arial" w:cs="Arial"/>
                <w:i/>
                <w:sz w:val="22"/>
                <w:szCs w:val="22"/>
              </w:rPr>
              <w:t xml:space="preserve"> v Commonwealth</w:t>
            </w:r>
            <w:r w:rsidRPr="00EE6134">
              <w:rPr>
                <w:rFonts w:ascii="Arial" w:hAnsi="Arial" w:cs="Arial"/>
                <w:sz w:val="22"/>
                <w:szCs w:val="22"/>
              </w:rPr>
              <w:t xml:space="preserve"> (2020)</w:t>
            </w:r>
            <w:r>
              <w:rPr>
                <w:rFonts w:ascii="Arial" w:hAnsi="Arial" w:cs="Arial"/>
                <w:sz w:val="22"/>
                <w:szCs w:val="22"/>
              </w:rPr>
              <w:t xml:space="preserve">. Both Love and </w:t>
            </w:r>
            <w:proofErr w:type="spellStart"/>
            <w:r>
              <w:rPr>
                <w:rFonts w:ascii="Arial" w:hAnsi="Arial" w:cs="Arial"/>
                <w:sz w:val="22"/>
                <w:szCs w:val="22"/>
              </w:rPr>
              <w:t>Thoms</w:t>
            </w:r>
            <w:proofErr w:type="spellEnd"/>
            <w:r w:rsidR="00882C57">
              <w:rPr>
                <w:rFonts w:ascii="Arial" w:hAnsi="Arial" w:cs="Arial"/>
                <w:sz w:val="22"/>
                <w:szCs w:val="22"/>
              </w:rPr>
              <w:t xml:space="preserve"> are A</w:t>
            </w:r>
            <w:r>
              <w:rPr>
                <w:rFonts w:ascii="Arial" w:hAnsi="Arial" w:cs="Arial"/>
                <w:sz w:val="22"/>
                <w:szCs w:val="22"/>
              </w:rPr>
              <w:t xml:space="preserve">boriginal people who </w:t>
            </w:r>
            <w:r w:rsidR="00EE6134">
              <w:rPr>
                <w:rFonts w:ascii="Arial" w:hAnsi="Arial" w:cs="Arial"/>
                <w:sz w:val="22"/>
                <w:szCs w:val="22"/>
              </w:rPr>
              <w:t xml:space="preserve">did not have </w:t>
            </w:r>
            <w:r>
              <w:rPr>
                <w:rFonts w:ascii="Arial" w:hAnsi="Arial" w:cs="Arial"/>
                <w:sz w:val="22"/>
                <w:szCs w:val="22"/>
              </w:rPr>
              <w:t xml:space="preserve">Australian citizenship. They were facing deportation </w:t>
            </w:r>
            <w:r w:rsidR="001D6E64">
              <w:rPr>
                <w:rFonts w:ascii="Arial" w:hAnsi="Arial" w:cs="Arial"/>
                <w:sz w:val="22"/>
                <w:szCs w:val="22"/>
              </w:rPr>
              <w:t xml:space="preserve">under the </w:t>
            </w:r>
            <w:r w:rsidR="001D6E64" w:rsidRPr="00882C57">
              <w:rPr>
                <w:rFonts w:ascii="Arial" w:hAnsi="Arial" w:cs="Arial"/>
                <w:i/>
                <w:sz w:val="22"/>
                <w:szCs w:val="22"/>
                <w:u w:val="single"/>
              </w:rPr>
              <w:t xml:space="preserve">Migration Act </w:t>
            </w:r>
            <w:r w:rsidR="00C9121A">
              <w:rPr>
                <w:rFonts w:ascii="Arial" w:hAnsi="Arial" w:cs="Arial"/>
                <w:i/>
                <w:sz w:val="22"/>
                <w:szCs w:val="22"/>
                <w:u w:val="single"/>
              </w:rPr>
              <w:t>(</w:t>
            </w:r>
            <w:r w:rsidR="001D6E64" w:rsidRPr="00882C57">
              <w:rPr>
                <w:rFonts w:ascii="Arial" w:hAnsi="Arial" w:cs="Arial"/>
                <w:i/>
                <w:sz w:val="22"/>
                <w:szCs w:val="22"/>
                <w:u w:val="single"/>
              </w:rPr>
              <w:t>1958</w:t>
            </w:r>
            <w:r w:rsidR="00C9121A">
              <w:rPr>
                <w:rFonts w:ascii="Arial" w:hAnsi="Arial" w:cs="Arial"/>
                <w:i/>
                <w:sz w:val="22"/>
                <w:szCs w:val="22"/>
                <w:u w:val="single"/>
              </w:rPr>
              <w:t>)</w:t>
            </w:r>
            <w:r w:rsidR="001D6E64">
              <w:rPr>
                <w:rFonts w:ascii="Arial" w:hAnsi="Arial" w:cs="Arial"/>
                <w:i/>
                <w:sz w:val="22"/>
                <w:szCs w:val="22"/>
              </w:rPr>
              <w:t xml:space="preserve"> </w:t>
            </w:r>
            <w:r>
              <w:rPr>
                <w:rFonts w:ascii="Arial" w:hAnsi="Arial" w:cs="Arial"/>
                <w:sz w:val="22"/>
                <w:szCs w:val="22"/>
              </w:rPr>
              <w:t xml:space="preserve">after serving terms of imprisonment and </w:t>
            </w:r>
            <w:r w:rsidR="003A3B88">
              <w:rPr>
                <w:rFonts w:ascii="Arial" w:hAnsi="Arial" w:cs="Arial"/>
                <w:sz w:val="22"/>
                <w:szCs w:val="22"/>
              </w:rPr>
              <w:t xml:space="preserve">then </w:t>
            </w:r>
            <w:r>
              <w:rPr>
                <w:rFonts w:ascii="Arial" w:hAnsi="Arial" w:cs="Arial"/>
                <w:sz w:val="22"/>
                <w:szCs w:val="22"/>
              </w:rPr>
              <w:t xml:space="preserve">failing </w:t>
            </w:r>
            <w:r w:rsidR="00EE6134">
              <w:rPr>
                <w:rFonts w:ascii="Arial" w:hAnsi="Arial" w:cs="Arial"/>
                <w:sz w:val="22"/>
                <w:szCs w:val="22"/>
              </w:rPr>
              <w:t>the ‘</w:t>
            </w:r>
            <w:r w:rsidR="001D6E64">
              <w:rPr>
                <w:rFonts w:ascii="Arial" w:hAnsi="Arial" w:cs="Arial"/>
                <w:sz w:val="22"/>
                <w:szCs w:val="22"/>
              </w:rPr>
              <w:t>good character</w:t>
            </w:r>
            <w:r w:rsidR="00EE6134">
              <w:rPr>
                <w:rFonts w:ascii="Arial" w:hAnsi="Arial" w:cs="Arial"/>
                <w:sz w:val="22"/>
                <w:szCs w:val="22"/>
              </w:rPr>
              <w:t>’</w:t>
            </w:r>
            <w:r w:rsidR="001D6E64">
              <w:rPr>
                <w:rFonts w:ascii="Arial" w:hAnsi="Arial" w:cs="Arial"/>
                <w:sz w:val="22"/>
                <w:szCs w:val="22"/>
              </w:rPr>
              <w:t xml:space="preserve"> test. However, the </w:t>
            </w:r>
            <w:r w:rsidR="00EE6134">
              <w:rPr>
                <w:rFonts w:ascii="Arial" w:hAnsi="Arial" w:cs="Arial"/>
                <w:sz w:val="22"/>
                <w:szCs w:val="22"/>
              </w:rPr>
              <w:t>HCA</w:t>
            </w:r>
            <w:r w:rsidR="001D6E64">
              <w:rPr>
                <w:rFonts w:ascii="Arial" w:hAnsi="Arial" w:cs="Arial"/>
                <w:sz w:val="22"/>
                <w:szCs w:val="22"/>
              </w:rPr>
              <w:t xml:space="preserve"> found that </w:t>
            </w:r>
            <w:r w:rsidR="00882C57">
              <w:rPr>
                <w:rFonts w:ascii="Arial" w:hAnsi="Arial" w:cs="Arial"/>
                <w:sz w:val="22"/>
                <w:szCs w:val="22"/>
              </w:rPr>
              <w:t>A</w:t>
            </w:r>
            <w:r w:rsidR="001D6E64">
              <w:rPr>
                <w:rFonts w:ascii="Arial" w:hAnsi="Arial" w:cs="Arial"/>
                <w:sz w:val="22"/>
                <w:szCs w:val="22"/>
              </w:rPr>
              <w:t xml:space="preserve">boriginal people were not within the reach of the </w:t>
            </w:r>
            <w:r w:rsidR="00C9121A">
              <w:rPr>
                <w:rFonts w:ascii="Arial" w:hAnsi="Arial" w:cs="Arial"/>
                <w:sz w:val="22"/>
                <w:szCs w:val="22"/>
              </w:rPr>
              <w:t>‘</w:t>
            </w:r>
            <w:r w:rsidR="001D6E64">
              <w:rPr>
                <w:rFonts w:ascii="Arial" w:hAnsi="Arial" w:cs="Arial"/>
                <w:sz w:val="22"/>
                <w:szCs w:val="22"/>
              </w:rPr>
              <w:t>aliens</w:t>
            </w:r>
            <w:r w:rsidR="00C9121A">
              <w:rPr>
                <w:rFonts w:ascii="Arial" w:hAnsi="Arial" w:cs="Arial"/>
                <w:sz w:val="22"/>
                <w:szCs w:val="22"/>
              </w:rPr>
              <w:t>’</w:t>
            </w:r>
            <w:r w:rsidR="001D6E64">
              <w:rPr>
                <w:rFonts w:ascii="Arial" w:hAnsi="Arial" w:cs="Arial"/>
                <w:sz w:val="22"/>
                <w:szCs w:val="22"/>
              </w:rPr>
              <w:t xml:space="preserve"> power conferred by s51(xix) of the Constitution and therefore could not be deported under the </w:t>
            </w:r>
            <w:r w:rsidR="001D6E64" w:rsidRPr="00882C57">
              <w:rPr>
                <w:rFonts w:ascii="Arial" w:hAnsi="Arial" w:cs="Arial"/>
                <w:i/>
                <w:sz w:val="22"/>
                <w:szCs w:val="22"/>
                <w:u w:val="single"/>
              </w:rPr>
              <w:t xml:space="preserve">Migration Act </w:t>
            </w:r>
            <w:r w:rsidR="00C9121A">
              <w:rPr>
                <w:rFonts w:ascii="Arial" w:hAnsi="Arial" w:cs="Arial"/>
                <w:i/>
                <w:sz w:val="22"/>
                <w:szCs w:val="22"/>
                <w:u w:val="single"/>
              </w:rPr>
              <w:t>(</w:t>
            </w:r>
            <w:r w:rsidR="001D6E64" w:rsidRPr="00882C57">
              <w:rPr>
                <w:rFonts w:ascii="Arial" w:hAnsi="Arial" w:cs="Arial"/>
                <w:i/>
                <w:sz w:val="22"/>
                <w:szCs w:val="22"/>
                <w:u w:val="single"/>
              </w:rPr>
              <w:t>1958</w:t>
            </w:r>
            <w:r w:rsidR="00C9121A">
              <w:rPr>
                <w:rFonts w:ascii="Arial" w:hAnsi="Arial" w:cs="Arial"/>
                <w:i/>
                <w:sz w:val="22"/>
                <w:szCs w:val="22"/>
                <w:u w:val="single"/>
              </w:rPr>
              <w:t>)</w:t>
            </w:r>
            <w:r w:rsidR="001D6E64">
              <w:rPr>
                <w:rFonts w:ascii="Arial" w:hAnsi="Arial" w:cs="Arial"/>
                <w:i/>
                <w:sz w:val="22"/>
                <w:szCs w:val="22"/>
              </w:rPr>
              <w:t xml:space="preserve">. </w:t>
            </w:r>
            <w:r w:rsidR="001D6E64">
              <w:rPr>
                <w:rFonts w:ascii="Arial" w:hAnsi="Arial" w:cs="Arial"/>
                <w:sz w:val="22"/>
                <w:szCs w:val="22"/>
              </w:rPr>
              <w:t xml:space="preserve">The case created a new category of people </w:t>
            </w:r>
            <w:r w:rsidR="00C9121A">
              <w:rPr>
                <w:rFonts w:ascii="Arial" w:hAnsi="Arial" w:cs="Arial"/>
                <w:sz w:val="22"/>
                <w:szCs w:val="22"/>
              </w:rPr>
              <w:t xml:space="preserve">referred to as </w:t>
            </w:r>
            <w:r w:rsidR="001D6E64">
              <w:rPr>
                <w:rFonts w:ascii="Arial" w:hAnsi="Arial" w:cs="Arial"/>
                <w:sz w:val="22"/>
                <w:szCs w:val="22"/>
              </w:rPr>
              <w:t>‘</w:t>
            </w:r>
            <w:proofErr w:type="spellStart"/>
            <w:r w:rsidR="001D6E64">
              <w:rPr>
                <w:rFonts w:ascii="Arial" w:hAnsi="Arial" w:cs="Arial"/>
                <w:sz w:val="22"/>
                <w:szCs w:val="22"/>
              </w:rPr>
              <w:t>belongers</w:t>
            </w:r>
            <w:proofErr w:type="spellEnd"/>
            <w:r w:rsidR="001D6E64">
              <w:rPr>
                <w:rFonts w:ascii="Arial" w:hAnsi="Arial" w:cs="Arial"/>
                <w:sz w:val="22"/>
                <w:szCs w:val="22"/>
              </w:rPr>
              <w:t xml:space="preserve">’, people who weren’t citizens but also were not aliens. </w:t>
            </w:r>
          </w:p>
          <w:p w14:paraId="1EFB2AC5" w14:textId="02A706E6" w:rsidR="001D6E64" w:rsidRDefault="001D6E64" w:rsidP="001D6E64">
            <w:pPr>
              <w:pStyle w:val="ListParagraph"/>
              <w:numPr>
                <w:ilvl w:val="1"/>
                <w:numId w:val="20"/>
              </w:numPr>
              <w:spacing w:line="259" w:lineRule="auto"/>
              <w:contextualSpacing/>
              <w:rPr>
                <w:rFonts w:ascii="Arial" w:hAnsi="Arial" w:cs="Arial"/>
                <w:sz w:val="22"/>
                <w:szCs w:val="22"/>
              </w:rPr>
            </w:pPr>
            <w:r>
              <w:rPr>
                <w:rFonts w:ascii="Arial" w:hAnsi="Arial" w:cs="Arial"/>
                <w:sz w:val="22"/>
                <w:szCs w:val="22"/>
              </w:rPr>
              <w:t xml:space="preserve">Counter point: The impact of non-constitutional cases </w:t>
            </w:r>
            <w:r w:rsidR="00377AE2">
              <w:rPr>
                <w:rFonts w:ascii="Arial" w:hAnsi="Arial" w:cs="Arial"/>
                <w:sz w:val="22"/>
                <w:szCs w:val="22"/>
              </w:rPr>
              <w:t>involving</w:t>
            </w:r>
            <w:r>
              <w:rPr>
                <w:rFonts w:ascii="Arial" w:hAnsi="Arial" w:cs="Arial"/>
                <w:sz w:val="22"/>
                <w:szCs w:val="22"/>
              </w:rPr>
              <w:t xml:space="preserve"> the common law or interpretations of statu</w:t>
            </w:r>
            <w:r w:rsidR="00C9121A">
              <w:rPr>
                <w:rFonts w:ascii="Arial" w:hAnsi="Arial" w:cs="Arial"/>
                <w:sz w:val="22"/>
                <w:szCs w:val="22"/>
              </w:rPr>
              <w:t>t</w:t>
            </w:r>
            <w:r>
              <w:rPr>
                <w:rFonts w:ascii="Arial" w:hAnsi="Arial" w:cs="Arial"/>
                <w:sz w:val="22"/>
                <w:szCs w:val="22"/>
              </w:rPr>
              <w:t>e</w:t>
            </w:r>
            <w:r w:rsidR="00C9121A">
              <w:rPr>
                <w:rFonts w:ascii="Arial" w:hAnsi="Arial" w:cs="Arial"/>
                <w:sz w:val="22"/>
                <w:szCs w:val="22"/>
              </w:rPr>
              <w:t>s</w:t>
            </w:r>
            <w:r>
              <w:rPr>
                <w:rFonts w:ascii="Arial" w:hAnsi="Arial" w:cs="Arial"/>
                <w:sz w:val="22"/>
                <w:szCs w:val="22"/>
              </w:rPr>
              <w:t xml:space="preserve"> may be negated by statute</w:t>
            </w:r>
            <w:r w:rsidR="00C9121A">
              <w:rPr>
                <w:rFonts w:ascii="Arial" w:hAnsi="Arial" w:cs="Arial"/>
                <w:sz w:val="22"/>
                <w:szCs w:val="22"/>
              </w:rPr>
              <w:t>s</w:t>
            </w:r>
            <w:r>
              <w:rPr>
                <w:rFonts w:ascii="Arial" w:hAnsi="Arial" w:cs="Arial"/>
                <w:sz w:val="22"/>
                <w:szCs w:val="22"/>
              </w:rPr>
              <w:t xml:space="preserve"> enacted by </w:t>
            </w:r>
            <w:del w:id="74" w:author="Haylie Pepper" w:date="2022-06-08T17:35:00Z">
              <w:r w:rsidDel="005534C2">
                <w:rPr>
                  <w:rFonts w:ascii="Arial" w:hAnsi="Arial" w:cs="Arial"/>
                  <w:sz w:val="22"/>
                  <w:szCs w:val="22"/>
                </w:rPr>
                <w:delText>P</w:delText>
              </w:r>
            </w:del>
            <w:ins w:id="75" w:author="Haylie Pepper" w:date="2022-06-08T17:35:00Z">
              <w:r w:rsidR="005534C2">
                <w:rPr>
                  <w:rFonts w:ascii="Arial" w:hAnsi="Arial" w:cs="Arial"/>
                  <w:sz w:val="22"/>
                  <w:szCs w:val="22"/>
                </w:rPr>
                <w:t>p</w:t>
              </w:r>
            </w:ins>
            <w:r>
              <w:rPr>
                <w:rFonts w:ascii="Arial" w:hAnsi="Arial" w:cs="Arial"/>
                <w:sz w:val="22"/>
                <w:szCs w:val="22"/>
              </w:rPr>
              <w:t xml:space="preserve">arliament in response to that case. For example, in </w:t>
            </w:r>
            <w:proofErr w:type="spellStart"/>
            <w:r>
              <w:rPr>
                <w:rFonts w:ascii="Arial" w:hAnsi="Arial" w:cs="Arial"/>
                <w:i/>
                <w:sz w:val="22"/>
                <w:szCs w:val="22"/>
              </w:rPr>
              <w:t>Wik</w:t>
            </w:r>
            <w:proofErr w:type="spellEnd"/>
            <w:r>
              <w:rPr>
                <w:rFonts w:ascii="Arial" w:hAnsi="Arial" w:cs="Arial"/>
                <w:i/>
                <w:sz w:val="22"/>
                <w:szCs w:val="22"/>
              </w:rPr>
              <w:t xml:space="preserve"> peoples v Queensland</w:t>
            </w:r>
            <w:r w:rsidR="0021424D">
              <w:rPr>
                <w:rFonts w:ascii="Arial" w:hAnsi="Arial" w:cs="Arial"/>
                <w:i/>
                <w:sz w:val="22"/>
                <w:szCs w:val="22"/>
              </w:rPr>
              <w:t xml:space="preserve"> (1996)</w:t>
            </w:r>
            <w:r>
              <w:rPr>
                <w:rFonts w:ascii="Arial" w:hAnsi="Arial" w:cs="Arial"/>
                <w:sz w:val="22"/>
                <w:szCs w:val="22"/>
              </w:rPr>
              <w:t xml:space="preserve"> the </w:t>
            </w:r>
            <w:r w:rsidR="00C9121A">
              <w:rPr>
                <w:rFonts w:ascii="Arial" w:hAnsi="Arial" w:cs="Arial"/>
                <w:sz w:val="22"/>
                <w:szCs w:val="22"/>
              </w:rPr>
              <w:t>HCA</w:t>
            </w:r>
            <w:r>
              <w:rPr>
                <w:rFonts w:ascii="Arial" w:hAnsi="Arial" w:cs="Arial"/>
                <w:sz w:val="22"/>
                <w:szCs w:val="22"/>
              </w:rPr>
              <w:t xml:space="preserve"> determined that </w:t>
            </w:r>
            <w:r w:rsidR="003A3B88">
              <w:rPr>
                <w:rFonts w:ascii="Arial" w:hAnsi="Arial" w:cs="Arial"/>
                <w:sz w:val="22"/>
                <w:szCs w:val="22"/>
              </w:rPr>
              <w:t>n</w:t>
            </w:r>
            <w:r>
              <w:rPr>
                <w:rFonts w:ascii="Arial" w:hAnsi="Arial" w:cs="Arial"/>
                <w:sz w:val="22"/>
                <w:szCs w:val="22"/>
              </w:rPr>
              <w:t xml:space="preserve">ative </w:t>
            </w:r>
            <w:r w:rsidR="003A3B88">
              <w:rPr>
                <w:rFonts w:ascii="Arial" w:hAnsi="Arial" w:cs="Arial"/>
                <w:sz w:val="22"/>
                <w:szCs w:val="22"/>
              </w:rPr>
              <w:t>t</w:t>
            </w:r>
            <w:r>
              <w:rPr>
                <w:rFonts w:ascii="Arial" w:hAnsi="Arial" w:cs="Arial"/>
                <w:sz w:val="22"/>
                <w:szCs w:val="22"/>
              </w:rPr>
              <w:t>itle rights could co-exist with pastoral leases. In response</w:t>
            </w:r>
            <w:r w:rsidR="00C9121A">
              <w:rPr>
                <w:rFonts w:ascii="Arial" w:hAnsi="Arial" w:cs="Arial"/>
                <w:sz w:val="22"/>
                <w:szCs w:val="22"/>
              </w:rPr>
              <w:t>,</w:t>
            </w:r>
            <w:r>
              <w:rPr>
                <w:rFonts w:ascii="Arial" w:hAnsi="Arial" w:cs="Arial"/>
                <w:sz w:val="22"/>
                <w:szCs w:val="22"/>
              </w:rPr>
              <w:t xml:space="preserve"> the Howard Government passed the </w:t>
            </w:r>
            <w:r w:rsidRPr="00882C57">
              <w:rPr>
                <w:rFonts w:ascii="Arial" w:hAnsi="Arial" w:cs="Arial"/>
                <w:i/>
                <w:sz w:val="22"/>
                <w:szCs w:val="22"/>
                <w:u w:val="single"/>
              </w:rPr>
              <w:t xml:space="preserve">Native Title Amendment Act </w:t>
            </w:r>
            <w:r w:rsidR="00C9121A">
              <w:rPr>
                <w:rFonts w:ascii="Arial" w:hAnsi="Arial" w:cs="Arial"/>
                <w:i/>
                <w:sz w:val="22"/>
                <w:szCs w:val="22"/>
                <w:u w:val="single"/>
              </w:rPr>
              <w:t>(</w:t>
            </w:r>
            <w:r w:rsidRPr="00882C57">
              <w:rPr>
                <w:rFonts w:ascii="Arial" w:hAnsi="Arial" w:cs="Arial"/>
                <w:i/>
                <w:sz w:val="22"/>
                <w:szCs w:val="22"/>
                <w:u w:val="single"/>
              </w:rPr>
              <w:t>1998</w:t>
            </w:r>
            <w:r w:rsidR="00C9121A">
              <w:rPr>
                <w:rFonts w:ascii="Arial" w:hAnsi="Arial" w:cs="Arial"/>
                <w:i/>
                <w:sz w:val="22"/>
                <w:szCs w:val="22"/>
                <w:u w:val="single"/>
              </w:rPr>
              <w:t>)</w:t>
            </w:r>
            <w:r w:rsidR="004F1806" w:rsidRPr="00882C57">
              <w:rPr>
                <w:rFonts w:ascii="Arial" w:hAnsi="Arial" w:cs="Arial"/>
                <w:i/>
                <w:sz w:val="22"/>
                <w:szCs w:val="22"/>
                <w:u w:val="single"/>
              </w:rPr>
              <w:t>,</w:t>
            </w:r>
            <w:r w:rsidR="004F1806">
              <w:rPr>
                <w:rFonts w:ascii="Arial" w:hAnsi="Arial" w:cs="Arial"/>
                <w:sz w:val="22"/>
                <w:szCs w:val="22"/>
              </w:rPr>
              <w:t xml:space="preserve"> which enabled pastoral leases in some circumstances to extinguish Native Title rights. </w:t>
            </w:r>
          </w:p>
          <w:p w14:paraId="26BC9044" w14:textId="5C6000E6" w:rsidR="004342B7" w:rsidRPr="00882C57" w:rsidRDefault="00C84F26" w:rsidP="00882C57">
            <w:pPr>
              <w:spacing w:line="259" w:lineRule="auto"/>
              <w:contextualSpacing/>
              <w:rPr>
                <w:rFonts w:ascii="Arial" w:hAnsi="Arial" w:cs="Arial"/>
                <w:bCs/>
                <w:sz w:val="22"/>
                <w:szCs w:val="22"/>
              </w:rPr>
            </w:pPr>
            <w:r w:rsidRPr="00882C57">
              <w:rPr>
                <w:rFonts w:ascii="Arial" w:hAnsi="Arial" w:cs="Arial"/>
                <w:bCs/>
                <w:sz w:val="22"/>
                <w:szCs w:val="22"/>
              </w:rPr>
              <w:t>Weaknesses:</w:t>
            </w:r>
          </w:p>
          <w:p w14:paraId="5D8D61F9" w14:textId="77777777" w:rsidR="00C9121A" w:rsidRDefault="00E6328D" w:rsidP="004F1806">
            <w:pPr>
              <w:pStyle w:val="ListParagraph"/>
              <w:numPr>
                <w:ilvl w:val="0"/>
                <w:numId w:val="20"/>
              </w:numPr>
              <w:spacing w:line="259" w:lineRule="auto"/>
              <w:contextualSpacing/>
              <w:rPr>
                <w:rFonts w:ascii="Arial" w:hAnsi="Arial" w:cs="Arial"/>
                <w:sz w:val="22"/>
                <w:szCs w:val="22"/>
              </w:rPr>
            </w:pPr>
            <w:r>
              <w:rPr>
                <w:rFonts w:ascii="Arial" w:hAnsi="Arial" w:cs="Arial"/>
                <w:sz w:val="22"/>
                <w:szCs w:val="22"/>
              </w:rPr>
              <w:t xml:space="preserve">There are many hurdles to bringing a claim to court. </w:t>
            </w:r>
          </w:p>
          <w:p w14:paraId="77582BBA" w14:textId="77777777" w:rsidR="00C9121A" w:rsidRDefault="00E6328D" w:rsidP="00C9121A">
            <w:pPr>
              <w:pStyle w:val="ListParagraph"/>
              <w:numPr>
                <w:ilvl w:val="1"/>
                <w:numId w:val="20"/>
              </w:numPr>
              <w:spacing w:line="259" w:lineRule="auto"/>
              <w:contextualSpacing/>
              <w:rPr>
                <w:rFonts w:ascii="Arial" w:hAnsi="Arial" w:cs="Arial"/>
                <w:sz w:val="22"/>
                <w:szCs w:val="22"/>
              </w:rPr>
            </w:pPr>
            <w:r>
              <w:rPr>
                <w:rFonts w:ascii="Arial" w:hAnsi="Arial" w:cs="Arial"/>
                <w:sz w:val="22"/>
                <w:szCs w:val="22"/>
              </w:rPr>
              <w:t xml:space="preserve">Firstly, an individual must have </w:t>
            </w:r>
            <w:r w:rsidR="00C9121A">
              <w:rPr>
                <w:rFonts w:ascii="Arial" w:hAnsi="Arial" w:cs="Arial"/>
                <w:sz w:val="22"/>
                <w:szCs w:val="22"/>
              </w:rPr>
              <w:t>‘</w:t>
            </w:r>
            <w:r>
              <w:rPr>
                <w:rFonts w:ascii="Arial" w:hAnsi="Arial" w:cs="Arial"/>
                <w:sz w:val="22"/>
                <w:szCs w:val="22"/>
              </w:rPr>
              <w:t>standing</w:t>
            </w:r>
            <w:r w:rsidR="00C9121A">
              <w:rPr>
                <w:rFonts w:ascii="Arial" w:hAnsi="Arial" w:cs="Arial"/>
                <w:sz w:val="22"/>
                <w:szCs w:val="22"/>
              </w:rPr>
              <w:t>’</w:t>
            </w:r>
            <w:r>
              <w:rPr>
                <w:rFonts w:ascii="Arial" w:hAnsi="Arial" w:cs="Arial"/>
                <w:sz w:val="22"/>
                <w:szCs w:val="22"/>
              </w:rPr>
              <w:t xml:space="preserve"> in order to bring an action to court; that is, they must have a legal right to bring a claim. </w:t>
            </w:r>
          </w:p>
          <w:p w14:paraId="50B757EA" w14:textId="0A0BFD90" w:rsidR="00C9121A" w:rsidRDefault="00E6328D" w:rsidP="00C9121A">
            <w:pPr>
              <w:pStyle w:val="ListParagraph"/>
              <w:numPr>
                <w:ilvl w:val="1"/>
                <w:numId w:val="20"/>
              </w:numPr>
              <w:spacing w:line="259" w:lineRule="auto"/>
              <w:contextualSpacing/>
              <w:rPr>
                <w:rFonts w:ascii="Arial" w:hAnsi="Arial" w:cs="Arial"/>
                <w:sz w:val="22"/>
                <w:szCs w:val="22"/>
              </w:rPr>
            </w:pPr>
            <w:r>
              <w:rPr>
                <w:rFonts w:ascii="Arial" w:hAnsi="Arial" w:cs="Arial"/>
                <w:sz w:val="22"/>
                <w:szCs w:val="22"/>
              </w:rPr>
              <w:t xml:space="preserve">Secondly, they need resources </w:t>
            </w:r>
            <w:r w:rsidR="00C9121A">
              <w:rPr>
                <w:rFonts w:ascii="Arial" w:hAnsi="Arial" w:cs="Arial"/>
                <w:sz w:val="22"/>
                <w:szCs w:val="22"/>
              </w:rPr>
              <w:t xml:space="preserve">(dollars) because </w:t>
            </w:r>
            <w:r>
              <w:rPr>
                <w:rFonts w:ascii="Arial" w:hAnsi="Arial" w:cs="Arial"/>
                <w:sz w:val="22"/>
                <w:szCs w:val="22"/>
              </w:rPr>
              <w:t xml:space="preserve">success in </w:t>
            </w:r>
            <w:r w:rsidR="00C9121A">
              <w:rPr>
                <w:rFonts w:ascii="Arial" w:hAnsi="Arial" w:cs="Arial"/>
                <w:sz w:val="22"/>
                <w:szCs w:val="22"/>
              </w:rPr>
              <w:t xml:space="preserve">the Australian </w:t>
            </w:r>
            <w:r>
              <w:rPr>
                <w:rFonts w:ascii="Arial" w:hAnsi="Arial" w:cs="Arial"/>
                <w:sz w:val="22"/>
                <w:szCs w:val="22"/>
              </w:rPr>
              <w:t xml:space="preserve">adversarial system generally necessitates paying for expensive legal representation. </w:t>
            </w:r>
          </w:p>
          <w:p w14:paraId="4228F548" w14:textId="2FCA9AA8" w:rsidR="00C9121A" w:rsidRDefault="00E6328D" w:rsidP="00C9121A">
            <w:pPr>
              <w:pStyle w:val="ListParagraph"/>
              <w:numPr>
                <w:ilvl w:val="1"/>
                <w:numId w:val="20"/>
              </w:numPr>
              <w:spacing w:line="259" w:lineRule="auto"/>
              <w:contextualSpacing/>
              <w:rPr>
                <w:rFonts w:ascii="Arial" w:hAnsi="Arial" w:cs="Arial"/>
                <w:sz w:val="22"/>
                <w:szCs w:val="22"/>
              </w:rPr>
            </w:pPr>
            <w:r>
              <w:rPr>
                <w:rFonts w:ascii="Arial" w:hAnsi="Arial" w:cs="Arial"/>
                <w:sz w:val="22"/>
                <w:szCs w:val="22"/>
              </w:rPr>
              <w:t xml:space="preserve">Thirdly, the claim may need to be appealed several times before it can be determined by a superior court which can create a strong binding </w:t>
            </w:r>
            <w:r w:rsidR="00377AE2">
              <w:rPr>
                <w:rFonts w:ascii="Arial" w:hAnsi="Arial" w:cs="Arial"/>
                <w:sz w:val="22"/>
                <w:szCs w:val="22"/>
              </w:rPr>
              <w:t>precedent</w:t>
            </w:r>
            <w:r>
              <w:rPr>
                <w:rFonts w:ascii="Arial" w:hAnsi="Arial" w:cs="Arial"/>
                <w:sz w:val="22"/>
                <w:szCs w:val="22"/>
              </w:rPr>
              <w:t xml:space="preserve"> to influence future cases. </w:t>
            </w:r>
          </w:p>
          <w:p w14:paraId="2A975CFE" w14:textId="6996F6D9" w:rsidR="004B17BB" w:rsidRDefault="00E6328D" w:rsidP="00882C57">
            <w:pPr>
              <w:pStyle w:val="ListParagraph"/>
              <w:numPr>
                <w:ilvl w:val="1"/>
                <w:numId w:val="20"/>
              </w:numPr>
              <w:spacing w:line="259" w:lineRule="auto"/>
              <w:contextualSpacing/>
              <w:rPr>
                <w:rFonts w:ascii="Arial" w:hAnsi="Arial" w:cs="Arial"/>
                <w:sz w:val="22"/>
                <w:szCs w:val="22"/>
              </w:rPr>
            </w:pPr>
            <w:r>
              <w:rPr>
                <w:rFonts w:ascii="Arial" w:hAnsi="Arial" w:cs="Arial"/>
                <w:sz w:val="22"/>
                <w:szCs w:val="22"/>
              </w:rPr>
              <w:lastRenderedPageBreak/>
              <w:t xml:space="preserve">Finally, appeals to the </w:t>
            </w:r>
            <w:r w:rsidR="00C9121A">
              <w:rPr>
                <w:rFonts w:ascii="Arial" w:hAnsi="Arial" w:cs="Arial"/>
                <w:sz w:val="22"/>
                <w:szCs w:val="22"/>
              </w:rPr>
              <w:t>HCA</w:t>
            </w:r>
            <w:r>
              <w:rPr>
                <w:rFonts w:ascii="Arial" w:hAnsi="Arial" w:cs="Arial"/>
                <w:sz w:val="22"/>
                <w:szCs w:val="22"/>
              </w:rPr>
              <w:t xml:space="preserve"> first require the applicant to apply for </w:t>
            </w:r>
            <w:r w:rsidR="00407DB2">
              <w:rPr>
                <w:rFonts w:ascii="Arial" w:hAnsi="Arial" w:cs="Arial"/>
                <w:sz w:val="22"/>
                <w:szCs w:val="22"/>
              </w:rPr>
              <w:t>‘</w:t>
            </w:r>
            <w:r>
              <w:rPr>
                <w:rFonts w:ascii="Arial" w:hAnsi="Arial" w:cs="Arial"/>
                <w:sz w:val="22"/>
                <w:szCs w:val="22"/>
              </w:rPr>
              <w:t>Special Leave to Appeal</w:t>
            </w:r>
            <w:r w:rsidR="00407DB2">
              <w:rPr>
                <w:rFonts w:ascii="Arial" w:hAnsi="Arial" w:cs="Arial"/>
                <w:sz w:val="22"/>
                <w:szCs w:val="22"/>
              </w:rPr>
              <w:t>’</w:t>
            </w:r>
            <w:r>
              <w:rPr>
                <w:rFonts w:ascii="Arial" w:hAnsi="Arial" w:cs="Arial"/>
                <w:sz w:val="22"/>
                <w:szCs w:val="22"/>
              </w:rPr>
              <w:t xml:space="preserve">. Leave will only be granted if the </w:t>
            </w:r>
            <w:r w:rsidR="00C9121A">
              <w:rPr>
                <w:rFonts w:ascii="Arial" w:hAnsi="Arial" w:cs="Arial"/>
                <w:sz w:val="22"/>
                <w:szCs w:val="22"/>
              </w:rPr>
              <w:t>HCA</w:t>
            </w:r>
            <w:r>
              <w:rPr>
                <w:rFonts w:ascii="Arial" w:hAnsi="Arial" w:cs="Arial"/>
                <w:sz w:val="22"/>
                <w:szCs w:val="22"/>
              </w:rPr>
              <w:t xml:space="preserve"> is satisfied that there has been a miscarriage of justice</w:t>
            </w:r>
            <w:r w:rsidR="00D408B5">
              <w:rPr>
                <w:rFonts w:ascii="Arial" w:hAnsi="Arial" w:cs="Arial"/>
                <w:sz w:val="22"/>
                <w:szCs w:val="22"/>
              </w:rPr>
              <w:t>;</w:t>
            </w:r>
            <w:r>
              <w:rPr>
                <w:rFonts w:ascii="Arial" w:hAnsi="Arial" w:cs="Arial"/>
                <w:sz w:val="22"/>
                <w:szCs w:val="22"/>
              </w:rPr>
              <w:t xml:space="preserve"> a question of law that may lead to a new precedent</w:t>
            </w:r>
            <w:r w:rsidR="00D408B5">
              <w:rPr>
                <w:rFonts w:ascii="Arial" w:hAnsi="Arial" w:cs="Arial"/>
                <w:sz w:val="22"/>
                <w:szCs w:val="22"/>
              </w:rPr>
              <w:t>;</w:t>
            </w:r>
            <w:r>
              <w:rPr>
                <w:rFonts w:ascii="Arial" w:hAnsi="Arial" w:cs="Arial"/>
                <w:sz w:val="22"/>
                <w:szCs w:val="22"/>
              </w:rPr>
              <w:t xml:space="preserve"> or a </w:t>
            </w:r>
            <w:r w:rsidR="00377AE2">
              <w:rPr>
                <w:rFonts w:ascii="Arial" w:hAnsi="Arial" w:cs="Arial"/>
                <w:sz w:val="22"/>
                <w:szCs w:val="22"/>
              </w:rPr>
              <w:t>conflict</w:t>
            </w:r>
            <w:r>
              <w:rPr>
                <w:rFonts w:ascii="Arial" w:hAnsi="Arial" w:cs="Arial"/>
                <w:sz w:val="22"/>
                <w:szCs w:val="22"/>
              </w:rPr>
              <w:t xml:space="preserve"> between different courts</w:t>
            </w:r>
            <w:r w:rsidR="00776F93">
              <w:rPr>
                <w:rFonts w:ascii="Arial" w:hAnsi="Arial" w:cs="Arial"/>
                <w:sz w:val="22"/>
                <w:szCs w:val="22"/>
              </w:rPr>
              <w:t>.</w:t>
            </w:r>
          </w:p>
          <w:p w14:paraId="10ADD7DB" w14:textId="1EB1C204" w:rsidR="004F1806" w:rsidRDefault="00272E5F" w:rsidP="008116B3">
            <w:pPr>
              <w:pStyle w:val="ListParagraph"/>
              <w:numPr>
                <w:ilvl w:val="1"/>
                <w:numId w:val="20"/>
              </w:numPr>
              <w:spacing w:line="259" w:lineRule="auto"/>
              <w:contextualSpacing/>
              <w:rPr>
                <w:rFonts w:ascii="Arial" w:hAnsi="Arial" w:cs="Arial"/>
                <w:sz w:val="22"/>
                <w:szCs w:val="22"/>
              </w:rPr>
            </w:pPr>
            <w:r>
              <w:rPr>
                <w:rFonts w:ascii="Arial" w:hAnsi="Arial" w:cs="Arial"/>
                <w:i/>
                <w:sz w:val="22"/>
                <w:szCs w:val="22"/>
              </w:rPr>
              <w:t>Sharma v Minister for Environment</w:t>
            </w:r>
            <w:r>
              <w:rPr>
                <w:rFonts w:ascii="Arial" w:hAnsi="Arial" w:cs="Arial"/>
                <w:sz w:val="22"/>
                <w:szCs w:val="22"/>
              </w:rPr>
              <w:t xml:space="preserve"> [2021] FCA 560 involved eight teenager</w:t>
            </w:r>
            <w:r w:rsidR="008116B3">
              <w:rPr>
                <w:rFonts w:ascii="Arial" w:hAnsi="Arial" w:cs="Arial"/>
                <w:sz w:val="22"/>
                <w:szCs w:val="22"/>
              </w:rPr>
              <w:t>s</w:t>
            </w:r>
            <w:r>
              <w:rPr>
                <w:rFonts w:ascii="Arial" w:hAnsi="Arial" w:cs="Arial"/>
                <w:sz w:val="22"/>
                <w:szCs w:val="22"/>
              </w:rPr>
              <w:t xml:space="preserve"> </w:t>
            </w:r>
            <w:r w:rsidR="008116B3">
              <w:rPr>
                <w:rFonts w:ascii="Arial" w:hAnsi="Arial" w:cs="Arial"/>
                <w:sz w:val="22"/>
                <w:szCs w:val="22"/>
              </w:rPr>
              <w:t xml:space="preserve">who sought to establish that the Minister had </w:t>
            </w:r>
            <w:r w:rsidR="008116B3" w:rsidRPr="008116B3">
              <w:rPr>
                <w:rFonts w:ascii="Arial" w:hAnsi="Arial" w:cs="Arial"/>
                <w:sz w:val="22"/>
                <w:szCs w:val="22"/>
              </w:rPr>
              <w:t>a duty to avoid causing personal injury or death to children in Australia as a result of carbon emissions when deciding an application to approve a coal mine expansion.</w:t>
            </w:r>
            <w:r w:rsidR="008116B3">
              <w:rPr>
                <w:rFonts w:ascii="Arial" w:hAnsi="Arial" w:cs="Arial"/>
                <w:sz w:val="22"/>
                <w:szCs w:val="22"/>
              </w:rPr>
              <w:t xml:space="preserve"> The Federal Court judge agreed with the plaintiff, but the decision was later overturned by the Full Federal Court in </w:t>
            </w:r>
            <w:r w:rsidR="008116B3">
              <w:rPr>
                <w:rFonts w:ascii="Arial" w:hAnsi="Arial" w:cs="Arial"/>
                <w:i/>
                <w:sz w:val="22"/>
                <w:szCs w:val="22"/>
              </w:rPr>
              <w:t xml:space="preserve">Minister for the Environment v Sharma </w:t>
            </w:r>
            <w:r w:rsidR="008116B3">
              <w:rPr>
                <w:rFonts w:ascii="Arial" w:hAnsi="Arial" w:cs="Arial"/>
                <w:sz w:val="22"/>
                <w:szCs w:val="22"/>
              </w:rPr>
              <w:t xml:space="preserve">[2022] FCAPC 35. The plaintiffs announced in April 2022 that they would not seek </w:t>
            </w:r>
            <w:r w:rsidR="00377AE2">
              <w:rPr>
                <w:rFonts w:ascii="Arial" w:hAnsi="Arial" w:cs="Arial"/>
                <w:sz w:val="22"/>
                <w:szCs w:val="22"/>
              </w:rPr>
              <w:t>special</w:t>
            </w:r>
            <w:r w:rsidR="008116B3">
              <w:rPr>
                <w:rFonts w:ascii="Arial" w:hAnsi="Arial" w:cs="Arial"/>
                <w:sz w:val="22"/>
                <w:szCs w:val="22"/>
              </w:rPr>
              <w:t xml:space="preserve"> leave to appeal to the </w:t>
            </w:r>
            <w:r w:rsidR="00D408B5">
              <w:rPr>
                <w:rFonts w:ascii="Arial" w:hAnsi="Arial" w:cs="Arial"/>
                <w:sz w:val="22"/>
                <w:szCs w:val="22"/>
              </w:rPr>
              <w:t>HCA.</w:t>
            </w:r>
            <w:r w:rsidR="008116B3">
              <w:rPr>
                <w:rFonts w:ascii="Arial" w:hAnsi="Arial" w:cs="Arial"/>
                <w:sz w:val="22"/>
                <w:szCs w:val="22"/>
              </w:rPr>
              <w:t xml:space="preserve"> </w:t>
            </w:r>
          </w:p>
          <w:p w14:paraId="0E29841F" w14:textId="4BDDEF9D" w:rsidR="009B58D2" w:rsidRPr="009B58D2" w:rsidRDefault="009B58D2" w:rsidP="008116B3">
            <w:pPr>
              <w:pStyle w:val="ListParagraph"/>
              <w:numPr>
                <w:ilvl w:val="1"/>
                <w:numId w:val="20"/>
              </w:numPr>
              <w:spacing w:line="259" w:lineRule="auto"/>
              <w:contextualSpacing/>
              <w:rPr>
                <w:rFonts w:ascii="Arial" w:hAnsi="Arial" w:cs="Arial"/>
                <w:sz w:val="22"/>
                <w:szCs w:val="22"/>
              </w:rPr>
            </w:pPr>
            <w:r w:rsidRPr="009B58D2">
              <w:rPr>
                <w:rFonts w:ascii="Arial" w:hAnsi="Arial" w:cs="Arial"/>
                <w:sz w:val="22"/>
                <w:szCs w:val="22"/>
              </w:rPr>
              <w:t>Cou</w:t>
            </w:r>
            <w:r>
              <w:rPr>
                <w:rFonts w:ascii="Arial" w:hAnsi="Arial" w:cs="Arial"/>
                <w:sz w:val="22"/>
                <w:szCs w:val="22"/>
              </w:rPr>
              <w:t xml:space="preserve">nterpoint: Individuals with significant challenges to the law may be able attract assistance from support groups. For example, Vickie Roach relied on support from the Human Rights Law Centre in Melbourne to pursue her case </w:t>
            </w:r>
            <w:r>
              <w:rPr>
                <w:rFonts w:ascii="Arial" w:hAnsi="Arial" w:cs="Arial"/>
                <w:i/>
                <w:sz w:val="22"/>
                <w:szCs w:val="22"/>
              </w:rPr>
              <w:t>Roach v Electoral Commissioner</w:t>
            </w:r>
            <w:r>
              <w:rPr>
                <w:rFonts w:ascii="Arial" w:hAnsi="Arial" w:cs="Arial"/>
                <w:sz w:val="22"/>
                <w:szCs w:val="22"/>
              </w:rPr>
              <w:t xml:space="preserve"> (2007) all the way </w:t>
            </w:r>
            <w:r w:rsidR="00407DB2">
              <w:rPr>
                <w:rFonts w:ascii="Arial" w:hAnsi="Arial" w:cs="Arial"/>
                <w:sz w:val="22"/>
                <w:szCs w:val="22"/>
              </w:rPr>
              <w:t xml:space="preserve">to </w:t>
            </w:r>
            <w:r>
              <w:rPr>
                <w:rFonts w:ascii="Arial" w:hAnsi="Arial" w:cs="Arial"/>
                <w:sz w:val="22"/>
                <w:szCs w:val="22"/>
              </w:rPr>
              <w:t xml:space="preserve">the </w:t>
            </w:r>
            <w:r w:rsidR="00D408B5">
              <w:rPr>
                <w:rFonts w:ascii="Arial" w:hAnsi="Arial" w:cs="Arial"/>
                <w:sz w:val="22"/>
                <w:szCs w:val="22"/>
              </w:rPr>
              <w:t>HCA</w:t>
            </w:r>
            <w:r>
              <w:rPr>
                <w:rFonts w:ascii="Arial" w:hAnsi="Arial" w:cs="Arial"/>
                <w:sz w:val="22"/>
                <w:szCs w:val="22"/>
              </w:rPr>
              <w:t xml:space="preserve">. The High Court found that the 2006 amendments to the </w:t>
            </w:r>
            <w:r w:rsidRPr="00882C57">
              <w:rPr>
                <w:rFonts w:ascii="Arial" w:hAnsi="Arial" w:cs="Arial"/>
                <w:i/>
                <w:sz w:val="22"/>
                <w:szCs w:val="22"/>
                <w:u w:val="single"/>
              </w:rPr>
              <w:t xml:space="preserve">Commonwealth Electoral Act </w:t>
            </w:r>
            <w:r w:rsidR="00D408B5">
              <w:rPr>
                <w:rFonts w:ascii="Arial" w:hAnsi="Arial" w:cs="Arial"/>
                <w:i/>
                <w:sz w:val="22"/>
                <w:szCs w:val="22"/>
                <w:u w:val="single"/>
              </w:rPr>
              <w:t>(</w:t>
            </w:r>
            <w:r w:rsidRPr="00882C57">
              <w:rPr>
                <w:rFonts w:ascii="Arial" w:hAnsi="Arial" w:cs="Arial"/>
                <w:i/>
                <w:sz w:val="22"/>
                <w:szCs w:val="22"/>
                <w:u w:val="single"/>
              </w:rPr>
              <w:t>1918</w:t>
            </w:r>
            <w:r w:rsidR="00D408B5">
              <w:rPr>
                <w:rFonts w:ascii="Arial" w:hAnsi="Arial" w:cs="Arial"/>
                <w:sz w:val="22"/>
                <w:szCs w:val="22"/>
              </w:rPr>
              <w:t xml:space="preserve">) </w:t>
            </w:r>
            <w:r>
              <w:rPr>
                <w:rFonts w:ascii="Arial" w:hAnsi="Arial" w:cs="Arial"/>
                <w:sz w:val="22"/>
                <w:szCs w:val="22"/>
              </w:rPr>
              <w:t>which disqualified all prisoners from voting was unconstitutional.</w:t>
            </w:r>
          </w:p>
        </w:tc>
      </w:tr>
    </w:tbl>
    <w:p w14:paraId="24DE2444" w14:textId="77777777" w:rsidR="006B0D09" w:rsidRDefault="006B0D09" w:rsidP="006B0D09">
      <w:pPr>
        <w:tabs>
          <w:tab w:val="right" w:leader="underscore" w:pos="9360"/>
        </w:tabs>
        <w:spacing w:before="420"/>
        <w:rPr>
          <w:rFonts w:ascii="Arial" w:hAnsi="Arial" w:cs="Arial"/>
          <w:sz w:val="22"/>
          <w:szCs w:val="22"/>
        </w:rPr>
      </w:pPr>
    </w:p>
    <w:p w14:paraId="792205AA" w14:textId="77777777" w:rsidR="006B0D09" w:rsidRDefault="006B0D09" w:rsidP="006B0D09">
      <w:pPr>
        <w:tabs>
          <w:tab w:val="right" w:leader="underscore" w:pos="9360"/>
        </w:tabs>
        <w:spacing w:before="420"/>
        <w:rPr>
          <w:rFonts w:ascii="Arial" w:hAnsi="Arial" w:cs="Arial"/>
          <w:sz w:val="22"/>
          <w:szCs w:val="22"/>
        </w:rPr>
      </w:pPr>
    </w:p>
    <w:p w14:paraId="2940371B" w14:textId="77777777" w:rsidR="006B0D09" w:rsidRDefault="006B0D09" w:rsidP="006B0D09">
      <w:pPr>
        <w:tabs>
          <w:tab w:val="right" w:leader="underscore" w:pos="9360"/>
        </w:tabs>
        <w:spacing w:before="420"/>
        <w:rPr>
          <w:rFonts w:ascii="Arial" w:hAnsi="Arial" w:cs="Arial"/>
          <w:sz w:val="22"/>
          <w:szCs w:val="22"/>
        </w:rPr>
      </w:pPr>
    </w:p>
    <w:p w14:paraId="1F8ED376" w14:textId="77777777" w:rsidR="006B0D09" w:rsidRDefault="006B0D09" w:rsidP="006B0D09">
      <w:pPr>
        <w:tabs>
          <w:tab w:val="right" w:leader="underscore" w:pos="9360"/>
        </w:tabs>
        <w:spacing w:before="420"/>
        <w:rPr>
          <w:rFonts w:ascii="Arial" w:hAnsi="Arial" w:cs="Arial"/>
          <w:sz w:val="22"/>
          <w:szCs w:val="22"/>
        </w:rPr>
      </w:pPr>
    </w:p>
    <w:p w14:paraId="51333FC5" w14:textId="77777777" w:rsidR="006B0D09" w:rsidRDefault="006B0D09" w:rsidP="00FD3563">
      <w:pPr>
        <w:tabs>
          <w:tab w:val="right" w:leader="underscore" w:pos="9360"/>
        </w:tabs>
        <w:spacing w:before="420"/>
        <w:ind w:firstLine="720"/>
        <w:rPr>
          <w:rFonts w:ascii="Arial" w:hAnsi="Arial"/>
          <w:sz w:val="6"/>
          <w:szCs w:val="6"/>
        </w:rPr>
      </w:pPr>
    </w:p>
    <w:p w14:paraId="431F0DC0" w14:textId="77777777" w:rsidR="006B0D09" w:rsidRDefault="00BC0D30" w:rsidP="008472DB">
      <w:pPr>
        <w:tabs>
          <w:tab w:val="right" w:pos="9360"/>
        </w:tabs>
        <w:rPr>
          <w:rFonts w:ascii="Arial" w:hAnsi="Arial" w:cs="Arial"/>
          <w:sz w:val="22"/>
          <w:szCs w:val="22"/>
        </w:rPr>
      </w:pPr>
      <w:r>
        <w:rPr>
          <w:rFonts w:ascii="Arial" w:hAnsi="Arial" w:cs="Arial"/>
          <w:sz w:val="22"/>
          <w:szCs w:val="22"/>
        </w:rPr>
        <w:br w:type="page"/>
      </w:r>
    </w:p>
    <w:p w14:paraId="0336C874" w14:textId="6D984989" w:rsidR="006B0D09" w:rsidRDefault="006B0D09" w:rsidP="002C3EB1">
      <w:pPr>
        <w:ind w:left="720" w:hanging="720"/>
        <w:rPr>
          <w:rFonts w:ascii="Arial" w:hAnsi="Arial" w:cs="Arial"/>
          <w:sz w:val="22"/>
          <w:szCs w:val="22"/>
        </w:rPr>
      </w:pPr>
      <w:r w:rsidRPr="0049155C">
        <w:rPr>
          <w:rFonts w:ascii="Arial" w:hAnsi="Arial" w:cs="Arial"/>
          <w:sz w:val="22"/>
          <w:szCs w:val="22"/>
        </w:rPr>
        <w:lastRenderedPageBreak/>
        <w:t>(d)</w:t>
      </w:r>
      <w:r w:rsidRPr="0085603D">
        <w:rPr>
          <w:rFonts w:ascii="Arial" w:hAnsi="Arial" w:cs="Arial"/>
          <w:sz w:val="22"/>
          <w:szCs w:val="22"/>
        </w:rPr>
        <w:tab/>
      </w:r>
      <w:r w:rsidR="00AF3748" w:rsidRPr="0085603D">
        <w:rPr>
          <w:rFonts w:ascii="Arial" w:hAnsi="Arial" w:cs="Arial"/>
          <w:sz w:val="22"/>
          <w:szCs w:val="22"/>
        </w:rPr>
        <w:t xml:space="preserve">Evaluate the extent to which </w:t>
      </w:r>
      <w:r w:rsidR="00377AE2" w:rsidRPr="0085603D">
        <w:rPr>
          <w:rFonts w:ascii="Arial" w:hAnsi="Arial" w:cs="Arial"/>
          <w:sz w:val="22"/>
          <w:szCs w:val="22"/>
        </w:rPr>
        <w:t>mandates</w:t>
      </w:r>
      <w:r w:rsidR="00AF3748" w:rsidRPr="0085603D">
        <w:rPr>
          <w:rFonts w:ascii="Arial" w:hAnsi="Arial" w:cs="Arial"/>
          <w:sz w:val="22"/>
          <w:szCs w:val="22"/>
        </w:rPr>
        <w:t xml:space="preserve"> have allowed political parties </w:t>
      </w:r>
      <w:r w:rsidR="00823275" w:rsidRPr="0085603D">
        <w:rPr>
          <w:rFonts w:ascii="Arial" w:hAnsi="Arial" w:cs="Arial"/>
          <w:sz w:val="22"/>
          <w:szCs w:val="22"/>
        </w:rPr>
        <w:t>and/</w:t>
      </w:r>
      <w:r w:rsidR="00AF3748" w:rsidRPr="0085603D">
        <w:rPr>
          <w:rFonts w:ascii="Arial" w:hAnsi="Arial" w:cs="Arial"/>
          <w:sz w:val="22"/>
          <w:szCs w:val="22"/>
        </w:rPr>
        <w:t>or independen</w:t>
      </w:r>
      <w:r w:rsidR="00D92BE3" w:rsidRPr="0085603D">
        <w:rPr>
          <w:rFonts w:ascii="Arial" w:hAnsi="Arial" w:cs="Arial"/>
          <w:sz w:val="22"/>
          <w:szCs w:val="22"/>
        </w:rPr>
        <w:t>ts</w:t>
      </w:r>
      <w:r w:rsidR="00AF3748" w:rsidRPr="0085603D">
        <w:rPr>
          <w:rFonts w:ascii="Arial" w:hAnsi="Arial" w:cs="Arial"/>
          <w:sz w:val="22"/>
          <w:szCs w:val="22"/>
        </w:rPr>
        <w:t xml:space="preserve"> to influence the legislative process.</w:t>
      </w:r>
      <w:r w:rsidR="002C3EB1">
        <w:rPr>
          <w:rFonts w:ascii="Arial" w:hAnsi="Arial" w:cs="Arial"/>
          <w:sz w:val="22"/>
          <w:szCs w:val="22"/>
        </w:rPr>
        <w:t xml:space="preserve">                                              </w:t>
      </w:r>
      <w:r w:rsidRPr="00F25C8A">
        <w:rPr>
          <w:rFonts w:ascii="Arial" w:hAnsi="Arial" w:cs="Arial"/>
          <w:sz w:val="22"/>
          <w:szCs w:val="22"/>
        </w:rPr>
        <w:t>(8 marks)</w:t>
      </w:r>
    </w:p>
    <w:p w14:paraId="09B6F0FC" w14:textId="77777777" w:rsidR="002C3EB1" w:rsidRPr="00F25C8A" w:rsidRDefault="002C3EB1" w:rsidP="00882C57">
      <w:pPr>
        <w:ind w:left="720" w:hanging="720"/>
        <w:rPr>
          <w:rFonts w:ascii="Arial" w:hAnsi="Arial" w:cs="Arial"/>
          <w:sz w:val="22"/>
          <w:szCs w:val="22"/>
        </w:rPr>
      </w:pPr>
    </w:p>
    <w:p w14:paraId="67B4AFC1" w14:textId="77777777" w:rsidR="006B0D09" w:rsidRPr="00F25C8A" w:rsidRDefault="006B0D09" w:rsidP="006B0D09">
      <w:pPr>
        <w:tabs>
          <w:tab w:val="right" w:pos="9360"/>
        </w:tabs>
        <w:ind w:left="720" w:hanging="720"/>
        <w:rPr>
          <w:rFonts w:ascii="Arial" w:hAnsi="Arial"/>
          <w:sz w:val="6"/>
          <w:szCs w:val="6"/>
        </w:rPr>
      </w:pPr>
      <w:r w:rsidRPr="00F25C8A">
        <w:rPr>
          <w:rFonts w:ascii="Arial" w:hAnsi="Arial" w:cs="Arial"/>
          <w:sz w:val="22"/>
          <w:szCs w:val="22"/>
        </w:rPr>
        <w:tab/>
      </w:r>
      <w:r w:rsidRPr="00F25C8A">
        <w:rPr>
          <w:rFonts w:ascii="Arial" w:hAnsi="Arial"/>
          <w:sz w:val="6"/>
          <w:szCs w:val="6"/>
        </w:rPr>
        <w:tab/>
      </w:r>
    </w:p>
    <w:tbl>
      <w:tblPr>
        <w:tblStyle w:val="TableGrid"/>
        <w:tblW w:w="0" w:type="auto"/>
        <w:tblInd w:w="856" w:type="dxa"/>
        <w:tblLook w:val="04A0" w:firstRow="1" w:lastRow="0" w:firstColumn="1" w:lastColumn="0" w:noHBand="0" w:noVBand="1"/>
      </w:tblPr>
      <w:tblGrid>
        <w:gridCol w:w="7529"/>
        <w:gridCol w:w="919"/>
      </w:tblGrid>
      <w:tr w:rsidR="007F7617" w:rsidRPr="00F25C8A" w14:paraId="35DB2609" w14:textId="77777777" w:rsidTr="00F51E33">
        <w:tc>
          <w:tcPr>
            <w:tcW w:w="7654" w:type="dxa"/>
          </w:tcPr>
          <w:p w14:paraId="0E8903A0" w14:textId="77777777" w:rsidR="007F7617" w:rsidRPr="00F25C8A" w:rsidRDefault="007F7617" w:rsidP="00F51E33">
            <w:pPr>
              <w:tabs>
                <w:tab w:val="left" w:pos="720"/>
                <w:tab w:val="right" w:pos="9360"/>
              </w:tabs>
              <w:rPr>
                <w:rFonts w:ascii="Arial" w:hAnsi="Arial" w:cs="Arial"/>
                <w:b/>
                <w:sz w:val="22"/>
                <w:szCs w:val="22"/>
              </w:rPr>
            </w:pPr>
            <w:r w:rsidRPr="00F25C8A">
              <w:rPr>
                <w:rFonts w:ascii="Arial" w:hAnsi="Arial" w:cs="Arial"/>
                <w:b/>
                <w:sz w:val="22"/>
                <w:szCs w:val="22"/>
              </w:rPr>
              <w:t>Description</w:t>
            </w:r>
          </w:p>
        </w:tc>
        <w:tc>
          <w:tcPr>
            <w:tcW w:w="920" w:type="dxa"/>
          </w:tcPr>
          <w:p w14:paraId="395CBD69" w14:textId="77777777" w:rsidR="007F7617" w:rsidRPr="00F25C8A" w:rsidRDefault="007F7617" w:rsidP="00F51E33">
            <w:pPr>
              <w:tabs>
                <w:tab w:val="left" w:pos="720"/>
                <w:tab w:val="right" w:pos="9360"/>
              </w:tabs>
              <w:rPr>
                <w:rFonts w:ascii="Arial" w:hAnsi="Arial" w:cs="Arial"/>
                <w:b/>
                <w:sz w:val="22"/>
                <w:szCs w:val="22"/>
              </w:rPr>
            </w:pPr>
            <w:r w:rsidRPr="00F25C8A">
              <w:rPr>
                <w:rFonts w:ascii="Arial" w:hAnsi="Arial" w:cs="Arial"/>
                <w:b/>
                <w:sz w:val="22"/>
                <w:szCs w:val="22"/>
              </w:rPr>
              <w:t>Marks</w:t>
            </w:r>
          </w:p>
        </w:tc>
      </w:tr>
      <w:tr w:rsidR="007F7617" w:rsidRPr="00F25C8A" w14:paraId="1C1A0301" w14:textId="77777777" w:rsidTr="00F51E33">
        <w:tc>
          <w:tcPr>
            <w:tcW w:w="7654" w:type="dxa"/>
          </w:tcPr>
          <w:p w14:paraId="110D755B" w14:textId="0649FDFD" w:rsidR="008116B3" w:rsidRPr="00F25C8A" w:rsidRDefault="00D92BE3" w:rsidP="00F51E33">
            <w:pPr>
              <w:tabs>
                <w:tab w:val="left" w:pos="720"/>
                <w:tab w:val="right" w:pos="9360"/>
              </w:tabs>
              <w:rPr>
                <w:rFonts w:ascii="Arial" w:hAnsi="Arial" w:cs="Arial"/>
                <w:sz w:val="22"/>
                <w:szCs w:val="22"/>
              </w:rPr>
            </w:pPr>
            <w:r>
              <w:rPr>
                <w:rFonts w:ascii="Arial" w:hAnsi="Arial" w:cs="Arial"/>
                <w:sz w:val="22"/>
                <w:szCs w:val="22"/>
              </w:rPr>
              <w:t>Evaluates</w:t>
            </w:r>
            <w:r w:rsidR="008116B3" w:rsidRPr="00F25C8A">
              <w:rPr>
                <w:rFonts w:ascii="Arial" w:hAnsi="Arial" w:cs="Arial"/>
                <w:sz w:val="22"/>
                <w:szCs w:val="22"/>
              </w:rPr>
              <w:t xml:space="preserve"> the extent to which mandates </w:t>
            </w:r>
            <w:r>
              <w:rPr>
                <w:rFonts w:ascii="Arial" w:hAnsi="Arial" w:cs="Arial"/>
                <w:sz w:val="22"/>
                <w:szCs w:val="22"/>
              </w:rPr>
              <w:t xml:space="preserve">have allowed political parties </w:t>
            </w:r>
            <w:r w:rsidRPr="00F25C8A">
              <w:rPr>
                <w:rFonts w:ascii="Arial" w:hAnsi="Arial" w:cs="Arial"/>
                <w:sz w:val="22"/>
                <w:szCs w:val="22"/>
              </w:rPr>
              <w:t xml:space="preserve">and/or </w:t>
            </w:r>
            <w:r>
              <w:rPr>
                <w:rFonts w:ascii="Arial" w:hAnsi="Arial" w:cs="Arial"/>
                <w:sz w:val="22"/>
                <w:szCs w:val="22"/>
              </w:rPr>
              <w:t>independents</w:t>
            </w:r>
            <w:r w:rsidR="008116B3" w:rsidRPr="00F25C8A">
              <w:rPr>
                <w:rFonts w:ascii="Arial" w:hAnsi="Arial" w:cs="Arial"/>
                <w:sz w:val="22"/>
                <w:szCs w:val="22"/>
              </w:rPr>
              <w:t xml:space="preserve"> </w:t>
            </w:r>
            <w:r>
              <w:rPr>
                <w:rFonts w:ascii="Arial" w:hAnsi="Arial" w:cs="Arial"/>
                <w:sz w:val="22"/>
                <w:szCs w:val="22"/>
              </w:rPr>
              <w:t>to</w:t>
            </w:r>
            <w:r w:rsidR="008116B3" w:rsidRPr="00F25C8A">
              <w:rPr>
                <w:rFonts w:ascii="Arial" w:hAnsi="Arial" w:cs="Arial"/>
                <w:sz w:val="22"/>
                <w:szCs w:val="22"/>
              </w:rPr>
              <w:t xml:space="preserve"> influence the legislative process </w:t>
            </w:r>
          </w:p>
          <w:p w14:paraId="334EE649" w14:textId="57452363" w:rsidR="007F7617" w:rsidRPr="00F25C8A" w:rsidRDefault="00B52DEA" w:rsidP="00F51E33">
            <w:pPr>
              <w:tabs>
                <w:tab w:val="left" w:pos="720"/>
                <w:tab w:val="right" w:pos="9360"/>
              </w:tabs>
              <w:rPr>
                <w:rFonts w:ascii="Arial" w:hAnsi="Arial" w:cs="Arial"/>
                <w:sz w:val="22"/>
                <w:szCs w:val="22"/>
              </w:rPr>
            </w:pPr>
            <w:proofErr w:type="gramStart"/>
            <w:r>
              <w:rPr>
                <w:rFonts w:ascii="Arial" w:hAnsi="Arial" w:cs="Arial"/>
                <w:sz w:val="22"/>
                <w:szCs w:val="22"/>
              </w:rPr>
              <w:t>Makes r</w:t>
            </w:r>
            <w:r w:rsidR="00377AE2" w:rsidRPr="00F25C8A">
              <w:rPr>
                <w:rFonts w:ascii="Arial" w:hAnsi="Arial" w:cs="Arial"/>
                <w:sz w:val="22"/>
                <w:szCs w:val="22"/>
              </w:rPr>
              <w:t>efe</w:t>
            </w:r>
            <w:r>
              <w:rPr>
                <w:rFonts w:ascii="Arial" w:hAnsi="Arial" w:cs="Arial"/>
                <w:sz w:val="22"/>
                <w:szCs w:val="22"/>
              </w:rPr>
              <w:t>rence</w:t>
            </w:r>
            <w:proofErr w:type="gramEnd"/>
            <w:r w:rsidR="008116B3" w:rsidRPr="00F25C8A">
              <w:rPr>
                <w:rFonts w:ascii="Arial" w:hAnsi="Arial" w:cs="Arial"/>
                <w:sz w:val="22"/>
                <w:szCs w:val="22"/>
              </w:rPr>
              <w:t xml:space="preserve"> to relevant and detailed</w:t>
            </w:r>
            <w:r w:rsidR="007F7617" w:rsidRPr="00F25C8A">
              <w:rPr>
                <w:rFonts w:ascii="Arial" w:hAnsi="Arial" w:cs="Arial"/>
                <w:sz w:val="22"/>
                <w:szCs w:val="22"/>
              </w:rPr>
              <w:t xml:space="preserve"> examples</w:t>
            </w:r>
          </w:p>
        </w:tc>
        <w:tc>
          <w:tcPr>
            <w:tcW w:w="920" w:type="dxa"/>
            <w:vAlign w:val="center"/>
          </w:tcPr>
          <w:p w14:paraId="74E54F24" w14:textId="77777777" w:rsidR="007F7617" w:rsidRPr="00F25C8A" w:rsidRDefault="007F7617" w:rsidP="00F51E33">
            <w:pPr>
              <w:tabs>
                <w:tab w:val="left" w:pos="720"/>
                <w:tab w:val="right" w:pos="9360"/>
              </w:tabs>
              <w:jc w:val="center"/>
              <w:rPr>
                <w:rFonts w:ascii="Arial" w:hAnsi="Arial" w:cs="Arial"/>
                <w:sz w:val="22"/>
                <w:szCs w:val="22"/>
              </w:rPr>
            </w:pPr>
            <w:r w:rsidRPr="00F25C8A">
              <w:rPr>
                <w:rFonts w:ascii="Arial" w:hAnsi="Arial" w:cs="Arial"/>
                <w:sz w:val="22"/>
                <w:szCs w:val="22"/>
              </w:rPr>
              <w:t>7 – 8</w:t>
            </w:r>
          </w:p>
        </w:tc>
      </w:tr>
      <w:tr w:rsidR="007F7617" w:rsidRPr="00F25C8A" w14:paraId="6E9D654F" w14:textId="77777777" w:rsidTr="00F51E33">
        <w:tc>
          <w:tcPr>
            <w:tcW w:w="7654" w:type="dxa"/>
          </w:tcPr>
          <w:p w14:paraId="243585B0" w14:textId="126B659C" w:rsidR="008116B3" w:rsidRPr="00F25C8A" w:rsidRDefault="008116B3" w:rsidP="008116B3">
            <w:pPr>
              <w:tabs>
                <w:tab w:val="left" w:pos="720"/>
                <w:tab w:val="right" w:pos="9360"/>
              </w:tabs>
              <w:rPr>
                <w:rFonts w:ascii="Arial" w:hAnsi="Arial" w:cs="Arial"/>
                <w:sz w:val="22"/>
                <w:szCs w:val="22"/>
              </w:rPr>
            </w:pPr>
            <w:r w:rsidRPr="00F25C8A">
              <w:rPr>
                <w:rFonts w:ascii="Arial" w:hAnsi="Arial" w:cs="Arial"/>
                <w:sz w:val="22"/>
                <w:szCs w:val="22"/>
              </w:rPr>
              <w:t xml:space="preserve">Discusses the extent to which mandates </w:t>
            </w:r>
            <w:r w:rsidR="00D92BE3">
              <w:rPr>
                <w:rFonts w:ascii="Arial" w:hAnsi="Arial" w:cs="Arial"/>
                <w:sz w:val="22"/>
                <w:szCs w:val="22"/>
              </w:rPr>
              <w:t>have allowed</w:t>
            </w:r>
            <w:r w:rsidRPr="00F25C8A">
              <w:rPr>
                <w:rFonts w:ascii="Arial" w:hAnsi="Arial" w:cs="Arial"/>
                <w:sz w:val="22"/>
                <w:szCs w:val="22"/>
              </w:rPr>
              <w:t xml:space="preserve"> political parties and/or independents </w:t>
            </w:r>
            <w:r w:rsidR="00D92BE3">
              <w:rPr>
                <w:rFonts w:ascii="Arial" w:hAnsi="Arial" w:cs="Arial"/>
                <w:sz w:val="22"/>
                <w:szCs w:val="22"/>
              </w:rPr>
              <w:t>to influence the</w:t>
            </w:r>
            <w:r w:rsidRPr="00F25C8A">
              <w:rPr>
                <w:rFonts w:ascii="Arial" w:hAnsi="Arial" w:cs="Arial"/>
                <w:sz w:val="22"/>
                <w:szCs w:val="22"/>
              </w:rPr>
              <w:t xml:space="preserve"> legislative process</w:t>
            </w:r>
          </w:p>
          <w:p w14:paraId="2CF1F8A2" w14:textId="3D25C094" w:rsidR="007F7617" w:rsidRPr="00F25C8A" w:rsidRDefault="00B52DEA" w:rsidP="00F51E33">
            <w:pPr>
              <w:tabs>
                <w:tab w:val="left" w:pos="720"/>
                <w:tab w:val="right" w:pos="9360"/>
              </w:tabs>
              <w:rPr>
                <w:rFonts w:ascii="Arial" w:hAnsi="Arial" w:cs="Arial"/>
                <w:sz w:val="22"/>
                <w:szCs w:val="22"/>
              </w:rPr>
            </w:pPr>
            <w:proofErr w:type="gramStart"/>
            <w:r>
              <w:rPr>
                <w:rFonts w:ascii="Arial" w:hAnsi="Arial" w:cs="Arial"/>
                <w:sz w:val="22"/>
                <w:szCs w:val="22"/>
              </w:rPr>
              <w:t>Makes r</w:t>
            </w:r>
            <w:r w:rsidRPr="00F25C8A">
              <w:rPr>
                <w:rFonts w:ascii="Arial" w:hAnsi="Arial" w:cs="Arial"/>
                <w:sz w:val="22"/>
                <w:szCs w:val="22"/>
              </w:rPr>
              <w:t>efe</w:t>
            </w:r>
            <w:r>
              <w:rPr>
                <w:rFonts w:ascii="Arial" w:hAnsi="Arial" w:cs="Arial"/>
                <w:sz w:val="22"/>
                <w:szCs w:val="22"/>
              </w:rPr>
              <w:t>rence</w:t>
            </w:r>
            <w:proofErr w:type="gramEnd"/>
            <w:r w:rsidRPr="00F25C8A">
              <w:rPr>
                <w:rFonts w:ascii="Arial" w:hAnsi="Arial" w:cs="Arial"/>
                <w:sz w:val="22"/>
                <w:szCs w:val="22"/>
              </w:rPr>
              <w:t xml:space="preserve"> to relevant examples</w:t>
            </w:r>
          </w:p>
        </w:tc>
        <w:tc>
          <w:tcPr>
            <w:tcW w:w="920" w:type="dxa"/>
            <w:vAlign w:val="center"/>
          </w:tcPr>
          <w:p w14:paraId="59DC2C53" w14:textId="77777777" w:rsidR="007F7617" w:rsidRPr="00F25C8A" w:rsidRDefault="007F7617" w:rsidP="00F51E33">
            <w:pPr>
              <w:tabs>
                <w:tab w:val="left" w:pos="720"/>
                <w:tab w:val="right" w:pos="9360"/>
              </w:tabs>
              <w:jc w:val="center"/>
              <w:rPr>
                <w:rFonts w:ascii="Arial" w:hAnsi="Arial" w:cs="Arial"/>
                <w:sz w:val="22"/>
                <w:szCs w:val="22"/>
              </w:rPr>
            </w:pPr>
            <w:r w:rsidRPr="00F25C8A">
              <w:rPr>
                <w:rFonts w:ascii="Arial" w:hAnsi="Arial" w:cs="Arial"/>
                <w:sz w:val="22"/>
                <w:szCs w:val="22"/>
              </w:rPr>
              <w:t>5 – 6</w:t>
            </w:r>
          </w:p>
        </w:tc>
      </w:tr>
      <w:tr w:rsidR="007F7617" w:rsidRPr="00F25C8A" w14:paraId="58E2FE51" w14:textId="77777777" w:rsidTr="00F51E33">
        <w:tc>
          <w:tcPr>
            <w:tcW w:w="7654" w:type="dxa"/>
          </w:tcPr>
          <w:p w14:paraId="1C988665" w14:textId="0712A8FA" w:rsidR="007F7617" w:rsidRDefault="00B52DEA" w:rsidP="00F51E33">
            <w:pPr>
              <w:tabs>
                <w:tab w:val="left" w:pos="720"/>
                <w:tab w:val="right" w:pos="9360"/>
              </w:tabs>
              <w:rPr>
                <w:rFonts w:ascii="Arial" w:hAnsi="Arial" w:cs="Arial"/>
                <w:sz w:val="22"/>
                <w:szCs w:val="22"/>
              </w:rPr>
            </w:pPr>
            <w:r>
              <w:rPr>
                <w:rFonts w:ascii="Arial" w:hAnsi="Arial" w:cs="Arial"/>
                <w:sz w:val="22"/>
                <w:szCs w:val="22"/>
              </w:rPr>
              <w:t>Describes</w:t>
            </w:r>
            <w:r w:rsidRPr="00F25C8A">
              <w:rPr>
                <w:rFonts w:ascii="Arial" w:hAnsi="Arial" w:cs="Arial"/>
                <w:sz w:val="22"/>
                <w:szCs w:val="22"/>
              </w:rPr>
              <w:t xml:space="preserve"> </w:t>
            </w:r>
            <w:r w:rsidR="008116B3" w:rsidRPr="00F25C8A">
              <w:rPr>
                <w:rFonts w:ascii="Arial" w:hAnsi="Arial" w:cs="Arial"/>
                <w:sz w:val="22"/>
                <w:szCs w:val="22"/>
              </w:rPr>
              <w:t xml:space="preserve">some of the ways </w:t>
            </w:r>
            <w:r>
              <w:rPr>
                <w:rFonts w:ascii="Arial" w:hAnsi="Arial" w:cs="Arial"/>
                <w:sz w:val="22"/>
                <w:szCs w:val="22"/>
              </w:rPr>
              <w:t>that</w:t>
            </w:r>
            <w:r w:rsidR="00D92BE3" w:rsidRPr="00F25C8A">
              <w:rPr>
                <w:rFonts w:ascii="Arial" w:hAnsi="Arial" w:cs="Arial"/>
                <w:sz w:val="22"/>
                <w:szCs w:val="22"/>
              </w:rPr>
              <w:t xml:space="preserve"> political parties or independents use mandates to influence the legislative process</w:t>
            </w:r>
          </w:p>
          <w:p w14:paraId="27447CE4" w14:textId="3F99FB03" w:rsidR="00B52DEA" w:rsidRPr="00F25C8A" w:rsidRDefault="00B52DEA" w:rsidP="00F51E33">
            <w:pPr>
              <w:tabs>
                <w:tab w:val="left" w:pos="720"/>
                <w:tab w:val="right" w:pos="9360"/>
              </w:tabs>
              <w:rPr>
                <w:rFonts w:ascii="Arial" w:hAnsi="Arial" w:cs="Arial"/>
                <w:sz w:val="22"/>
                <w:szCs w:val="22"/>
              </w:rPr>
            </w:pPr>
            <w:proofErr w:type="gramStart"/>
            <w:r>
              <w:rPr>
                <w:rFonts w:ascii="Arial" w:hAnsi="Arial" w:cs="Arial"/>
                <w:sz w:val="22"/>
                <w:szCs w:val="22"/>
              </w:rPr>
              <w:t>Makes r</w:t>
            </w:r>
            <w:r w:rsidRPr="00F25C8A">
              <w:rPr>
                <w:rFonts w:ascii="Arial" w:hAnsi="Arial" w:cs="Arial"/>
                <w:sz w:val="22"/>
                <w:szCs w:val="22"/>
              </w:rPr>
              <w:t>efe</w:t>
            </w:r>
            <w:r>
              <w:rPr>
                <w:rFonts w:ascii="Arial" w:hAnsi="Arial" w:cs="Arial"/>
                <w:sz w:val="22"/>
                <w:szCs w:val="22"/>
              </w:rPr>
              <w:t>rence</w:t>
            </w:r>
            <w:proofErr w:type="gramEnd"/>
            <w:r w:rsidRPr="00F25C8A">
              <w:rPr>
                <w:rFonts w:ascii="Arial" w:hAnsi="Arial" w:cs="Arial"/>
                <w:sz w:val="22"/>
                <w:szCs w:val="22"/>
              </w:rPr>
              <w:t xml:space="preserve"> to example</w:t>
            </w:r>
            <w:r>
              <w:rPr>
                <w:rFonts w:ascii="Arial" w:hAnsi="Arial" w:cs="Arial"/>
                <w:sz w:val="22"/>
                <w:szCs w:val="22"/>
              </w:rPr>
              <w:t>/</w:t>
            </w:r>
            <w:r w:rsidRPr="00F25C8A">
              <w:rPr>
                <w:rFonts w:ascii="Arial" w:hAnsi="Arial" w:cs="Arial"/>
                <w:sz w:val="22"/>
                <w:szCs w:val="22"/>
              </w:rPr>
              <w:t>s</w:t>
            </w:r>
          </w:p>
        </w:tc>
        <w:tc>
          <w:tcPr>
            <w:tcW w:w="920" w:type="dxa"/>
            <w:vAlign w:val="center"/>
          </w:tcPr>
          <w:p w14:paraId="0977ED9B" w14:textId="77777777" w:rsidR="007F7617" w:rsidRPr="00F25C8A" w:rsidRDefault="007F7617" w:rsidP="00F51E33">
            <w:pPr>
              <w:tabs>
                <w:tab w:val="left" w:pos="720"/>
                <w:tab w:val="right" w:pos="9360"/>
              </w:tabs>
              <w:jc w:val="center"/>
              <w:rPr>
                <w:rFonts w:ascii="Arial" w:hAnsi="Arial" w:cs="Arial"/>
                <w:sz w:val="22"/>
                <w:szCs w:val="22"/>
              </w:rPr>
            </w:pPr>
            <w:r w:rsidRPr="00F25C8A">
              <w:rPr>
                <w:rFonts w:ascii="Arial" w:hAnsi="Arial" w:cs="Arial"/>
                <w:sz w:val="22"/>
                <w:szCs w:val="22"/>
              </w:rPr>
              <w:t>3 – 4</w:t>
            </w:r>
          </w:p>
        </w:tc>
      </w:tr>
      <w:tr w:rsidR="007F7617" w:rsidRPr="00A5116B" w14:paraId="7EE4FE9C" w14:textId="77777777" w:rsidTr="00F51E33">
        <w:tc>
          <w:tcPr>
            <w:tcW w:w="7654" w:type="dxa"/>
          </w:tcPr>
          <w:p w14:paraId="17434D4F" w14:textId="1B916FE5" w:rsidR="007F7617" w:rsidRPr="00F25C8A" w:rsidRDefault="008116B3" w:rsidP="00F51E33">
            <w:pPr>
              <w:tabs>
                <w:tab w:val="left" w:pos="720"/>
                <w:tab w:val="right" w:pos="9360"/>
              </w:tabs>
              <w:rPr>
                <w:rFonts w:ascii="Arial" w:hAnsi="Arial" w:cs="Arial"/>
                <w:sz w:val="22"/>
                <w:szCs w:val="22"/>
              </w:rPr>
            </w:pPr>
            <w:r w:rsidRPr="00F25C8A">
              <w:rPr>
                <w:rFonts w:ascii="Arial" w:hAnsi="Arial" w:cs="Arial"/>
                <w:sz w:val="22"/>
                <w:szCs w:val="22"/>
              </w:rPr>
              <w:t>Makes general statements about</w:t>
            </w:r>
            <w:r w:rsidR="00AA5F86" w:rsidRPr="00F25C8A">
              <w:rPr>
                <w:rFonts w:ascii="Arial" w:hAnsi="Arial" w:cs="Arial"/>
                <w:sz w:val="22"/>
                <w:szCs w:val="22"/>
              </w:rPr>
              <w:t xml:space="preserve"> political parties </w:t>
            </w:r>
            <w:r w:rsidR="00B52DEA">
              <w:rPr>
                <w:rFonts w:ascii="Arial" w:hAnsi="Arial" w:cs="Arial"/>
                <w:sz w:val="22"/>
                <w:szCs w:val="22"/>
              </w:rPr>
              <w:t>and/</w:t>
            </w:r>
            <w:r w:rsidR="00AA5F86" w:rsidRPr="00F25C8A">
              <w:rPr>
                <w:rFonts w:ascii="Arial" w:hAnsi="Arial" w:cs="Arial"/>
                <w:sz w:val="22"/>
                <w:szCs w:val="22"/>
              </w:rPr>
              <w:t>or independents</w:t>
            </w:r>
            <w:r w:rsidR="00407DB2">
              <w:rPr>
                <w:rFonts w:ascii="Arial" w:hAnsi="Arial" w:cs="Arial"/>
                <w:sz w:val="22"/>
                <w:szCs w:val="22"/>
              </w:rPr>
              <w:t>’</w:t>
            </w:r>
            <w:r w:rsidR="00AA5F86" w:rsidRPr="00F25C8A">
              <w:rPr>
                <w:rFonts w:ascii="Arial" w:hAnsi="Arial" w:cs="Arial"/>
                <w:sz w:val="22"/>
                <w:szCs w:val="22"/>
              </w:rPr>
              <w:t xml:space="preserve"> use </w:t>
            </w:r>
            <w:r w:rsidR="00B52DEA">
              <w:rPr>
                <w:rFonts w:ascii="Arial" w:hAnsi="Arial" w:cs="Arial"/>
                <w:sz w:val="22"/>
                <w:szCs w:val="22"/>
              </w:rPr>
              <w:t xml:space="preserve">of </w:t>
            </w:r>
            <w:r w:rsidR="00AA5F86" w:rsidRPr="00F25C8A">
              <w:rPr>
                <w:rFonts w:ascii="Arial" w:hAnsi="Arial" w:cs="Arial"/>
                <w:sz w:val="22"/>
                <w:szCs w:val="22"/>
              </w:rPr>
              <w:t>mandates to influence the legislative process</w:t>
            </w:r>
          </w:p>
        </w:tc>
        <w:tc>
          <w:tcPr>
            <w:tcW w:w="920" w:type="dxa"/>
            <w:vAlign w:val="center"/>
          </w:tcPr>
          <w:p w14:paraId="0BF9880C" w14:textId="77777777" w:rsidR="007F7617" w:rsidRPr="00F25C8A" w:rsidRDefault="007F7617" w:rsidP="00F51E33">
            <w:pPr>
              <w:tabs>
                <w:tab w:val="left" w:pos="720"/>
                <w:tab w:val="right" w:pos="9360"/>
              </w:tabs>
              <w:jc w:val="center"/>
              <w:rPr>
                <w:rFonts w:ascii="Arial" w:hAnsi="Arial" w:cs="Arial"/>
                <w:sz w:val="22"/>
                <w:szCs w:val="22"/>
              </w:rPr>
            </w:pPr>
            <w:r w:rsidRPr="00F25C8A">
              <w:rPr>
                <w:rFonts w:ascii="Arial" w:hAnsi="Arial" w:cs="Arial"/>
                <w:sz w:val="22"/>
                <w:szCs w:val="22"/>
              </w:rPr>
              <w:t>1 – 2</w:t>
            </w:r>
          </w:p>
        </w:tc>
      </w:tr>
      <w:tr w:rsidR="007F7617" w:rsidRPr="00A5116B" w14:paraId="2DCBF02A" w14:textId="77777777" w:rsidTr="00F51E33">
        <w:tc>
          <w:tcPr>
            <w:tcW w:w="7654" w:type="dxa"/>
          </w:tcPr>
          <w:p w14:paraId="3208A71A" w14:textId="77777777" w:rsidR="007F7617" w:rsidRPr="00A5116B" w:rsidRDefault="007F7617" w:rsidP="00F51E33">
            <w:pPr>
              <w:tabs>
                <w:tab w:val="left" w:pos="720"/>
                <w:tab w:val="right" w:pos="9360"/>
              </w:tabs>
              <w:jc w:val="right"/>
              <w:rPr>
                <w:rFonts w:ascii="Arial" w:hAnsi="Arial" w:cs="Arial"/>
                <w:b/>
                <w:sz w:val="22"/>
                <w:szCs w:val="22"/>
              </w:rPr>
            </w:pPr>
            <w:r w:rsidRPr="00A5116B">
              <w:rPr>
                <w:rFonts w:ascii="Arial" w:hAnsi="Arial" w:cs="Arial"/>
                <w:b/>
                <w:sz w:val="22"/>
                <w:szCs w:val="22"/>
              </w:rPr>
              <w:t>Total</w:t>
            </w:r>
          </w:p>
        </w:tc>
        <w:tc>
          <w:tcPr>
            <w:tcW w:w="920" w:type="dxa"/>
            <w:vAlign w:val="center"/>
          </w:tcPr>
          <w:p w14:paraId="10FF50D0" w14:textId="77777777" w:rsidR="007F7617" w:rsidRPr="00A5116B" w:rsidRDefault="007F7617" w:rsidP="00F51E33">
            <w:pPr>
              <w:tabs>
                <w:tab w:val="left" w:pos="720"/>
                <w:tab w:val="right" w:pos="9360"/>
              </w:tabs>
              <w:jc w:val="center"/>
              <w:rPr>
                <w:rFonts w:ascii="Arial" w:hAnsi="Arial" w:cs="Arial"/>
                <w:sz w:val="22"/>
                <w:szCs w:val="22"/>
              </w:rPr>
            </w:pPr>
            <w:r w:rsidRPr="00A5116B">
              <w:rPr>
                <w:rFonts w:ascii="Arial" w:hAnsi="Arial" w:cs="Arial"/>
                <w:sz w:val="22"/>
                <w:szCs w:val="22"/>
              </w:rPr>
              <w:t>8</w:t>
            </w:r>
          </w:p>
        </w:tc>
      </w:tr>
      <w:tr w:rsidR="007F7617" w:rsidRPr="00A5116B" w14:paraId="016EF7B2" w14:textId="77777777" w:rsidTr="005C2A9E">
        <w:trPr>
          <w:trHeight w:val="1048"/>
        </w:trPr>
        <w:tc>
          <w:tcPr>
            <w:tcW w:w="8574" w:type="dxa"/>
            <w:gridSpan w:val="2"/>
          </w:tcPr>
          <w:p w14:paraId="03C9425E" w14:textId="77777777" w:rsidR="007F7617" w:rsidRPr="00757AE7" w:rsidRDefault="007F7617" w:rsidP="00F51E33">
            <w:pPr>
              <w:tabs>
                <w:tab w:val="left" w:pos="720"/>
                <w:tab w:val="right" w:pos="9360"/>
              </w:tabs>
              <w:rPr>
                <w:rFonts w:ascii="Arial" w:hAnsi="Arial" w:cs="Arial"/>
                <w:b/>
                <w:sz w:val="22"/>
                <w:szCs w:val="22"/>
              </w:rPr>
            </w:pPr>
            <w:r w:rsidRPr="00A5116B">
              <w:rPr>
                <w:rFonts w:ascii="Arial" w:hAnsi="Arial" w:cs="Arial"/>
                <w:b/>
                <w:sz w:val="22"/>
                <w:szCs w:val="22"/>
              </w:rPr>
              <w:t>Answers could include reference to, but are not limited to:</w:t>
            </w:r>
          </w:p>
          <w:p w14:paraId="37CBA4F8" w14:textId="1CBD47B3" w:rsidR="00C77FF2" w:rsidRDefault="00C77FF2" w:rsidP="00D92BE3">
            <w:pPr>
              <w:numPr>
                <w:ilvl w:val="0"/>
                <w:numId w:val="39"/>
              </w:numPr>
              <w:pBdr>
                <w:top w:val="nil"/>
                <w:left w:val="nil"/>
                <w:bottom w:val="nil"/>
                <w:right w:val="nil"/>
                <w:between w:val="nil"/>
                <w:bar w:val="nil"/>
              </w:pBdr>
              <w:rPr>
                <w:rFonts w:ascii="Arial" w:hAnsi="Arial" w:cs="Arial"/>
                <w:sz w:val="22"/>
                <w:szCs w:val="22"/>
              </w:rPr>
            </w:pPr>
            <w:r>
              <w:rPr>
                <w:rFonts w:ascii="Arial" w:hAnsi="Arial" w:cs="Arial"/>
                <w:sz w:val="22"/>
                <w:szCs w:val="22"/>
              </w:rPr>
              <w:t>A political mandate is the authority to carry out a poli</w:t>
            </w:r>
            <w:r w:rsidR="00AF3748">
              <w:rPr>
                <w:rFonts w:ascii="Arial" w:hAnsi="Arial" w:cs="Arial"/>
                <w:sz w:val="22"/>
                <w:szCs w:val="22"/>
              </w:rPr>
              <w:t>c</w:t>
            </w:r>
            <w:r>
              <w:rPr>
                <w:rFonts w:ascii="Arial" w:hAnsi="Arial" w:cs="Arial"/>
                <w:sz w:val="22"/>
                <w:szCs w:val="22"/>
              </w:rPr>
              <w:t xml:space="preserve">y, given by the electorate to a party or candidate via an election. </w:t>
            </w:r>
          </w:p>
          <w:p w14:paraId="5BDDB781" w14:textId="63D5B0D2" w:rsidR="00C77FF2" w:rsidRDefault="00C77FF2" w:rsidP="00C77FF2">
            <w:pPr>
              <w:pBdr>
                <w:top w:val="nil"/>
                <w:left w:val="nil"/>
                <w:bottom w:val="nil"/>
                <w:right w:val="nil"/>
                <w:between w:val="nil"/>
                <w:bar w:val="nil"/>
              </w:pBdr>
              <w:rPr>
                <w:rFonts w:ascii="Arial" w:hAnsi="Arial" w:cs="Arial"/>
                <w:sz w:val="22"/>
                <w:szCs w:val="22"/>
              </w:rPr>
            </w:pPr>
          </w:p>
          <w:p w14:paraId="17ED43C7" w14:textId="337E0AE6" w:rsidR="00C77FF2" w:rsidRPr="00882C57" w:rsidRDefault="00C77FF2" w:rsidP="00C77FF2">
            <w:pPr>
              <w:pBdr>
                <w:top w:val="nil"/>
                <w:left w:val="nil"/>
                <w:bottom w:val="nil"/>
                <w:right w:val="nil"/>
                <w:between w:val="nil"/>
                <w:bar w:val="nil"/>
              </w:pBdr>
              <w:rPr>
                <w:rFonts w:ascii="Arial" w:hAnsi="Arial" w:cs="Arial"/>
                <w:iCs/>
                <w:sz w:val="22"/>
                <w:szCs w:val="22"/>
              </w:rPr>
            </w:pPr>
            <w:r w:rsidRPr="00882C57">
              <w:rPr>
                <w:rFonts w:ascii="Arial" w:hAnsi="Arial" w:cs="Arial"/>
                <w:iCs/>
                <w:sz w:val="22"/>
                <w:szCs w:val="22"/>
              </w:rPr>
              <w:t>Majority mandate</w:t>
            </w:r>
          </w:p>
          <w:p w14:paraId="5A5978D8" w14:textId="357E5F9C" w:rsidR="00C77FF2" w:rsidRDefault="00C77FF2" w:rsidP="00D92BE3">
            <w:pPr>
              <w:numPr>
                <w:ilvl w:val="0"/>
                <w:numId w:val="39"/>
              </w:numPr>
              <w:pBdr>
                <w:top w:val="nil"/>
                <w:left w:val="nil"/>
                <w:bottom w:val="nil"/>
                <w:right w:val="nil"/>
                <w:between w:val="nil"/>
                <w:bar w:val="nil"/>
              </w:pBdr>
              <w:rPr>
                <w:rFonts w:ascii="Arial" w:hAnsi="Arial" w:cs="Arial"/>
                <w:sz w:val="22"/>
                <w:szCs w:val="22"/>
              </w:rPr>
            </w:pPr>
            <w:r>
              <w:rPr>
                <w:rFonts w:ascii="Arial" w:hAnsi="Arial" w:cs="Arial"/>
                <w:sz w:val="22"/>
                <w:szCs w:val="22"/>
              </w:rPr>
              <w:t xml:space="preserve">Governments claim a ‘will of the majority’ mandate because their party or </w:t>
            </w:r>
            <w:r w:rsidR="00377AE2">
              <w:rPr>
                <w:rFonts w:ascii="Arial" w:hAnsi="Arial" w:cs="Arial"/>
                <w:sz w:val="22"/>
                <w:szCs w:val="22"/>
              </w:rPr>
              <w:t>coalition</w:t>
            </w:r>
            <w:r>
              <w:rPr>
                <w:rFonts w:ascii="Arial" w:hAnsi="Arial" w:cs="Arial"/>
                <w:sz w:val="22"/>
                <w:szCs w:val="22"/>
              </w:rPr>
              <w:t xml:space="preserve"> </w:t>
            </w:r>
            <w:r w:rsidR="006D0278">
              <w:rPr>
                <w:rFonts w:ascii="Arial" w:hAnsi="Arial" w:cs="Arial"/>
                <w:sz w:val="22"/>
                <w:szCs w:val="22"/>
              </w:rPr>
              <w:t xml:space="preserve">of parties </w:t>
            </w:r>
            <w:r>
              <w:rPr>
                <w:rFonts w:ascii="Arial" w:hAnsi="Arial" w:cs="Arial"/>
                <w:sz w:val="22"/>
                <w:szCs w:val="22"/>
              </w:rPr>
              <w:t xml:space="preserve">won the majority of seats in the House of Representatives. </w:t>
            </w:r>
          </w:p>
          <w:p w14:paraId="185079F3" w14:textId="2CD9549D" w:rsidR="00EA7BAB" w:rsidRDefault="00C77FF2" w:rsidP="00D92BE3">
            <w:pPr>
              <w:numPr>
                <w:ilvl w:val="0"/>
                <w:numId w:val="39"/>
              </w:numPr>
              <w:pBdr>
                <w:top w:val="nil"/>
                <w:left w:val="nil"/>
                <w:bottom w:val="nil"/>
                <w:right w:val="nil"/>
                <w:between w:val="nil"/>
                <w:bar w:val="nil"/>
              </w:pBdr>
              <w:rPr>
                <w:rFonts w:ascii="Arial" w:hAnsi="Arial" w:cs="Arial"/>
                <w:sz w:val="22"/>
                <w:szCs w:val="22"/>
              </w:rPr>
            </w:pPr>
            <w:r>
              <w:rPr>
                <w:rFonts w:ascii="Arial" w:hAnsi="Arial" w:cs="Arial"/>
                <w:sz w:val="22"/>
                <w:szCs w:val="22"/>
              </w:rPr>
              <w:t>Governments may claim a specific mandate to pass legislation in line with promises made during the election campaign.</w:t>
            </w:r>
          </w:p>
          <w:p w14:paraId="288FE912" w14:textId="72447179" w:rsidR="006D0278" w:rsidRDefault="006D0278" w:rsidP="00D92BE3">
            <w:pPr>
              <w:numPr>
                <w:ilvl w:val="0"/>
                <w:numId w:val="39"/>
              </w:numPr>
              <w:pBdr>
                <w:top w:val="nil"/>
                <w:left w:val="nil"/>
                <w:bottom w:val="nil"/>
                <w:right w:val="nil"/>
                <w:between w:val="nil"/>
                <w:bar w:val="nil"/>
              </w:pBdr>
              <w:rPr>
                <w:rFonts w:ascii="Arial" w:hAnsi="Arial" w:cs="Arial"/>
                <w:sz w:val="22"/>
                <w:szCs w:val="22"/>
              </w:rPr>
            </w:pPr>
            <w:r>
              <w:rPr>
                <w:rFonts w:ascii="Arial" w:hAnsi="Arial" w:cs="Arial"/>
                <w:sz w:val="22"/>
                <w:szCs w:val="22"/>
              </w:rPr>
              <w:t>Governments may claim a general mandate to create legislation in line with the party’s ideologies.</w:t>
            </w:r>
          </w:p>
          <w:p w14:paraId="0B3F2FAD" w14:textId="2A7D6DA9" w:rsidR="005216BC" w:rsidRDefault="005216BC" w:rsidP="00D92BE3">
            <w:pPr>
              <w:pBdr>
                <w:top w:val="nil"/>
                <w:left w:val="nil"/>
                <w:bottom w:val="nil"/>
                <w:right w:val="nil"/>
                <w:between w:val="nil"/>
                <w:bar w:val="nil"/>
              </w:pBdr>
              <w:rPr>
                <w:rFonts w:ascii="Arial" w:hAnsi="Arial" w:cs="Arial"/>
                <w:sz w:val="22"/>
                <w:szCs w:val="22"/>
              </w:rPr>
            </w:pPr>
          </w:p>
          <w:p w14:paraId="0694EDA0" w14:textId="77777777" w:rsidR="00D02CE2" w:rsidRDefault="00D02CE2" w:rsidP="00D02CE2">
            <w:pPr>
              <w:pBdr>
                <w:top w:val="nil"/>
                <w:left w:val="nil"/>
                <w:bottom w:val="nil"/>
                <w:right w:val="nil"/>
                <w:between w:val="nil"/>
                <w:bar w:val="nil"/>
              </w:pBdr>
              <w:rPr>
                <w:rFonts w:ascii="Arial" w:hAnsi="Arial" w:cs="Arial"/>
                <w:sz w:val="22"/>
                <w:szCs w:val="22"/>
              </w:rPr>
            </w:pPr>
          </w:p>
          <w:p w14:paraId="1A18EF15" w14:textId="77777777" w:rsidR="00A70BA0" w:rsidRPr="006D0278" w:rsidRDefault="00A70BA0" w:rsidP="00A70BA0">
            <w:pPr>
              <w:pBdr>
                <w:top w:val="nil"/>
                <w:left w:val="nil"/>
                <w:bottom w:val="nil"/>
                <w:right w:val="nil"/>
                <w:between w:val="nil"/>
                <w:bar w:val="nil"/>
              </w:pBdr>
              <w:rPr>
                <w:rFonts w:ascii="Arial" w:hAnsi="Arial" w:cs="Arial"/>
                <w:iCs/>
                <w:sz w:val="22"/>
                <w:szCs w:val="22"/>
              </w:rPr>
            </w:pPr>
            <w:r w:rsidRPr="00882C57">
              <w:rPr>
                <w:rFonts w:ascii="Arial" w:hAnsi="Arial" w:cs="Arial"/>
                <w:iCs/>
                <w:sz w:val="22"/>
                <w:szCs w:val="22"/>
              </w:rPr>
              <w:t>Balance of Power mandate</w:t>
            </w:r>
          </w:p>
          <w:p w14:paraId="5A7D8877" w14:textId="35D77127" w:rsidR="00D92BE3" w:rsidRDefault="00A70BA0" w:rsidP="00D92BE3">
            <w:pPr>
              <w:pStyle w:val="ListParagraph"/>
              <w:numPr>
                <w:ilvl w:val="0"/>
                <w:numId w:val="39"/>
              </w:numPr>
              <w:pBdr>
                <w:top w:val="nil"/>
                <w:left w:val="nil"/>
                <w:bottom w:val="nil"/>
                <w:right w:val="nil"/>
                <w:between w:val="nil"/>
                <w:bar w:val="nil"/>
              </w:pBdr>
              <w:rPr>
                <w:rFonts w:ascii="Arial" w:hAnsi="Arial" w:cs="Arial"/>
                <w:sz w:val="22"/>
                <w:szCs w:val="22"/>
              </w:rPr>
            </w:pPr>
            <w:r>
              <w:rPr>
                <w:rFonts w:ascii="Arial" w:hAnsi="Arial" w:cs="Arial"/>
                <w:sz w:val="22"/>
                <w:szCs w:val="22"/>
              </w:rPr>
              <w:t>Members of the crossbench in both Houses can claim a ‘balance of power’ mandate. The power of the crossbench to claim this mandate more often occurs in the Senate because the proportional voting system used to elect the Senate tends to result in a ‘hung’ house</w:t>
            </w:r>
            <w:r w:rsidR="006D0278">
              <w:rPr>
                <w:rFonts w:ascii="Arial" w:hAnsi="Arial" w:cs="Arial"/>
                <w:sz w:val="22"/>
                <w:szCs w:val="22"/>
              </w:rPr>
              <w:t xml:space="preserve"> where there are a range of minor parties and independents</w:t>
            </w:r>
            <w:r>
              <w:rPr>
                <w:rFonts w:ascii="Arial" w:hAnsi="Arial" w:cs="Arial"/>
                <w:sz w:val="22"/>
                <w:szCs w:val="22"/>
              </w:rPr>
              <w:t xml:space="preserve">. </w:t>
            </w:r>
          </w:p>
          <w:p w14:paraId="3A49FF12" w14:textId="7F8359B9" w:rsidR="002651FD" w:rsidRPr="002651FD" w:rsidRDefault="00D92BE3" w:rsidP="00D92BE3">
            <w:pPr>
              <w:pStyle w:val="ListParagraph"/>
              <w:numPr>
                <w:ilvl w:val="0"/>
                <w:numId w:val="39"/>
              </w:numPr>
              <w:pBdr>
                <w:top w:val="nil"/>
                <w:left w:val="nil"/>
                <w:bottom w:val="nil"/>
                <w:right w:val="nil"/>
                <w:between w:val="nil"/>
                <w:bar w:val="nil"/>
              </w:pBdr>
              <w:rPr>
                <w:rFonts w:ascii="Arial" w:hAnsi="Arial" w:cs="Arial"/>
                <w:sz w:val="22"/>
                <w:szCs w:val="22"/>
              </w:rPr>
            </w:pPr>
            <w:r>
              <w:rPr>
                <w:rFonts w:ascii="Arial" w:hAnsi="Arial" w:cs="Arial"/>
                <w:sz w:val="22"/>
                <w:szCs w:val="22"/>
              </w:rPr>
              <w:t>T</w:t>
            </w:r>
            <w:r w:rsidR="00A70BA0" w:rsidRPr="002651FD">
              <w:rPr>
                <w:rFonts w:ascii="Arial" w:hAnsi="Arial" w:cs="Arial"/>
                <w:sz w:val="22"/>
                <w:szCs w:val="22"/>
              </w:rPr>
              <w:t xml:space="preserve">he Greens and Independents became ‘king makers’ after the 2013 election failed </w:t>
            </w:r>
            <w:r w:rsidR="006D0278">
              <w:rPr>
                <w:rFonts w:ascii="Arial" w:hAnsi="Arial" w:cs="Arial"/>
                <w:sz w:val="22"/>
                <w:szCs w:val="22"/>
              </w:rPr>
              <w:t xml:space="preserve">to </w:t>
            </w:r>
            <w:r w:rsidR="00A70BA0" w:rsidRPr="002651FD">
              <w:rPr>
                <w:rFonts w:ascii="Arial" w:hAnsi="Arial" w:cs="Arial"/>
                <w:sz w:val="22"/>
                <w:szCs w:val="22"/>
              </w:rPr>
              <w:t xml:space="preserve">result in either major party winning a majority of seats in the House. </w:t>
            </w:r>
          </w:p>
          <w:p w14:paraId="423F694A" w14:textId="39ACBF6F" w:rsidR="00D92BE3" w:rsidRDefault="00A70BA0" w:rsidP="00D92BE3">
            <w:pPr>
              <w:pStyle w:val="ListParagraph"/>
              <w:numPr>
                <w:ilvl w:val="0"/>
                <w:numId w:val="39"/>
              </w:numPr>
              <w:pBdr>
                <w:top w:val="nil"/>
                <w:left w:val="nil"/>
                <w:bottom w:val="nil"/>
                <w:right w:val="nil"/>
                <w:between w:val="nil"/>
                <w:bar w:val="nil"/>
              </w:pBdr>
              <w:rPr>
                <w:rFonts w:ascii="Arial" w:hAnsi="Arial" w:cs="Arial"/>
                <w:sz w:val="22"/>
                <w:szCs w:val="22"/>
              </w:rPr>
            </w:pPr>
            <w:r>
              <w:rPr>
                <w:rFonts w:ascii="Arial" w:hAnsi="Arial" w:cs="Arial"/>
                <w:sz w:val="22"/>
                <w:szCs w:val="22"/>
              </w:rPr>
              <w:t>Independent</w:t>
            </w:r>
            <w:r w:rsidR="006D0278">
              <w:rPr>
                <w:rFonts w:ascii="Arial" w:hAnsi="Arial" w:cs="Arial"/>
                <w:sz w:val="22"/>
                <w:szCs w:val="22"/>
              </w:rPr>
              <w:t xml:space="preserve">, Dr </w:t>
            </w:r>
            <w:r>
              <w:rPr>
                <w:rFonts w:ascii="Arial" w:hAnsi="Arial" w:cs="Arial"/>
                <w:sz w:val="22"/>
                <w:szCs w:val="22"/>
              </w:rPr>
              <w:t>Kerryn Phelps</w:t>
            </w:r>
            <w:r w:rsidR="002651FD">
              <w:rPr>
                <w:rFonts w:ascii="Arial" w:hAnsi="Arial" w:cs="Arial"/>
                <w:sz w:val="22"/>
                <w:szCs w:val="22"/>
              </w:rPr>
              <w:t xml:space="preserve"> </w:t>
            </w:r>
            <w:r>
              <w:rPr>
                <w:rFonts w:ascii="Arial" w:hAnsi="Arial" w:cs="Arial"/>
                <w:sz w:val="22"/>
                <w:szCs w:val="22"/>
              </w:rPr>
              <w:t xml:space="preserve">won </w:t>
            </w:r>
            <w:r w:rsidR="006D0278">
              <w:rPr>
                <w:rFonts w:ascii="Arial" w:hAnsi="Arial" w:cs="Arial"/>
                <w:sz w:val="22"/>
                <w:szCs w:val="22"/>
              </w:rPr>
              <w:t xml:space="preserve">the </w:t>
            </w:r>
            <w:r>
              <w:rPr>
                <w:rFonts w:ascii="Arial" w:hAnsi="Arial" w:cs="Arial"/>
                <w:sz w:val="22"/>
                <w:szCs w:val="22"/>
              </w:rPr>
              <w:t xml:space="preserve">seat of </w:t>
            </w:r>
            <w:r w:rsidR="002651FD">
              <w:rPr>
                <w:rFonts w:ascii="Arial" w:hAnsi="Arial" w:cs="Arial"/>
                <w:sz w:val="22"/>
                <w:szCs w:val="22"/>
              </w:rPr>
              <w:t xml:space="preserve">Wentworth in the 2018 by-election </w:t>
            </w:r>
            <w:r w:rsidR="006D0278">
              <w:rPr>
                <w:rFonts w:ascii="Arial" w:hAnsi="Arial" w:cs="Arial"/>
                <w:sz w:val="22"/>
                <w:szCs w:val="22"/>
              </w:rPr>
              <w:t xml:space="preserve">triggered </w:t>
            </w:r>
            <w:r w:rsidR="002651FD">
              <w:rPr>
                <w:rFonts w:ascii="Arial" w:hAnsi="Arial" w:cs="Arial"/>
                <w:sz w:val="22"/>
                <w:szCs w:val="22"/>
              </w:rPr>
              <w:t xml:space="preserve">by Turnbull’s post leadership spill resignation. Phelps could claim a balance of power mandate </w:t>
            </w:r>
            <w:r w:rsidR="006D0278">
              <w:rPr>
                <w:rFonts w:ascii="Arial" w:hAnsi="Arial" w:cs="Arial"/>
                <w:sz w:val="22"/>
                <w:szCs w:val="22"/>
              </w:rPr>
              <w:t xml:space="preserve">because </w:t>
            </w:r>
            <w:r w:rsidR="002651FD">
              <w:rPr>
                <w:rFonts w:ascii="Arial" w:hAnsi="Arial" w:cs="Arial"/>
                <w:sz w:val="22"/>
                <w:szCs w:val="22"/>
              </w:rPr>
              <w:t xml:space="preserve">the Morrison Government had fallen into </w:t>
            </w:r>
            <w:r w:rsidR="006D0278">
              <w:rPr>
                <w:rFonts w:ascii="Arial" w:hAnsi="Arial" w:cs="Arial"/>
                <w:sz w:val="22"/>
                <w:szCs w:val="22"/>
              </w:rPr>
              <w:t>a ‘</w:t>
            </w:r>
            <w:r w:rsidR="002651FD">
              <w:rPr>
                <w:rFonts w:ascii="Arial" w:hAnsi="Arial" w:cs="Arial"/>
                <w:sz w:val="22"/>
                <w:szCs w:val="22"/>
              </w:rPr>
              <w:t>minor</w:t>
            </w:r>
            <w:r w:rsidR="006D0278">
              <w:rPr>
                <w:rFonts w:ascii="Arial" w:hAnsi="Arial" w:cs="Arial"/>
                <w:sz w:val="22"/>
                <w:szCs w:val="22"/>
              </w:rPr>
              <w:t>ity’</w:t>
            </w:r>
            <w:r w:rsidR="002651FD">
              <w:rPr>
                <w:rFonts w:ascii="Arial" w:hAnsi="Arial" w:cs="Arial"/>
                <w:sz w:val="22"/>
                <w:szCs w:val="22"/>
              </w:rPr>
              <w:t xml:space="preserve"> government.   </w:t>
            </w:r>
          </w:p>
          <w:p w14:paraId="2C75A41F" w14:textId="77777777" w:rsidR="00D92BE3" w:rsidRPr="00D92BE3" w:rsidRDefault="00D92BE3" w:rsidP="00D92BE3">
            <w:pPr>
              <w:pBdr>
                <w:top w:val="nil"/>
                <w:left w:val="nil"/>
                <w:bottom w:val="nil"/>
                <w:right w:val="nil"/>
                <w:between w:val="nil"/>
                <w:bar w:val="nil"/>
              </w:pBdr>
              <w:rPr>
                <w:rFonts w:ascii="Arial" w:hAnsi="Arial" w:cs="Arial"/>
                <w:sz w:val="22"/>
                <w:szCs w:val="22"/>
              </w:rPr>
            </w:pPr>
          </w:p>
          <w:p w14:paraId="3B14CCA3" w14:textId="6F1994CA" w:rsidR="005C2A9E" w:rsidRPr="00D92BE3" w:rsidRDefault="00A70BA0" w:rsidP="00D92BE3">
            <w:pPr>
              <w:pStyle w:val="ListParagraph"/>
              <w:numPr>
                <w:ilvl w:val="0"/>
                <w:numId w:val="39"/>
              </w:numPr>
              <w:pBdr>
                <w:top w:val="nil"/>
                <w:left w:val="nil"/>
                <w:bottom w:val="nil"/>
                <w:right w:val="nil"/>
                <w:between w:val="nil"/>
                <w:bar w:val="nil"/>
              </w:pBdr>
              <w:rPr>
                <w:rFonts w:ascii="Arial" w:hAnsi="Arial" w:cs="Arial"/>
                <w:sz w:val="22"/>
                <w:szCs w:val="22"/>
              </w:rPr>
            </w:pPr>
            <w:r w:rsidRPr="00D92BE3">
              <w:rPr>
                <w:rFonts w:ascii="Arial" w:hAnsi="Arial" w:cs="Arial"/>
                <w:sz w:val="22"/>
                <w:szCs w:val="22"/>
              </w:rPr>
              <w:t xml:space="preserve">Examples </w:t>
            </w:r>
            <w:r w:rsidR="00D92BE3">
              <w:rPr>
                <w:rFonts w:ascii="Arial" w:hAnsi="Arial" w:cs="Arial"/>
                <w:sz w:val="22"/>
                <w:szCs w:val="22"/>
              </w:rPr>
              <w:t>include:</w:t>
            </w:r>
          </w:p>
          <w:p w14:paraId="1355D95A" w14:textId="52D31851" w:rsidR="00D92BE3" w:rsidRDefault="00D92BE3" w:rsidP="00D92BE3">
            <w:pPr>
              <w:numPr>
                <w:ilvl w:val="2"/>
                <w:numId w:val="39"/>
              </w:numPr>
              <w:pBdr>
                <w:top w:val="nil"/>
                <w:left w:val="nil"/>
                <w:bottom w:val="nil"/>
                <w:right w:val="nil"/>
                <w:between w:val="nil"/>
                <w:bar w:val="nil"/>
              </w:pBdr>
              <w:ind w:left="729"/>
              <w:rPr>
                <w:rFonts w:ascii="Arial" w:hAnsi="Arial" w:cs="Arial"/>
                <w:sz w:val="22"/>
                <w:szCs w:val="22"/>
              </w:rPr>
            </w:pPr>
            <w:r>
              <w:rPr>
                <w:rFonts w:ascii="Arial" w:hAnsi="Arial" w:cs="Arial"/>
                <w:sz w:val="22"/>
                <w:szCs w:val="22"/>
              </w:rPr>
              <w:t xml:space="preserve">Tony Abbott promised to repeal the carbon pricing scheme </w:t>
            </w:r>
            <w:r w:rsidR="006D0278">
              <w:rPr>
                <w:rFonts w:ascii="Arial" w:hAnsi="Arial" w:cs="Arial"/>
                <w:sz w:val="22"/>
                <w:szCs w:val="22"/>
              </w:rPr>
              <w:t xml:space="preserve">(tax) </w:t>
            </w:r>
            <w:r>
              <w:rPr>
                <w:rFonts w:ascii="Arial" w:hAnsi="Arial" w:cs="Arial"/>
                <w:sz w:val="22"/>
                <w:szCs w:val="22"/>
              </w:rPr>
              <w:t xml:space="preserve">introduced by the Gillard government in 2011. After winning the 2013 election, </w:t>
            </w:r>
            <w:r w:rsidR="006D0278">
              <w:rPr>
                <w:rFonts w:ascii="Arial" w:hAnsi="Arial" w:cs="Arial"/>
                <w:sz w:val="22"/>
                <w:szCs w:val="22"/>
              </w:rPr>
              <w:t xml:space="preserve">his </w:t>
            </w:r>
            <w:r>
              <w:rPr>
                <w:rFonts w:ascii="Arial" w:hAnsi="Arial" w:cs="Arial"/>
                <w:sz w:val="22"/>
                <w:szCs w:val="22"/>
              </w:rPr>
              <w:t>government succeed</w:t>
            </w:r>
            <w:r w:rsidR="006D0278">
              <w:rPr>
                <w:rFonts w:ascii="Arial" w:hAnsi="Arial" w:cs="Arial"/>
                <w:sz w:val="22"/>
                <w:szCs w:val="22"/>
              </w:rPr>
              <w:t>ed</w:t>
            </w:r>
            <w:r>
              <w:rPr>
                <w:rFonts w:ascii="Arial" w:hAnsi="Arial" w:cs="Arial"/>
                <w:sz w:val="22"/>
                <w:szCs w:val="22"/>
              </w:rPr>
              <w:t xml:space="preserve"> in repealing the ‘carbon tax’. However, it took three attempts to pass and only succeeded after the Government gave into </w:t>
            </w:r>
            <w:r w:rsidR="006D0278">
              <w:rPr>
                <w:rFonts w:ascii="Arial" w:hAnsi="Arial" w:cs="Arial"/>
                <w:sz w:val="22"/>
                <w:szCs w:val="22"/>
              </w:rPr>
              <w:t xml:space="preserve">the </w:t>
            </w:r>
            <w:r>
              <w:rPr>
                <w:rFonts w:ascii="Arial" w:hAnsi="Arial" w:cs="Arial"/>
                <w:sz w:val="22"/>
                <w:szCs w:val="22"/>
              </w:rPr>
              <w:t xml:space="preserve">demands </w:t>
            </w:r>
            <w:r w:rsidR="006D0278">
              <w:rPr>
                <w:rFonts w:ascii="Arial" w:hAnsi="Arial" w:cs="Arial"/>
                <w:sz w:val="22"/>
                <w:szCs w:val="22"/>
              </w:rPr>
              <w:t xml:space="preserve">of </w:t>
            </w:r>
            <w:r>
              <w:rPr>
                <w:rFonts w:ascii="Arial" w:hAnsi="Arial" w:cs="Arial"/>
                <w:sz w:val="22"/>
                <w:szCs w:val="22"/>
              </w:rPr>
              <w:t xml:space="preserve">the Palmer United Party, who held three key Senate seats. </w:t>
            </w:r>
          </w:p>
          <w:p w14:paraId="5F8002B2" w14:textId="72625589" w:rsidR="00D92BE3" w:rsidRDefault="00D92BE3" w:rsidP="00D92BE3">
            <w:pPr>
              <w:numPr>
                <w:ilvl w:val="2"/>
                <w:numId w:val="39"/>
              </w:numPr>
              <w:pBdr>
                <w:top w:val="nil"/>
                <w:left w:val="nil"/>
                <w:bottom w:val="nil"/>
                <w:right w:val="nil"/>
                <w:between w:val="nil"/>
                <w:bar w:val="nil"/>
              </w:pBdr>
              <w:ind w:left="729"/>
              <w:rPr>
                <w:rFonts w:ascii="Arial" w:hAnsi="Arial" w:cs="Arial"/>
                <w:sz w:val="22"/>
                <w:szCs w:val="22"/>
              </w:rPr>
            </w:pPr>
            <w:r>
              <w:rPr>
                <w:rFonts w:ascii="Arial" w:hAnsi="Arial" w:cs="Arial"/>
                <w:sz w:val="22"/>
                <w:szCs w:val="22"/>
              </w:rPr>
              <w:t>The 2016 election was a double dissolution election caused by the failure of the Turnbull Government to pass laws to create the Australian Building and Construction Commission (ABCC)</w:t>
            </w:r>
            <w:r w:rsidR="006D0278">
              <w:rPr>
                <w:rFonts w:ascii="Arial" w:hAnsi="Arial" w:cs="Arial"/>
                <w:sz w:val="22"/>
                <w:szCs w:val="22"/>
              </w:rPr>
              <w:t xml:space="preserve"> and the Registered Organisation Commission (ROC)</w:t>
            </w:r>
            <w:r>
              <w:rPr>
                <w:rFonts w:ascii="Arial" w:hAnsi="Arial" w:cs="Arial"/>
                <w:sz w:val="22"/>
                <w:szCs w:val="22"/>
              </w:rPr>
              <w:t xml:space="preserve">. Turnbull won the election, but only </w:t>
            </w:r>
            <w:r w:rsidR="000479EF">
              <w:rPr>
                <w:rFonts w:ascii="Arial" w:hAnsi="Arial" w:cs="Arial"/>
                <w:sz w:val="22"/>
                <w:szCs w:val="22"/>
              </w:rPr>
              <w:t>by a slim majority</w:t>
            </w:r>
            <w:r>
              <w:rPr>
                <w:rFonts w:ascii="Arial" w:hAnsi="Arial" w:cs="Arial"/>
                <w:sz w:val="22"/>
                <w:szCs w:val="22"/>
              </w:rPr>
              <w:t xml:space="preserve">; the coalition lost 14 seats and held onto the House with a one seat majority </w:t>
            </w:r>
            <w:r w:rsidR="000479EF">
              <w:rPr>
                <w:rFonts w:ascii="Arial" w:hAnsi="Arial" w:cs="Arial"/>
                <w:sz w:val="22"/>
                <w:szCs w:val="22"/>
              </w:rPr>
              <w:t xml:space="preserve">with </w:t>
            </w:r>
            <w:r>
              <w:rPr>
                <w:rFonts w:ascii="Arial" w:hAnsi="Arial" w:cs="Arial"/>
                <w:sz w:val="22"/>
                <w:szCs w:val="22"/>
              </w:rPr>
              <w:t xml:space="preserve">76 seats. Despite being able to claim the ‘will of the majority’ the government was forced to negotiate with so many crossbench Senators to </w:t>
            </w:r>
            <w:r>
              <w:rPr>
                <w:rFonts w:ascii="Arial" w:hAnsi="Arial" w:cs="Arial"/>
                <w:sz w:val="22"/>
                <w:szCs w:val="22"/>
              </w:rPr>
              <w:lastRenderedPageBreak/>
              <w:t xml:space="preserve">pass the Bill that Labor Senator </w:t>
            </w:r>
            <w:r w:rsidR="000479EF">
              <w:rPr>
                <w:rFonts w:ascii="Arial" w:hAnsi="Arial" w:cs="Arial"/>
                <w:sz w:val="22"/>
                <w:szCs w:val="22"/>
              </w:rPr>
              <w:t xml:space="preserve">Penny </w:t>
            </w:r>
            <w:r>
              <w:rPr>
                <w:rFonts w:ascii="Arial" w:hAnsi="Arial" w:cs="Arial"/>
                <w:sz w:val="22"/>
                <w:szCs w:val="22"/>
              </w:rPr>
              <w:t xml:space="preserve">Wong stated that the Bill was ‘unrecognisable’. </w:t>
            </w:r>
          </w:p>
          <w:p w14:paraId="4CF45EEC" w14:textId="40776BA0" w:rsidR="00D92BE3" w:rsidRDefault="00D92BE3" w:rsidP="00D92BE3">
            <w:pPr>
              <w:numPr>
                <w:ilvl w:val="2"/>
                <w:numId w:val="39"/>
              </w:numPr>
              <w:pBdr>
                <w:top w:val="nil"/>
                <w:left w:val="nil"/>
                <w:bottom w:val="nil"/>
                <w:right w:val="nil"/>
                <w:between w:val="nil"/>
                <w:bar w:val="nil"/>
              </w:pBdr>
              <w:ind w:left="729"/>
              <w:rPr>
                <w:rFonts w:ascii="Arial" w:hAnsi="Arial" w:cs="Arial"/>
                <w:sz w:val="22"/>
                <w:szCs w:val="22"/>
              </w:rPr>
            </w:pPr>
            <w:r>
              <w:rPr>
                <w:rFonts w:ascii="Arial" w:hAnsi="Arial" w:cs="Arial"/>
                <w:sz w:val="22"/>
                <w:szCs w:val="22"/>
              </w:rPr>
              <w:t xml:space="preserve">Morrison campaigned on introducing tax cuts in 2019. Despite winning the election he was only able to pass these $158 </w:t>
            </w:r>
            <w:r w:rsidR="000479EF">
              <w:rPr>
                <w:rFonts w:ascii="Arial" w:hAnsi="Arial" w:cs="Arial"/>
                <w:sz w:val="22"/>
                <w:szCs w:val="22"/>
              </w:rPr>
              <w:t>b</w:t>
            </w:r>
            <w:r>
              <w:rPr>
                <w:rFonts w:ascii="Arial" w:hAnsi="Arial" w:cs="Arial"/>
                <w:sz w:val="22"/>
                <w:szCs w:val="22"/>
              </w:rPr>
              <w:t xml:space="preserve">illion in tax cuts after gaining Senator </w:t>
            </w:r>
            <w:r w:rsidR="000479EF">
              <w:rPr>
                <w:rFonts w:ascii="Arial" w:hAnsi="Arial" w:cs="Arial"/>
                <w:sz w:val="22"/>
                <w:szCs w:val="22"/>
              </w:rPr>
              <w:t>Ja</w:t>
            </w:r>
            <w:r w:rsidR="00407DB2">
              <w:rPr>
                <w:rFonts w:ascii="Arial" w:hAnsi="Arial" w:cs="Arial"/>
                <w:sz w:val="22"/>
                <w:szCs w:val="22"/>
              </w:rPr>
              <w:t>c</w:t>
            </w:r>
            <w:r w:rsidR="000479EF">
              <w:rPr>
                <w:rFonts w:ascii="Arial" w:hAnsi="Arial" w:cs="Arial"/>
                <w:sz w:val="22"/>
                <w:szCs w:val="22"/>
              </w:rPr>
              <w:t xml:space="preserve">qui </w:t>
            </w:r>
            <w:r>
              <w:rPr>
                <w:rFonts w:ascii="Arial" w:hAnsi="Arial" w:cs="Arial"/>
                <w:sz w:val="22"/>
                <w:szCs w:val="22"/>
              </w:rPr>
              <w:t>Lambie’s support. The Tasmanian Senator’s vote was secured after the Federal Government agreed to wave a $15</w:t>
            </w:r>
            <w:r w:rsidR="000479EF">
              <w:rPr>
                <w:rFonts w:ascii="Arial" w:hAnsi="Arial" w:cs="Arial"/>
                <w:sz w:val="22"/>
                <w:szCs w:val="22"/>
              </w:rPr>
              <w:t>7</w:t>
            </w:r>
            <w:r>
              <w:rPr>
                <w:rFonts w:ascii="Arial" w:hAnsi="Arial" w:cs="Arial"/>
                <w:sz w:val="22"/>
                <w:szCs w:val="22"/>
              </w:rPr>
              <w:t xml:space="preserve"> million social housing debt owed by </w:t>
            </w:r>
            <w:r w:rsidR="000479EF">
              <w:rPr>
                <w:rFonts w:ascii="Arial" w:hAnsi="Arial" w:cs="Arial"/>
                <w:sz w:val="22"/>
                <w:szCs w:val="22"/>
              </w:rPr>
              <w:t xml:space="preserve">the </w:t>
            </w:r>
            <w:r>
              <w:rPr>
                <w:rFonts w:ascii="Arial" w:hAnsi="Arial" w:cs="Arial"/>
                <w:sz w:val="22"/>
                <w:szCs w:val="22"/>
              </w:rPr>
              <w:t xml:space="preserve">Tasmanian government. </w:t>
            </w:r>
          </w:p>
          <w:p w14:paraId="55EA7207" w14:textId="62246C58" w:rsidR="00D92BE3" w:rsidRDefault="00D92BE3" w:rsidP="00D92BE3">
            <w:pPr>
              <w:numPr>
                <w:ilvl w:val="2"/>
                <w:numId w:val="39"/>
              </w:numPr>
              <w:pBdr>
                <w:top w:val="nil"/>
                <w:left w:val="nil"/>
                <w:bottom w:val="nil"/>
                <w:right w:val="nil"/>
                <w:between w:val="nil"/>
                <w:bar w:val="nil"/>
              </w:pBdr>
              <w:ind w:left="729"/>
              <w:rPr>
                <w:rFonts w:ascii="Arial" w:hAnsi="Arial" w:cs="Arial"/>
                <w:sz w:val="22"/>
                <w:szCs w:val="22"/>
              </w:rPr>
            </w:pPr>
            <w:r>
              <w:rPr>
                <w:rFonts w:ascii="Arial" w:hAnsi="Arial" w:cs="Arial"/>
                <w:sz w:val="22"/>
                <w:szCs w:val="22"/>
              </w:rPr>
              <w:t xml:space="preserve">Morrison campaigned on repealing the Medevac laws during the 2019 election. After winning the election he was able to pass the </w:t>
            </w:r>
            <w:r w:rsidRPr="00882C57">
              <w:rPr>
                <w:rFonts w:ascii="Arial" w:hAnsi="Arial" w:cs="Arial"/>
                <w:i/>
                <w:sz w:val="22"/>
                <w:szCs w:val="22"/>
                <w:u w:val="single"/>
              </w:rPr>
              <w:t>Migration Amendment (Repairing Medical Transfers) Bill</w:t>
            </w:r>
            <w:r w:rsidRPr="00882C57">
              <w:rPr>
                <w:rFonts w:ascii="Arial" w:hAnsi="Arial" w:cs="Arial"/>
                <w:sz w:val="22"/>
                <w:szCs w:val="22"/>
                <w:u w:val="single"/>
              </w:rPr>
              <w:t xml:space="preserve"> </w:t>
            </w:r>
            <w:r>
              <w:rPr>
                <w:rFonts w:ascii="Arial" w:hAnsi="Arial" w:cs="Arial"/>
                <w:sz w:val="22"/>
                <w:szCs w:val="22"/>
              </w:rPr>
              <w:t xml:space="preserve">but only after gaining Senator Lambie’s support through a </w:t>
            </w:r>
            <w:r w:rsidR="000479EF">
              <w:rPr>
                <w:rFonts w:ascii="Arial" w:hAnsi="Arial" w:cs="Arial"/>
                <w:sz w:val="22"/>
                <w:szCs w:val="22"/>
              </w:rPr>
              <w:t>‘</w:t>
            </w:r>
            <w:r>
              <w:rPr>
                <w:rFonts w:ascii="Arial" w:hAnsi="Arial" w:cs="Arial"/>
                <w:sz w:val="22"/>
                <w:szCs w:val="22"/>
              </w:rPr>
              <w:t>secret</w:t>
            </w:r>
            <w:r w:rsidR="000479EF">
              <w:rPr>
                <w:rFonts w:ascii="Arial" w:hAnsi="Arial" w:cs="Arial"/>
                <w:sz w:val="22"/>
                <w:szCs w:val="22"/>
              </w:rPr>
              <w:t>’</w:t>
            </w:r>
            <w:r>
              <w:rPr>
                <w:rFonts w:ascii="Arial" w:hAnsi="Arial" w:cs="Arial"/>
                <w:sz w:val="22"/>
                <w:szCs w:val="22"/>
              </w:rPr>
              <w:t xml:space="preserve"> deal. This deal was only revealed in March 2022, after the </w:t>
            </w:r>
            <w:ins w:id="76" w:author="Haylie Pepper" w:date="2022-06-08T17:37:00Z">
              <w:r w:rsidR="00455606">
                <w:rPr>
                  <w:rFonts w:ascii="Arial" w:hAnsi="Arial" w:cs="Arial"/>
                  <w:sz w:val="22"/>
                  <w:szCs w:val="22"/>
                </w:rPr>
                <w:t>g</w:t>
              </w:r>
            </w:ins>
            <w:del w:id="77" w:author="Haylie Pepper" w:date="2022-06-08T17:37:00Z">
              <w:r w:rsidDel="00455606">
                <w:rPr>
                  <w:rFonts w:ascii="Arial" w:hAnsi="Arial" w:cs="Arial"/>
                  <w:sz w:val="22"/>
                  <w:szCs w:val="22"/>
                </w:rPr>
                <w:delText>G</w:delText>
              </w:r>
            </w:del>
            <w:r>
              <w:rPr>
                <w:rFonts w:ascii="Arial" w:hAnsi="Arial" w:cs="Arial"/>
                <w:sz w:val="22"/>
                <w:szCs w:val="22"/>
              </w:rPr>
              <w:t>overnment announced that it would accept an offer from New Zealand to accept the transfer of 400 asylum seekers</w:t>
            </w:r>
            <w:r w:rsidR="000479EF">
              <w:rPr>
                <w:rFonts w:ascii="Arial" w:hAnsi="Arial" w:cs="Arial"/>
                <w:sz w:val="22"/>
                <w:szCs w:val="22"/>
              </w:rPr>
              <w:t xml:space="preserve"> from Manus Island and Nauru</w:t>
            </w:r>
            <w:r>
              <w:rPr>
                <w:rFonts w:ascii="Arial" w:hAnsi="Arial" w:cs="Arial"/>
                <w:sz w:val="22"/>
                <w:szCs w:val="22"/>
              </w:rPr>
              <w:t xml:space="preserve">. </w:t>
            </w:r>
          </w:p>
          <w:p w14:paraId="7097C6AD" w14:textId="77777777" w:rsidR="005C2A9E" w:rsidRDefault="005C2A9E" w:rsidP="005C2A9E">
            <w:pPr>
              <w:pBdr>
                <w:top w:val="nil"/>
                <w:left w:val="nil"/>
                <w:bottom w:val="nil"/>
                <w:right w:val="nil"/>
                <w:between w:val="nil"/>
                <w:bar w:val="nil"/>
              </w:pBdr>
              <w:rPr>
                <w:rFonts w:ascii="Arial" w:hAnsi="Arial" w:cs="Arial"/>
                <w:sz w:val="22"/>
                <w:szCs w:val="22"/>
              </w:rPr>
            </w:pPr>
          </w:p>
          <w:p w14:paraId="02371B94" w14:textId="2F8F8260" w:rsidR="005C2A9E" w:rsidRDefault="005C2A9E" w:rsidP="00882C57">
            <w:pPr>
              <w:pBdr>
                <w:top w:val="nil"/>
                <w:left w:val="nil"/>
                <w:bottom w:val="nil"/>
                <w:right w:val="nil"/>
                <w:between w:val="nil"/>
                <w:bar w:val="nil"/>
              </w:pBdr>
              <w:rPr>
                <w:rFonts w:ascii="Arial" w:hAnsi="Arial" w:cs="Arial"/>
                <w:sz w:val="22"/>
                <w:szCs w:val="22"/>
              </w:rPr>
            </w:pPr>
            <w:r>
              <w:rPr>
                <w:rFonts w:ascii="Arial" w:hAnsi="Arial" w:cs="Arial"/>
                <w:sz w:val="22"/>
                <w:szCs w:val="22"/>
              </w:rPr>
              <w:t>Evaluation could include:</w:t>
            </w:r>
          </w:p>
          <w:p w14:paraId="09ADCF71" w14:textId="0A5BE7C2" w:rsidR="005C2A9E" w:rsidRDefault="005C2A9E" w:rsidP="00D92BE3">
            <w:pPr>
              <w:numPr>
                <w:ilvl w:val="1"/>
                <w:numId w:val="39"/>
              </w:numPr>
              <w:pBdr>
                <w:top w:val="nil"/>
                <w:left w:val="nil"/>
                <w:bottom w:val="nil"/>
                <w:right w:val="nil"/>
                <w:between w:val="nil"/>
                <w:bar w:val="nil"/>
              </w:pBdr>
              <w:rPr>
                <w:rFonts w:ascii="Arial" w:hAnsi="Arial" w:cs="Arial"/>
                <w:sz w:val="22"/>
                <w:szCs w:val="22"/>
              </w:rPr>
            </w:pPr>
            <w:r>
              <w:rPr>
                <w:rFonts w:ascii="Arial" w:hAnsi="Arial" w:cs="Arial"/>
                <w:sz w:val="22"/>
                <w:szCs w:val="22"/>
              </w:rPr>
              <w:t xml:space="preserve">The </w:t>
            </w:r>
            <w:ins w:id="78" w:author="Haylie Pepper" w:date="2022-06-08T17:37:00Z">
              <w:r w:rsidR="00455606">
                <w:rPr>
                  <w:rFonts w:ascii="Arial" w:hAnsi="Arial" w:cs="Arial"/>
                  <w:sz w:val="22"/>
                  <w:szCs w:val="22"/>
                </w:rPr>
                <w:t>g</w:t>
              </w:r>
            </w:ins>
            <w:del w:id="79" w:author="Haylie Pepper" w:date="2022-06-08T17:37:00Z">
              <w:r w:rsidDel="00455606">
                <w:rPr>
                  <w:rFonts w:ascii="Arial" w:hAnsi="Arial" w:cs="Arial"/>
                  <w:sz w:val="22"/>
                  <w:szCs w:val="22"/>
                </w:rPr>
                <w:delText>G</w:delText>
              </w:r>
            </w:del>
            <w:r>
              <w:rPr>
                <w:rFonts w:ascii="Arial" w:hAnsi="Arial" w:cs="Arial"/>
                <w:sz w:val="22"/>
                <w:szCs w:val="22"/>
              </w:rPr>
              <w:t xml:space="preserve">overnment’s ‘will of the majority’ mandate has generally allowed it to pass legislation in accordance with </w:t>
            </w:r>
            <w:r w:rsidR="00377AE2">
              <w:rPr>
                <w:rFonts w:ascii="Arial" w:hAnsi="Arial" w:cs="Arial"/>
                <w:sz w:val="22"/>
                <w:szCs w:val="22"/>
              </w:rPr>
              <w:t>its</w:t>
            </w:r>
            <w:r>
              <w:rPr>
                <w:rFonts w:ascii="Arial" w:hAnsi="Arial" w:cs="Arial"/>
                <w:sz w:val="22"/>
                <w:szCs w:val="22"/>
              </w:rPr>
              <w:t xml:space="preserve"> election promises, but it is often necessary for the </w:t>
            </w:r>
            <w:ins w:id="80" w:author="Haylie Pepper" w:date="2022-06-08T17:37:00Z">
              <w:r w:rsidR="00455606">
                <w:rPr>
                  <w:rFonts w:ascii="Arial" w:hAnsi="Arial" w:cs="Arial"/>
                  <w:sz w:val="22"/>
                  <w:szCs w:val="22"/>
                </w:rPr>
                <w:t>g</w:t>
              </w:r>
            </w:ins>
            <w:del w:id="81" w:author="Haylie Pepper" w:date="2022-06-08T17:37:00Z">
              <w:r w:rsidDel="00455606">
                <w:rPr>
                  <w:rFonts w:ascii="Arial" w:hAnsi="Arial" w:cs="Arial"/>
                  <w:sz w:val="22"/>
                  <w:szCs w:val="22"/>
                </w:rPr>
                <w:delText>G</w:delText>
              </w:r>
            </w:del>
            <w:r>
              <w:rPr>
                <w:rFonts w:ascii="Arial" w:hAnsi="Arial" w:cs="Arial"/>
                <w:sz w:val="22"/>
                <w:szCs w:val="22"/>
              </w:rPr>
              <w:t xml:space="preserve">overnment to </w:t>
            </w:r>
            <w:r w:rsidR="000479EF">
              <w:rPr>
                <w:rFonts w:ascii="Arial" w:hAnsi="Arial" w:cs="Arial"/>
                <w:sz w:val="22"/>
                <w:szCs w:val="22"/>
              </w:rPr>
              <w:t xml:space="preserve">negotiate with and </w:t>
            </w:r>
            <w:r>
              <w:rPr>
                <w:rFonts w:ascii="Arial" w:hAnsi="Arial" w:cs="Arial"/>
                <w:sz w:val="22"/>
                <w:szCs w:val="22"/>
              </w:rPr>
              <w:t xml:space="preserve">make </w:t>
            </w:r>
            <w:r w:rsidR="00377AE2">
              <w:rPr>
                <w:rFonts w:ascii="Arial" w:hAnsi="Arial" w:cs="Arial"/>
                <w:sz w:val="22"/>
                <w:szCs w:val="22"/>
              </w:rPr>
              <w:t>concessions</w:t>
            </w:r>
            <w:r>
              <w:rPr>
                <w:rFonts w:ascii="Arial" w:hAnsi="Arial" w:cs="Arial"/>
                <w:sz w:val="22"/>
                <w:szCs w:val="22"/>
              </w:rPr>
              <w:t xml:space="preserve"> to Senators that hold a balance of power mandate. </w:t>
            </w:r>
          </w:p>
          <w:p w14:paraId="36A59D53" w14:textId="0A8FABF3" w:rsidR="005C2A9E" w:rsidRDefault="005C2A9E" w:rsidP="00D92BE3">
            <w:pPr>
              <w:numPr>
                <w:ilvl w:val="1"/>
                <w:numId w:val="39"/>
              </w:numPr>
              <w:pBdr>
                <w:top w:val="nil"/>
                <w:left w:val="nil"/>
                <w:bottom w:val="nil"/>
                <w:right w:val="nil"/>
                <w:between w:val="nil"/>
                <w:bar w:val="nil"/>
              </w:pBdr>
              <w:rPr>
                <w:rFonts w:ascii="Arial" w:hAnsi="Arial" w:cs="Arial"/>
                <w:sz w:val="22"/>
                <w:szCs w:val="22"/>
              </w:rPr>
            </w:pPr>
            <w:r>
              <w:rPr>
                <w:rFonts w:ascii="Arial" w:hAnsi="Arial" w:cs="Arial"/>
                <w:sz w:val="22"/>
                <w:szCs w:val="22"/>
              </w:rPr>
              <w:t xml:space="preserve">The Balance of Power mandate had allowed </w:t>
            </w:r>
            <w:r w:rsidR="000479EF">
              <w:rPr>
                <w:rFonts w:ascii="Arial" w:hAnsi="Arial" w:cs="Arial"/>
                <w:sz w:val="22"/>
                <w:szCs w:val="22"/>
              </w:rPr>
              <w:t xml:space="preserve">minor </w:t>
            </w:r>
            <w:r>
              <w:rPr>
                <w:rFonts w:ascii="Arial" w:hAnsi="Arial" w:cs="Arial"/>
                <w:sz w:val="22"/>
                <w:szCs w:val="22"/>
              </w:rPr>
              <w:t>parties and independents to greatly impact the legislative process when a Senator’s vote is required to pass government legislation.</w:t>
            </w:r>
          </w:p>
          <w:p w14:paraId="008518C1" w14:textId="44C44C6A" w:rsidR="005C2A9E" w:rsidRPr="00D02CE2" w:rsidRDefault="005C2A9E" w:rsidP="00D92BE3">
            <w:pPr>
              <w:numPr>
                <w:ilvl w:val="1"/>
                <w:numId w:val="39"/>
              </w:numPr>
              <w:pBdr>
                <w:top w:val="nil"/>
                <w:left w:val="nil"/>
                <w:bottom w:val="nil"/>
                <w:right w:val="nil"/>
                <w:between w:val="nil"/>
                <w:bar w:val="nil"/>
              </w:pBdr>
              <w:rPr>
                <w:rFonts w:ascii="Arial" w:hAnsi="Arial" w:cs="Arial"/>
                <w:sz w:val="22"/>
                <w:szCs w:val="22"/>
              </w:rPr>
            </w:pPr>
            <w:r>
              <w:rPr>
                <w:rFonts w:ascii="Arial" w:hAnsi="Arial" w:cs="Arial"/>
                <w:sz w:val="22"/>
                <w:szCs w:val="22"/>
              </w:rPr>
              <w:t xml:space="preserve">The oppositions ‘right to oppose’ mandate can generally have little impact on the legislative process unless there is a minority government or dissent within the government’s ranks. </w:t>
            </w:r>
            <w:r w:rsidR="000479EF">
              <w:rPr>
                <w:rFonts w:ascii="Arial" w:hAnsi="Arial" w:cs="Arial"/>
                <w:sz w:val="22"/>
                <w:szCs w:val="22"/>
              </w:rPr>
              <w:t>This was demonstrated in February 2022 where the Government failed to pass its Religious Discrimination Bill, due to five of its own MHRs crossing the floor to vote with the Opposition and crossbench.</w:t>
            </w:r>
          </w:p>
          <w:p w14:paraId="0AE800AF" w14:textId="58D7F9D2" w:rsidR="005C2A9E" w:rsidRPr="005C2A9E" w:rsidRDefault="005C2A9E" w:rsidP="005C2A9E">
            <w:pPr>
              <w:pBdr>
                <w:top w:val="nil"/>
                <w:left w:val="nil"/>
                <w:bottom w:val="nil"/>
                <w:right w:val="nil"/>
                <w:between w:val="nil"/>
                <w:bar w:val="nil"/>
              </w:pBdr>
              <w:rPr>
                <w:rFonts w:ascii="Arial" w:hAnsi="Arial" w:cs="Arial"/>
                <w:sz w:val="22"/>
                <w:szCs w:val="22"/>
              </w:rPr>
            </w:pPr>
          </w:p>
        </w:tc>
      </w:tr>
    </w:tbl>
    <w:p w14:paraId="2C41D7B5" w14:textId="77777777" w:rsidR="00640732" w:rsidRDefault="00640732" w:rsidP="008472DB">
      <w:pPr>
        <w:tabs>
          <w:tab w:val="right" w:pos="9360"/>
        </w:tabs>
        <w:rPr>
          <w:rFonts w:ascii="Arial" w:hAnsi="Arial" w:cs="Arial"/>
          <w:b/>
          <w:sz w:val="22"/>
          <w:szCs w:val="22"/>
        </w:rPr>
      </w:pPr>
    </w:p>
    <w:p w14:paraId="3E08E4BF" w14:textId="77777777" w:rsidR="00D442B4" w:rsidRDefault="00D442B4">
      <w:pPr>
        <w:rPr>
          <w:rFonts w:ascii="Arial" w:hAnsi="Arial" w:cs="Arial"/>
          <w:b/>
          <w:sz w:val="22"/>
          <w:szCs w:val="22"/>
        </w:rPr>
      </w:pPr>
      <w:r>
        <w:rPr>
          <w:rFonts w:ascii="Arial" w:hAnsi="Arial" w:cs="Arial"/>
          <w:b/>
          <w:sz w:val="22"/>
          <w:szCs w:val="22"/>
        </w:rPr>
        <w:br w:type="page"/>
      </w:r>
    </w:p>
    <w:p w14:paraId="167DB44C" w14:textId="4F2AF514" w:rsidR="0044245F" w:rsidRDefault="0044245F" w:rsidP="008472DB">
      <w:pPr>
        <w:tabs>
          <w:tab w:val="right" w:pos="9360"/>
        </w:tabs>
        <w:rPr>
          <w:rFonts w:ascii="Arial" w:hAnsi="Arial" w:cs="Arial"/>
          <w:b/>
          <w:sz w:val="22"/>
          <w:szCs w:val="22"/>
        </w:rPr>
      </w:pPr>
      <w:r w:rsidRPr="00354125">
        <w:rPr>
          <w:rFonts w:ascii="Arial" w:hAnsi="Arial" w:cs="Arial"/>
          <w:b/>
          <w:sz w:val="22"/>
          <w:szCs w:val="22"/>
        </w:rPr>
        <w:lastRenderedPageBreak/>
        <w:t xml:space="preserve">Question </w:t>
      </w:r>
      <w:r w:rsidR="00155F84">
        <w:rPr>
          <w:rFonts w:ascii="Arial" w:hAnsi="Arial" w:cs="Arial"/>
          <w:b/>
          <w:sz w:val="22"/>
          <w:szCs w:val="22"/>
        </w:rPr>
        <w:t>6</w:t>
      </w:r>
      <w:r w:rsidR="008472DB">
        <w:rPr>
          <w:rFonts w:ascii="Arial" w:hAnsi="Arial" w:cs="Arial"/>
          <w:b/>
          <w:sz w:val="22"/>
          <w:szCs w:val="22"/>
        </w:rPr>
        <w:tab/>
      </w:r>
      <w:r w:rsidRPr="00354125">
        <w:rPr>
          <w:rFonts w:ascii="Arial" w:hAnsi="Arial" w:cs="Arial"/>
          <w:b/>
          <w:sz w:val="22"/>
          <w:szCs w:val="22"/>
        </w:rPr>
        <w:t>(</w:t>
      </w:r>
      <w:r>
        <w:rPr>
          <w:rFonts w:ascii="Arial" w:hAnsi="Arial" w:cs="Arial"/>
          <w:b/>
          <w:sz w:val="22"/>
          <w:szCs w:val="22"/>
        </w:rPr>
        <w:t>20</w:t>
      </w:r>
      <w:r w:rsidRPr="00354125">
        <w:rPr>
          <w:rFonts w:ascii="Arial" w:hAnsi="Arial" w:cs="Arial"/>
          <w:b/>
          <w:sz w:val="22"/>
          <w:szCs w:val="22"/>
        </w:rPr>
        <w:t xml:space="preserve"> marks)</w:t>
      </w:r>
    </w:p>
    <w:p w14:paraId="6C8BA156" w14:textId="77777777" w:rsidR="006B0D09" w:rsidRPr="0044245F" w:rsidRDefault="006B0D09" w:rsidP="008472DB">
      <w:pPr>
        <w:tabs>
          <w:tab w:val="right" w:pos="9360"/>
        </w:tabs>
        <w:rPr>
          <w:rFonts w:ascii="Arial" w:hAnsi="Arial" w:cs="Arial"/>
          <w:sz w:val="22"/>
          <w:szCs w:val="22"/>
        </w:rPr>
      </w:pPr>
    </w:p>
    <w:p w14:paraId="16DB5F87" w14:textId="77777777" w:rsidR="00C97AF8" w:rsidRDefault="00C97AF8" w:rsidP="00C97AF8">
      <w:pPr>
        <w:tabs>
          <w:tab w:val="left" w:pos="720"/>
          <w:tab w:val="right" w:pos="9360"/>
        </w:tabs>
        <w:rPr>
          <w:rFonts w:ascii="Arial" w:hAnsi="Arial" w:cs="Arial"/>
          <w:bCs/>
          <w:sz w:val="22"/>
          <w:szCs w:val="22"/>
        </w:rPr>
      </w:pPr>
      <w:r w:rsidRPr="007442E9">
        <w:rPr>
          <w:rFonts w:ascii="Arial" w:hAnsi="Arial" w:cs="Arial"/>
          <w:bCs/>
          <w:sz w:val="22"/>
          <w:szCs w:val="22"/>
        </w:rPr>
        <w:t xml:space="preserve">Read </w:t>
      </w:r>
      <w:r w:rsidRPr="007442E9">
        <w:rPr>
          <w:rFonts w:ascii="Arial" w:hAnsi="Arial" w:cs="Arial"/>
          <w:b/>
          <w:sz w:val="22"/>
          <w:szCs w:val="22"/>
        </w:rPr>
        <w:t>Source 2</w:t>
      </w:r>
      <w:r w:rsidRPr="007442E9">
        <w:rPr>
          <w:rFonts w:ascii="Arial" w:hAnsi="Arial" w:cs="Arial"/>
          <w:bCs/>
          <w:sz w:val="22"/>
          <w:szCs w:val="22"/>
        </w:rPr>
        <w:t xml:space="preserve"> and answer </w:t>
      </w:r>
      <w:r w:rsidRPr="007442E9">
        <w:rPr>
          <w:rFonts w:ascii="Arial" w:hAnsi="Arial" w:cs="Arial"/>
          <w:b/>
          <w:sz w:val="22"/>
          <w:szCs w:val="22"/>
        </w:rPr>
        <w:t>all</w:t>
      </w:r>
      <w:r w:rsidRPr="007442E9">
        <w:rPr>
          <w:rFonts w:ascii="Arial" w:hAnsi="Arial" w:cs="Arial"/>
          <w:bCs/>
          <w:sz w:val="22"/>
          <w:szCs w:val="22"/>
        </w:rPr>
        <w:t xml:space="preserve"> the question parts that follow.</w:t>
      </w:r>
    </w:p>
    <w:p w14:paraId="78EC6FCB" w14:textId="77777777" w:rsidR="00C97AF8" w:rsidRDefault="00C97AF8" w:rsidP="00C97AF8">
      <w:pPr>
        <w:tabs>
          <w:tab w:val="left" w:pos="720"/>
          <w:tab w:val="right" w:pos="9360"/>
        </w:tabs>
        <w:jc w:val="both"/>
        <w:rPr>
          <w:rFonts w:ascii="Arial" w:hAnsi="Arial" w:cs="Arial"/>
          <w:bCs/>
          <w:sz w:val="22"/>
          <w:szCs w:val="22"/>
        </w:rPr>
      </w:pPr>
    </w:p>
    <w:p w14:paraId="2189AFF7" w14:textId="77777777" w:rsidR="00C97AF8" w:rsidRDefault="00C97AF8" w:rsidP="00C97AF8">
      <w:pPr>
        <w:jc w:val="center"/>
        <w:rPr>
          <w:rFonts w:ascii="Arial" w:hAnsi="Arial" w:cs="Arial"/>
          <w:b/>
          <w:sz w:val="22"/>
          <w:szCs w:val="22"/>
          <w:lang w:val="en-US"/>
        </w:rPr>
      </w:pPr>
    </w:p>
    <w:p w14:paraId="3A305BE4" w14:textId="0D9C8658" w:rsidR="00C97AF8" w:rsidRPr="006A53B6" w:rsidRDefault="00C97AF8" w:rsidP="00C97AF8">
      <w:pPr>
        <w:pStyle w:val="Heading1"/>
        <w:spacing w:line="240" w:lineRule="auto"/>
        <w:jc w:val="left"/>
        <w:rPr>
          <w:rFonts w:ascii="Times New Roman" w:hAnsi="Times New Roman" w:cs="Times New Roman"/>
          <w:b w:val="0"/>
          <w:bCs/>
          <w:spacing w:val="0"/>
          <w:kern w:val="36"/>
          <w:sz w:val="48"/>
          <w:szCs w:val="48"/>
          <w:lang w:eastAsia="en-GB"/>
        </w:rPr>
      </w:pPr>
      <w:r w:rsidRPr="00D04BEA">
        <w:rPr>
          <w:b w:val="0"/>
          <w:bCs/>
          <w:color w:val="000000" w:themeColor="text1"/>
          <w:sz w:val="22"/>
          <w:szCs w:val="22"/>
        </w:rPr>
        <w:t xml:space="preserve">The following is an edited extract entitled </w:t>
      </w:r>
      <w:r w:rsidRPr="00273764">
        <w:rPr>
          <w:b w:val="0"/>
          <w:bCs/>
          <w:i/>
          <w:iCs/>
          <w:color w:val="000000" w:themeColor="text1"/>
          <w:sz w:val="22"/>
          <w:szCs w:val="22"/>
        </w:rPr>
        <w:t>Principles underpinning a Federal Judicial Commission</w:t>
      </w:r>
      <w:r>
        <w:rPr>
          <w:b w:val="0"/>
          <w:bCs/>
          <w:color w:val="000000" w:themeColor="text1"/>
          <w:sz w:val="22"/>
          <w:szCs w:val="22"/>
        </w:rPr>
        <w:t xml:space="preserve"> written by the Law Council of Australia </w:t>
      </w:r>
      <w:r>
        <w:rPr>
          <w:b w:val="0"/>
          <w:bCs/>
          <w:spacing w:val="0"/>
          <w:kern w:val="36"/>
          <w:sz w:val="22"/>
          <w:szCs w:val="22"/>
          <w:lang w:eastAsia="en-GB"/>
        </w:rPr>
        <w:t xml:space="preserve">and published in </w:t>
      </w:r>
      <w:hyperlink r:id="rId13" w:history="1">
        <w:r w:rsidRPr="00DF77A9">
          <w:rPr>
            <w:rStyle w:val="Hyperlink"/>
            <w:b w:val="0"/>
            <w:bCs/>
            <w:spacing w:val="0"/>
            <w:kern w:val="36"/>
            <w:sz w:val="22"/>
            <w:szCs w:val="22"/>
            <w:lang w:eastAsia="en-GB"/>
          </w:rPr>
          <w:t>https://www.lawcouncil.asn.au/resources/policies-and-guidelines/policy-statement-principles-underpinning-a-federal-judicial-commission</w:t>
        </w:r>
      </w:hyperlink>
      <w:r>
        <w:rPr>
          <w:b w:val="0"/>
          <w:bCs/>
          <w:spacing w:val="0"/>
          <w:kern w:val="36"/>
          <w:sz w:val="22"/>
          <w:szCs w:val="22"/>
          <w:lang w:eastAsia="en-GB"/>
        </w:rPr>
        <w:t xml:space="preserve"> </w:t>
      </w:r>
      <w:r w:rsidRPr="00D04BEA">
        <w:rPr>
          <w:b w:val="0"/>
          <w:bCs/>
          <w:spacing w:val="0"/>
          <w:kern w:val="36"/>
          <w:sz w:val="22"/>
          <w:szCs w:val="22"/>
          <w:lang w:eastAsia="en-GB"/>
        </w:rPr>
        <w:t xml:space="preserve">on </w:t>
      </w:r>
      <w:r>
        <w:rPr>
          <w:b w:val="0"/>
          <w:bCs/>
          <w:spacing w:val="0"/>
          <w:kern w:val="36"/>
          <w:sz w:val="22"/>
          <w:szCs w:val="22"/>
          <w:lang w:eastAsia="en-GB"/>
        </w:rPr>
        <w:t>5 December 2020.</w:t>
      </w:r>
    </w:p>
    <w:tbl>
      <w:tblPr>
        <w:tblStyle w:val="TableGrid"/>
        <w:tblW w:w="0" w:type="auto"/>
        <w:tblLook w:val="04A0" w:firstRow="1" w:lastRow="0" w:firstColumn="1" w:lastColumn="0" w:noHBand="0" w:noVBand="1"/>
      </w:tblPr>
      <w:tblGrid>
        <w:gridCol w:w="9304"/>
      </w:tblGrid>
      <w:tr w:rsidR="00C97AF8" w14:paraId="71BFC3F2" w14:textId="77777777" w:rsidTr="00B336E9">
        <w:tc>
          <w:tcPr>
            <w:tcW w:w="9304" w:type="dxa"/>
          </w:tcPr>
          <w:p w14:paraId="6C420667" w14:textId="16C35AF2" w:rsidR="00C97AF8" w:rsidRDefault="00C97AF8" w:rsidP="00882C57">
            <w:pPr>
              <w:spacing w:line="276" w:lineRule="auto"/>
              <w:rPr>
                <w:rFonts w:ascii="Arial" w:hAnsi="Arial" w:cs="Arial"/>
                <w:color w:val="000000"/>
                <w:sz w:val="22"/>
                <w:szCs w:val="22"/>
                <w:lang w:eastAsia="en-AU"/>
              </w:rPr>
            </w:pPr>
            <w:r w:rsidRPr="00890683">
              <w:rPr>
                <w:rFonts w:ascii="Arial" w:hAnsi="Arial" w:cs="Arial"/>
                <w:color w:val="000000"/>
                <w:sz w:val="22"/>
                <w:szCs w:val="22"/>
                <w:lang w:eastAsia="en-AU"/>
              </w:rPr>
              <w:t>It is essential to the promotion of the rule of law and the Australian constitutional system that there be a strong, independent, and transparent judiciary. Consistent with this aspiration,</w:t>
            </w:r>
            <w:ins w:id="82" w:author="Haylie Pepper" w:date="2022-06-08T17:37:00Z">
              <w:r w:rsidR="00EB0B44">
                <w:rPr>
                  <w:rFonts w:ascii="Arial" w:hAnsi="Arial" w:cs="Arial"/>
                  <w:color w:val="000000"/>
                  <w:sz w:val="22"/>
                  <w:szCs w:val="22"/>
                  <w:lang w:eastAsia="en-AU"/>
                </w:rPr>
                <w:t xml:space="preserve"> is the need for</w:t>
              </w:r>
            </w:ins>
            <w:r w:rsidRPr="00890683">
              <w:rPr>
                <w:rFonts w:ascii="Arial" w:hAnsi="Arial" w:cs="Arial"/>
                <w:color w:val="000000"/>
                <w:sz w:val="22"/>
                <w:szCs w:val="22"/>
                <w:lang w:eastAsia="en-AU"/>
              </w:rPr>
              <w:t xml:space="preserve"> a means of fairly and punctually addressing complaints directed </w:t>
            </w:r>
            <w:r w:rsidR="005E4478">
              <w:rPr>
                <w:rFonts w:ascii="Arial" w:hAnsi="Arial" w:cs="Arial"/>
                <w:color w:val="000000"/>
                <w:sz w:val="22"/>
                <w:szCs w:val="22"/>
                <w:lang w:eastAsia="en-AU"/>
              </w:rPr>
              <w:t>at</w:t>
            </w:r>
            <w:r w:rsidR="005E4478" w:rsidRPr="00890683">
              <w:rPr>
                <w:rFonts w:ascii="Arial" w:hAnsi="Arial" w:cs="Arial"/>
                <w:color w:val="000000"/>
                <w:sz w:val="22"/>
                <w:szCs w:val="22"/>
                <w:lang w:eastAsia="en-AU"/>
              </w:rPr>
              <w:t xml:space="preserve"> </w:t>
            </w:r>
            <w:r w:rsidRPr="00890683">
              <w:rPr>
                <w:rFonts w:ascii="Arial" w:hAnsi="Arial" w:cs="Arial"/>
                <w:color w:val="000000"/>
                <w:sz w:val="22"/>
                <w:szCs w:val="22"/>
                <w:lang w:eastAsia="en-AU"/>
              </w:rPr>
              <w:t>the judiciary in an independent</w:t>
            </w:r>
            <w:r w:rsidR="005E4478">
              <w:rPr>
                <w:rFonts w:ascii="Arial" w:hAnsi="Arial" w:cs="Arial"/>
                <w:color w:val="000000"/>
                <w:sz w:val="22"/>
                <w:szCs w:val="22"/>
                <w:lang w:eastAsia="en-AU"/>
              </w:rPr>
              <w:t xml:space="preserve"> and</w:t>
            </w:r>
            <w:r w:rsidRPr="00890683">
              <w:rPr>
                <w:rFonts w:ascii="Arial" w:hAnsi="Arial" w:cs="Arial"/>
                <w:color w:val="000000"/>
                <w:sz w:val="22"/>
                <w:szCs w:val="22"/>
                <w:lang w:eastAsia="en-AU"/>
              </w:rPr>
              <w:t xml:space="preserve"> structured manner is essential. </w:t>
            </w:r>
          </w:p>
          <w:p w14:paraId="3BFC8FAF" w14:textId="77777777" w:rsidR="00C97AF8" w:rsidRPr="00890683" w:rsidRDefault="00C97AF8" w:rsidP="00882C57">
            <w:pPr>
              <w:spacing w:line="276" w:lineRule="auto"/>
              <w:rPr>
                <w:lang w:eastAsia="en-AU"/>
              </w:rPr>
            </w:pPr>
          </w:p>
          <w:p w14:paraId="63210690" w14:textId="77777777" w:rsidR="00C97AF8" w:rsidRDefault="00C97AF8" w:rsidP="00882C57">
            <w:pPr>
              <w:spacing w:line="276" w:lineRule="auto"/>
              <w:rPr>
                <w:rFonts w:ascii="Arial" w:hAnsi="Arial" w:cs="Arial"/>
                <w:color w:val="000000"/>
                <w:sz w:val="22"/>
                <w:szCs w:val="22"/>
                <w:lang w:eastAsia="en-AU"/>
              </w:rPr>
            </w:pPr>
            <w:r w:rsidRPr="00890683">
              <w:rPr>
                <w:rFonts w:ascii="Arial" w:hAnsi="Arial" w:cs="Arial"/>
                <w:color w:val="000000"/>
                <w:sz w:val="22"/>
                <w:szCs w:val="22"/>
                <w:lang w:eastAsia="en-AU"/>
              </w:rPr>
              <w:t>A Federal Judicial Commission (Commission) would assist to provide a clear and structured framework for responding to such complaints, and if established appropriately, will serve to promote public trust and integrity in the complaint-handling process…It is envisaged that a Commission will address many of the perceived difficulties with current mechanisms, including:</w:t>
            </w:r>
          </w:p>
          <w:p w14:paraId="0505A1ED" w14:textId="77777777" w:rsidR="00C97AF8" w:rsidRPr="00890683" w:rsidRDefault="00C97AF8" w:rsidP="00882C57">
            <w:pPr>
              <w:spacing w:line="276" w:lineRule="auto"/>
              <w:rPr>
                <w:lang w:eastAsia="en-AU"/>
              </w:rPr>
            </w:pPr>
          </w:p>
          <w:p w14:paraId="4421ABE2" w14:textId="77777777" w:rsidR="00C97AF8" w:rsidRPr="00890683" w:rsidRDefault="00C97AF8" w:rsidP="00882C57">
            <w:pPr>
              <w:numPr>
                <w:ilvl w:val="0"/>
                <w:numId w:val="45"/>
              </w:numPr>
              <w:spacing w:line="276" w:lineRule="auto"/>
              <w:textAlignment w:val="baseline"/>
              <w:rPr>
                <w:rFonts w:ascii="Arial" w:hAnsi="Arial" w:cs="Arial"/>
                <w:color w:val="000000"/>
                <w:sz w:val="22"/>
                <w:szCs w:val="22"/>
                <w:lang w:eastAsia="en-AU"/>
              </w:rPr>
            </w:pPr>
            <w:r w:rsidRPr="00890683">
              <w:rPr>
                <w:rFonts w:ascii="Arial" w:hAnsi="Arial" w:cs="Arial"/>
                <w:color w:val="000000"/>
                <w:sz w:val="22"/>
                <w:szCs w:val="22"/>
                <w:lang w:eastAsia="en-AU"/>
              </w:rPr>
              <w:t>The existing complaints mechanisms may be overly discretionary and informal.   </w:t>
            </w:r>
          </w:p>
          <w:p w14:paraId="5ACBCC13" w14:textId="77777777" w:rsidR="00C97AF8" w:rsidRPr="00890683" w:rsidRDefault="00C97AF8" w:rsidP="00882C57">
            <w:pPr>
              <w:numPr>
                <w:ilvl w:val="0"/>
                <w:numId w:val="45"/>
              </w:numPr>
              <w:spacing w:line="276" w:lineRule="auto"/>
              <w:textAlignment w:val="baseline"/>
              <w:rPr>
                <w:rFonts w:ascii="Arial" w:hAnsi="Arial" w:cs="Arial"/>
                <w:color w:val="000000"/>
                <w:sz w:val="22"/>
                <w:szCs w:val="22"/>
                <w:lang w:eastAsia="en-AU"/>
              </w:rPr>
            </w:pPr>
            <w:r w:rsidRPr="00890683">
              <w:rPr>
                <w:rFonts w:ascii="Arial" w:hAnsi="Arial" w:cs="Arial"/>
                <w:color w:val="000000"/>
                <w:sz w:val="22"/>
                <w:szCs w:val="22"/>
                <w:lang w:eastAsia="en-AU"/>
              </w:rPr>
              <w:t>There is a lack of clarity around how a complaint relating to misbehaviour or incapacity of judicial officers in the federal system should be resolved where it is not sufficiently serious to be referred to Parliament for consideration of the removal of the judicial officer.</w:t>
            </w:r>
          </w:p>
          <w:p w14:paraId="5760DFF9" w14:textId="77777777" w:rsidR="00C97AF8" w:rsidRPr="00890683" w:rsidRDefault="00C97AF8" w:rsidP="00882C57">
            <w:pPr>
              <w:numPr>
                <w:ilvl w:val="0"/>
                <w:numId w:val="45"/>
              </w:numPr>
              <w:spacing w:line="276" w:lineRule="auto"/>
              <w:textAlignment w:val="baseline"/>
              <w:rPr>
                <w:rFonts w:ascii="Arial" w:hAnsi="Arial" w:cs="Arial"/>
                <w:color w:val="000000"/>
                <w:sz w:val="22"/>
                <w:szCs w:val="22"/>
                <w:lang w:eastAsia="en-AU"/>
              </w:rPr>
            </w:pPr>
            <w:r w:rsidRPr="00890683">
              <w:rPr>
                <w:rFonts w:ascii="Arial" w:hAnsi="Arial" w:cs="Arial"/>
                <w:color w:val="000000"/>
                <w:sz w:val="22"/>
                <w:szCs w:val="22"/>
                <w:lang w:eastAsia="en-AU"/>
              </w:rPr>
              <w:t>There is no disciplining mechanism, and participation by judges in the complaints handling process is voluntary.</w:t>
            </w:r>
          </w:p>
          <w:p w14:paraId="3A7D42F3" w14:textId="77777777" w:rsidR="00C97AF8" w:rsidRPr="00890683" w:rsidRDefault="00C97AF8" w:rsidP="00882C57">
            <w:pPr>
              <w:numPr>
                <w:ilvl w:val="0"/>
                <w:numId w:val="45"/>
              </w:numPr>
              <w:spacing w:line="276" w:lineRule="auto"/>
              <w:textAlignment w:val="baseline"/>
              <w:rPr>
                <w:rFonts w:ascii="Arial" w:hAnsi="Arial" w:cs="Arial"/>
                <w:color w:val="000000"/>
                <w:sz w:val="22"/>
                <w:szCs w:val="22"/>
                <w:lang w:eastAsia="en-AU"/>
              </w:rPr>
            </w:pPr>
            <w:r w:rsidRPr="00890683">
              <w:rPr>
                <w:rFonts w:ascii="Arial" w:hAnsi="Arial" w:cs="Arial"/>
                <w:color w:val="000000"/>
                <w:sz w:val="22"/>
                <w:szCs w:val="22"/>
                <w:lang w:eastAsia="en-AU"/>
              </w:rPr>
              <w:t xml:space="preserve">There is no framework for handling otherwise relevant complaints in relation to the past conduct of people when they held a judicial office. </w:t>
            </w:r>
          </w:p>
          <w:p w14:paraId="727E48E7" w14:textId="77777777" w:rsidR="00C97AF8" w:rsidRPr="00430690" w:rsidRDefault="00C97AF8" w:rsidP="00B336E9">
            <w:pPr>
              <w:spacing w:after="240" w:line="276" w:lineRule="auto"/>
            </w:pPr>
          </w:p>
        </w:tc>
      </w:tr>
    </w:tbl>
    <w:p w14:paraId="64CD08D5" w14:textId="77777777" w:rsidR="00C97AF8" w:rsidRDefault="00C97AF8" w:rsidP="00C97AF8">
      <w:pPr>
        <w:tabs>
          <w:tab w:val="left" w:pos="720"/>
          <w:tab w:val="right" w:pos="9360"/>
        </w:tabs>
        <w:rPr>
          <w:rFonts w:ascii="Arial" w:hAnsi="Arial" w:cs="Arial"/>
          <w:bCs/>
          <w:sz w:val="22"/>
          <w:szCs w:val="22"/>
        </w:rPr>
      </w:pPr>
    </w:p>
    <w:p w14:paraId="28D8BF34" w14:textId="77777777" w:rsidR="00C97AF8" w:rsidRDefault="00C97AF8" w:rsidP="00C97AF8">
      <w:pPr>
        <w:tabs>
          <w:tab w:val="left" w:pos="720"/>
          <w:tab w:val="right" w:pos="9360"/>
        </w:tabs>
        <w:rPr>
          <w:rFonts w:ascii="Arial" w:hAnsi="Arial" w:cs="Arial"/>
          <w:bCs/>
          <w:sz w:val="22"/>
          <w:szCs w:val="22"/>
        </w:rPr>
      </w:pPr>
    </w:p>
    <w:p w14:paraId="1E2BEFFB" w14:textId="77777777" w:rsidR="00C97AF8" w:rsidRDefault="00C97AF8" w:rsidP="00C97AF8">
      <w:pPr>
        <w:tabs>
          <w:tab w:val="left" w:pos="720"/>
          <w:tab w:val="right" w:pos="9360"/>
        </w:tabs>
        <w:rPr>
          <w:rFonts w:ascii="Arial" w:hAnsi="Arial" w:cs="Arial"/>
          <w:bCs/>
          <w:sz w:val="22"/>
          <w:szCs w:val="22"/>
        </w:rPr>
      </w:pPr>
    </w:p>
    <w:p w14:paraId="16A22B9B" w14:textId="77777777" w:rsidR="00C97AF8" w:rsidRDefault="00C97AF8" w:rsidP="00C97AF8">
      <w:pPr>
        <w:tabs>
          <w:tab w:val="left" w:pos="720"/>
          <w:tab w:val="right" w:pos="9360"/>
        </w:tabs>
        <w:rPr>
          <w:rFonts w:ascii="Arial" w:hAnsi="Arial" w:cs="Arial"/>
          <w:bCs/>
          <w:sz w:val="22"/>
          <w:szCs w:val="22"/>
        </w:rPr>
      </w:pPr>
    </w:p>
    <w:p w14:paraId="666F8E5B" w14:textId="77777777" w:rsidR="00C97AF8" w:rsidRDefault="00C97AF8" w:rsidP="00C97AF8">
      <w:pPr>
        <w:tabs>
          <w:tab w:val="left" w:pos="720"/>
          <w:tab w:val="right" w:pos="9360"/>
        </w:tabs>
        <w:rPr>
          <w:rFonts w:ascii="Arial" w:hAnsi="Arial" w:cs="Arial"/>
          <w:bCs/>
          <w:sz w:val="22"/>
          <w:szCs w:val="22"/>
        </w:rPr>
      </w:pPr>
    </w:p>
    <w:p w14:paraId="60B529F9" w14:textId="77777777" w:rsidR="00C97AF8" w:rsidRDefault="00C97AF8" w:rsidP="00C97AF8">
      <w:pPr>
        <w:tabs>
          <w:tab w:val="left" w:pos="720"/>
          <w:tab w:val="right" w:pos="9360"/>
        </w:tabs>
        <w:rPr>
          <w:rFonts w:ascii="Arial" w:hAnsi="Arial" w:cs="Arial"/>
          <w:bCs/>
          <w:sz w:val="22"/>
          <w:szCs w:val="22"/>
        </w:rPr>
      </w:pPr>
    </w:p>
    <w:p w14:paraId="21182B65" w14:textId="77777777" w:rsidR="00C97AF8" w:rsidRDefault="00C97AF8" w:rsidP="00C97AF8">
      <w:pPr>
        <w:tabs>
          <w:tab w:val="left" w:pos="720"/>
          <w:tab w:val="right" w:pos="9360"/>
        </w:tabs>
        <w:rPr>
          <w:rFonts w:ascii="Arial" w:hAnsi="Arial" w:cs="Arial"/>
          <w:bCs/>
          <w:sz w:val="22"/>
          <w:szCs w:val="22"/>
        </w:rPr>
      </w:pPr>
    </w:p>
    <w:p w14:paraId="374597C9" w14:textId="77777777" w:rsidR="00C97AF8" w:rsidRDefault="00C97AF8" w:rsidP="00C97AF8">
      <w:pPr>
        <w:tabs>
          <w:tab w:val="left" w:pos="720"/>
          <w:tab w:val="right" w:pos="9360"/>
        </w:tabs>
        <w:rPr>
          <w:rFonts w:ascii="Arial" w:hAnsi="Arial" w:cs="Arial"/>
          <w:bCs/>
          <w:sz w:val="22"/>
          <w:szCs w:val="22"/>
        </w:rPr>
      </w:pPr>
    </w:p>
    <w:p w14:paraId="03DCC88C" w14:textId="77777777" w:rsidR="00C97AF8" w:rsidRDefault="00C97AF8" w:rsidP="00C97AF8">
      <w:pPr>
        <w:tabs>
          <w:tab w:val="left" w:pos="720"/>
          <w:tab w:val="right" w:pos="9360"/>
        </w:tabs>
        <w:rPr>
          <w:rFonts w:ascii="Arial" w:hAnsi="Arial" w:cs="Arial"/>
          <w:bCs/>
          <w:sz w:val="22"/>
          <w:szCs w:val="22"/>
        </w:rPr>
      </w:pPr>
    </w:p>
    <w:p w14:paraId="4806641F" w14:textId="77777777" w:rsidR="00C97AF8" w:rsidRDefault="00C97AF8" w:rsidP="00C97AF8">
      <w:pPr>
        <w:tabs>
          <w:tab w:val="left" w:pos="720"/>
          <w:tab w:val="right" w:pos="9360"/>
        </w:tabs>
        <w:rPr>
          <w:rFonts w:ascii="Arial" w:hAnsi="Arial" w:cs="Arial"/>
          <w:bCs/>
          <w:sz w:val="22"/>
          <w:szCs w:val="22"/>
        </w:rPr>
      </w:pPr>
    </w:p>
    <w:p w14:paraId="383BDB1E" w14:textId="77777777" w:rsidR="00C97AF8" w:rsidRDefault="00C97AF8" w:rsidP="00C97AF8">
      <w:pPr>
        <w:tabs>
          <w:tab w:val="left" w:pos="720"/>
          <w:tab w:val="right" w:pos="9360"/>
        </w:tabs>
        <w:rPr>
          <w:rFonts w:ascii="Arial" w:hAnsi="Arial" w:cs="Arial"/>
          <w:bCs/>
          <w:sz w:val="22"/>
          <w:szCs w:val="22"/>
        </w:rPr>
      </w:pPr>
    </w:p>
    <w:p w14:paraId="6B51F047" w14:textId="77777777" w:rsidR="00C97AF8" w:rsidRDefault="00C97AF8" w:rsidP="00C97AF8">
      <w:pPr>
        <w:tabs>
          <w:tab w:val="left" w:pos="720"/>
          <w:tab w:val="right" w:pos="9360"/>
        </w:tabs>
        <w:rPr>
          <w:rFonts w:ascii="Arial" w:hAnsi="Arial" w:cs="Arial"/>
          <w:bCs/>
          <w:sz w:val="22"/>
          <w:szCs w:val="22"/>
        </w:rPr>
      </w:pPr>
    </w:p>
    <w:p w14:paraId="417BC097" w14:textId="77777777" w:rsidR="00C97AF8" w:rsidRDefault="00C97AF8" w:rsidP="00C97AF8">
      <w:pPr>
        <w:tabs>
          <w:tab w:val="left" w:pos="720"/>
          <w:tab w:val="right" w:pos="9360"/>
        </w:tabs>
        <w:rPr>
          <w:rFonts w:ascii="Arial" w:hAnsi="Arial" w:cs="Arial"/>
          <w:bCs/>
          <w:sz w:val="22"/>
          <w:szCs w:val="22"/>
        </w:rPr>
      </w:pPr>
    </w:p>
    <w:p w14:paraId="439830CE" w14:textId="77777777" w:rsidR="00C97AF8" w:rsidRDefault="00C97AF8" w:rsidP="00C97AF8">
      <w:pPr>
        <w:tabs>
          <w:tab w:val="left" w:pos="720"/>
          <w:tab w:val="right" w:pos="9360"/>
        </w:tabs>
        <w:rPr>
          <w:rFonts w:ascii="Arial" w:hAnsi="Arial" w:cs="Arial"/>
          <w:bCs/>
          <w:sz w:val="22"/>
          <w:szCs w:val="22"/>
        </w:rPr>
      </w:pPr>
    </w:p>
    <w:p w14:paraId="40952168" w14:textId="77777777" w:rsidR="00C97AF8" w:rsidRDefault="00C97AF8" w:rsidP="00C97AF8">
      <w:pPr>
        <w:tabs>
          <w:tab w:val="left" w:pos="720"/>
          <w:tab w:val="right" w:pos="9360"/>
        </w:tabs>
        <w:rPr>
          <w:rFonts w:ascii="Arial" w:hAnsi="Arial" w:cs="Arial"/>
          <w:bCs/>
          <w:sz w:val="22"/>
          <w:szCs w:val="22"/>
        </w:rPr>
      </w:pPr>
    </w:p>
    <w:p w14:paraId="342F7311" w14:textId="77777777" w:rsidR="00C97AF8" w:rsidRDefault="00C97AF8" w:rsidP="00C97AF8">
      <w:pPr>
        <w:tabs>
          <w:tab w:val="left" w:pos="720"/>
          <w:tab w:val="right" w:pos="9360"/>
        </w:tabs>
        <w:rPr>
          <w:rFonts w:ascii="Arial" w:hAnsi="Arial" w:cs="Arial"/>
          <w:bCs/>
          <w:sz w:val="22"/>
          <w:szCs w:val="22"/>
        </w:rPr>
      </w:pPr>
    </w:p>
    <w:p w14:paraId="1B5E1650" w14:textId="77777777" w:rsidR="00C97AF8" w:rsidRDefault="00C97AF8" w:rsidP="00C97AF8">
      <w:pPr>
        <w:tabs>
          <w:tab w:val="left" w:pos="720"/>
          <w:tab w:val="right" w:pos="9360"/>
        </w:tabs>
        <w:rPr>
          <w:rFonts w:ascii="Arial" w:hAnsi="Arial" w:cs="Arial"/>
          <w:bCs/>
          <w:sz w:val="22"/>
          <w:szCs w:val="22"/>
        </w:rPr>
      </w:pPr>
    </w:p>
    <w:p w14:paraId="038ACB51" w14:textId="77777777" w:rsidR="00C97AF8" w:rsidRDefault="00C97AF8" w:rsidP="00C97AF8">
      <w:pPr>
        <w:tabs>
          <w:tab w:val="left" w:pos="720"/>
          <w:tab w:val="right" w:pos="9360"/>
        </w:tabs>
        <w:rPr>
          <w:rFonts w:ascii="Arial" w:hAnsi="Arial" w:cs="Arial"/>
          <w:bCs/>
          <w:sz w:val="22"/>
          <w:szCs w:val="22"/>
        </w:rPr>
      </w:pPr>
    </w:p>
    <w:p w14:paraId="7EA68424" w14:textId="77777777" w:rsidR="00C97AF8" w:rsidRDefault="00C97AF8" w:rsidP="00C97AF8">
      <w:pPr>
        <w:tabs>
          <w:tab w:val="left" w:pos="720"/>
          <w:tab w:val="right" w:pos="9360"/>
        </w:tabs>
        <w:rPr>
          <w:rFonts w:ascii="Arial" w:hAnsi="Arial" w:cs="Arial"/>
          <w:bCs/>
          <w:sz w:val="22"/>
          <w:szCs w:val="22"/>
        </w:rPr>
      </w:pPr>
    </w:p>
    <w:p w14:paraId="55284F3D" w14:textId="77777777" w:rsidR="00C97AF8" w:rsidRDefault="00C97AF8" w:rsidP="00C97AF8">
      <w:pPr>
        <w:tabs>
          <w:tab w:val="left" w:pos="720"/>
          <w:tab w:val="right" w:pos="9360"/>
        </w:tabs>
        <w:rPr>
          <w:rFonts w:ascii="Arial" w:hAnsi="Arial" w:cs="Arial"/>
          <w:bCs/>
          <w:sz w:val="22"/>
          <w:szCs w:val="22"/>
        </w:rPr>
      </w:pPr>
    </w:p>
    <w:p w14:paraId="0674C23D" w14:textId="77777777" w:rsidR="00C97AF8" w:rsidRDefault="00C97AF8" w:rsidP="00C97AF8">
      <w:pPr>
        <w:tabs>
          <w:tab w:val="left" w:pos="720"/>
          <w:tab w:val="right" w:pos="9360"/>
        </w:tabs>
        <w:rPr>
          <w:rFonts w:ascii="Arial" w:hAnsi="Arial" w:cs="Arial"/>
          <w:bCs/>
          <w:sz w:val="22"/>
          <w:szCs w:val="22"/>
        </w:rPr>
      </w:pPr>
    </w:p>
    <w:p w14:paraId="484C40ED" w14:textId="77777777" w:rsidR="00C97AF8" w:rsidRDefault="00C97AF8" w:rsidP="00C97AF8">
      <w:pPr>
        <w:tabs>
          <w:tab w:val="left" w:pos="720"/>
          <w:tab w:val="right" w:pos="9360"/>
        </w:tabs>
        <w:rPr>
          <w:rFonts w:ascii="Arial" w:hAnsi="Arial" w:cs="Arial"/>
          <w:bCs/>
          <w:sz w:val="22"/>
          <w:szCs w:val="22"/>
        </w:rPr>
      </w:pPr>
    </w:p>
    <w:p w14:paraId="7A4CBF3C" w14:textId="4DD9ADBF" w:rsidR="00C97AF8" w:rsidRDefault="00C97AF8" w:rsidP="00C97AF8">
      <w:pPr>
        <w:rPr>
          <w:rFonts w:ascii="Arial" w:hAnsi="Arial" w:cs="Arial"/>
          <w:sz w:val="22"/>
          <w:szCs w:val="22"/>
          <w:lang w:eastAsia="en-US"/>
        </w:rPr>
      </w:pPr>
    </w:p>
    <w:p w14:paraId="6D514E90" w14:textId="77777777" w:rsidR="00C97AF8" w:rsidRPr="000351C1" w:rsidRDefault="00C97AF8" w:rsidP="00C97AF8">
      <w:pPr>
        <w:pStyle w:val="ListParagraph"/>
        <w:numPr>
          <w:ilvl w:val="0"/>
          <w:numId w:val="8"/>
        </w:numPr>
        <w:tabs>
          <w:tab w:val="left" w:pos="709"/>
          <w:tab w:val="right" w:pos="9360"/>
        </w:tabs>
        <w:ind w:hanging="1069"/>
        <w:rPr>
          <w:rFonts w:ascii="Arial" w:hAnsi="Arial" w:cs="Arial"/>
          <w:sz w:val="22"/>
          <w:szCs w:val="22"/>
        </w:rPr>
      </w:pPr>
      <w:r w:rsidRPr="000B28D3">
        <w:rPr>
          <w:rFonts w:ascii="Arial" w:hAnsi="Arial" w:cs="Arial"/>
          <w:sz w:val="22"/>
          <w:szCs w:val="22"/>
        </w:rPr>
        <w:t>Outline what is meant by ‘the rule of law’.</w:t>
      </w:r>
      <w:r>
        <w:rPr>
          <w:rFonts w:ascii="Arial" w:hAnsi="Arial" w:cs="Arial"/>
          <w:sz w:val="22"/>
          <w:szCs w:val="22"/>
        </w:rPr>
        <w:tab/>
      </w:r>
      <w:r w:rsidRPr="000351C1">
        <w:rPr>
          <w:rFonts w:ascii="Arial" w:hAnsi="Arial" w:cs="Arial"/>
          <w:sz w:val="22"/>
          <w:szCs w:val="22"/>
        </w:rPr>
        <w:t>(2 marks)</w:t>
      </w:r>
    </w:p>
    <w:p w14:paraId="633FEE8F" w14:textId="77777777" w:rsidR="00C97AF8" w:rsidRDefault="00C97AF8" w:rsidP="00C97AF8">
      <w:pPr>
        <w:rPr>
          <w:rFonts w:ascii="Arial" w:hAnsi="Arial"/>
          <w:sz w:val="6"/>
          <w:szCs w:val="6"/>
        </w:rPr>
      </w:pPr>
    </w:p>
    <w:p w14:paraId="26AFD4B8" w14:textId="77777777" w:rsidR="00C97AF8" w:rsidRDefault="00C97AF8" w:rsidP="00C97AF8">
      <w:pPr>
        <w:rPr>
          <w:rFonts w:ascii="Arial" w:hAnsi="Arial" w:cs="Arial"/>
          <w:sz w:val="22"/>
          <w:szCs w:val="22"/>
        </w:rPr>
      </w:pPr>
    </w:p>
    <w:tbl>
      <w:tblPr>
        <w:tblStyle w:val="TableGrid"/>
        <w:tblW w:w="0" w:type="auto"/>
        <w:tblInd w:w="856" w:type="dxa"/>
        <w:tblLook w:val="04A0" w:firstRow="1" w:lastRow="0" w:firstColumn="1" w:lastColumn="0" w:noHBand="0" w:noVBand="1"/>
      </w:tblPr>
      <w:tblGrid>
        <w:gridCol w:w="7529"/>
        <w:gridCol w:w="919"/>
      </w:tblGrid>
      <w:tr w:rsidR="00C97AF8" w14:paraId="3A979E98" w14:textId="77777777" w:rsidTr="00B336E9">
        <w:tc>
          <w:tcPr>
            <w:tcW w:w="7529" w:type="dxa"/>
            <w:tcBorders>
              <w:top w:val="single" w:sz="4" w:space="0" w:color="auto"/>
              <w:left w:val="single" w:sz="4" w:space="0" w:color="auto"/>
              <w:bottom w:val="single" w:sz="4" w:space="0" w:color="auto"/>
              <w:right w:val="single" w:sz="4" w:space="0" w:color="auto"/>
            </w:tcBorders>
            <w:hideMark/>
          </w:tcPr>
          <w:p w14:paraId="4280587B" w14:textId="77777777" w:rsidR="00C97AF8" w:rsidRDefault="00C97AF8" w:rsidP="00B336E9">
            <w:pPr>
              <w:tabs>
                <w:tab w:val="left" w:pos="720"/>
                <w:tab w:val="right" w:pos="9360"/>
              </w:tabs>
              <w:rPr>
                <w:rFonts w:ascii="Arial" w:hAnsi="Arial" w:cs="Arial"/>
                <w:b/>
                <w:sz w:val="22"/>
                <w:szCs w:val="22"/>
                <w:lang w:eastAsia="en-GB"/>
              </w:rPr>
            </w:pPr>
            <w:r>
              <w:rPr>
                <w:rFonts w:ascii="Arial" w:hAnsi="Arial" w:cs="Arial"/>
                <w:b/>
                <w:sz w:val="22"/>
                <w:szCs w:val="22"/>
              </w:rPr>
              <w:t>Description</w:t>
            </w:r>
          </w:p>
        </w:tc>
        <w:tc>
          <w:tcPr>
            <w:tcW w:w="919" w:type="dxa"/>
            <w:tcBorders>
              <w:top w:val="single" w:sz="4" w:space="0" w:color="auto"/>
              <w:left w:val="single" w:sz="4" w:space="0" w:color="auto"/>
              <w:bottom w:val="single" w:sz="4" w:space="0" w:color="auto"/>
              <w:right w:val="single" w:sz="4" w:space="0" w:color="auto"/>
            </w:tcBorders>
            <w:hideMark/>
          </w:tcPr>
          <w:p w14:paraId="50CF4505" w14:textId="77777777" w:rsidR="00C97AF8" w:rsidRDefault="00C97AF8" w:rsidP="00B336E9">
            <w:pPr>
              <w:tabs>
                <w:tab w:val="left" w:pos="720"/>
                <w:tab w:val="right" w:pos="9360"/>
              </w:tabs>
              <w:rPr>
                <w:rFonts w:ascii="Arial" w:hAnsi="Arial" w:cs="Arial"/>
                <w:b/>
                <w:sz w:val="22"/>
                <w:szCs w:val="22"/>
              </w:rPr>
            </w:pPr>
            <w:r>
              <w:rPr>
                <w:rFonts w:ascii="Arial" w:hAnsi="Arial" w:cs="Arial"/>
                <w:b/>
                <w:sz w:val="22"/>
                <w:szCs w:val="22"/>
              </w:rPr>
              <w:t>Marks</w:t>
            </w:r>
          </w:p>
        </w:tc>
      </w:tr>
      <w:tr w:rsidR="00C97AF8" w14:paraId="6DF0603C" w14:textId="77777777" w:rsidTr="00B336E9">
        <w:tc>
          <w:tcPr>
            <w:tcW w:w="7529" w:type="dxa"/>
            <w:tcBorders>
              <w:top w:val="single" w:sz="4" w:space="0" w:color="auto"/>
              <w:left w:val="single" w:sz="4" w:space="0" w:color="auto"/>
              <w:bottom w:val="single" w:sz="4" w:space="0" w:color="auto"/>
              <w:right w:val="single" w:sz="4" w:space="0" w:color="auto"/>
            </w:tcBorders>
            <w:hideMark/>
          </w:tcPr>
          <w:p w14:paraId="65ABF586" w14:textId="32EB6363" w:rsidR="00C97AF8" w:rsidRDefault="00C97AF8" w:rsidP="00B336E9">
            <w:pPr>
              <w:tabs>
                <w:tab w:val="left" w:pos="720"/>
                <w:tab w:val="right" w:pos="9360"/>
              </w:tabs>
              <w:rPr>
                <w:rFonts w:ascii="Arial" w:hAnsi="Arial" w:cs="Arial"/>
                <w:sz w:val="22"/>
                <w:szCs w:val="22"/>
              </w:rPr>
            </w:pPr>
            <w:r>
              <w:rPr>
                <w:rFonts w:ascii="Arial" w:hAnsi="Arial" w:cs="Arial"/>
                <w:sz w:val="22"/>
                <w:szCs w:val="22"/>
              </w:rPr>
              <w:t>Outlines the meaning of ‘the rule of law’</w:t>
            </w:r>
          </w:p>
        </w:tc>
        <w:tc>
          <w:tcPr>
            <w:tcW w:w="919" w:type="dxa"/>
            <w:tcBorders>
              <w:top w:val="single" w:sz="4" w:space="0" w:color="auto"/>
              <w:left w:val="single" w:sz="4" w:space="0" w:color="auto"/>
              <w:bottom w:val="single" w:sz="4" w:space="0" w:color="auto"/>
              <w:right w:val="single" w:sz="4" w:space="0" w:color="auto"/>
            </w:tcBorders>
            <w:hideMark/>
          </w:tcPr>
          <w:p w14:paraId="10F6FA63"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2</w:t>
            </w:r>
          </w:p>
        </w:tc>
      </w:tr>
      <w:tr w:rsidR="00C97AF8" w14:paraId="408C1987" w14:textId="77777777" w:rsidTr="00B336E9">
        <w:tc>
          <w:tcPr>
            <w:tcW w:w="7529" w:type="dxa"/>
            <w:tcBorders>
              <w:top w:val="single" w:sz="4" w:space="0" w:color="auto"/>
              <w:left w:val="single" w:sz="4" w:space="0" w:color="auto"/>
              <w:bottom w:val="single" w:sz="4" w:space="0" w:color="auto"/>
              <w:right w:val="single" w:sz="4" w:space="0" w:color="auto"/>
            </w:tcBorders>
            <w:hideMark/>
          </w:tcPr>
          <w:p w14:paraId="39A8C772" w14:textId="0B508F21" w:rsidR="00C97AF8" w:rsidRDefault="00C97AF8" w:rsidP="00B336E9">
            <w:pPr>
              <w:tabs>
                <w:tab w:val="left" w:pos="720"/>
                <w:tab w:val="right" w:pos="9360"/>
              </w:tabs>
              <w:rPr>
                <w:rFonts w:ascii="Arial" w:hAnsi="Arial" w:cs="Arial"/>
                <w:sz w:val="22"/>
                <w:szCs w:val="22"/>
              </w:rPr>
            </w:pPr>
            <w:r>
              <w:rPr>
                <w:rFonts w:ascii="Arial" w:hAnsi="Arial" w:cs="Arial"/>
                <w:sz w:val="22"/>
                <w:szCs w:val="22"/>
              </w:rPr>
              <w:t>Makes a general statement about the rule of law</w:t>
            </w:r>
          </w:p>
        </w:tc>
        <w:tc>
          <w:tcPr>
            <w:tcW w:w="919" w:type="dxa"/>
            <w:tcBorders>
              <w:top w:val="single" w:sz="4" w:space="0" w:color="auto"/>
              <w:left w:val="single" w:sz="4" w:space="0" w:color="auto"/>
              <w:bottom w:val="single" w:sz="4" w:space="0" w:color="auto"/>
              <w:right w:val="single" w:sz="4" w:space="0" w:color="auto"/>
            </w:tcBorders>
            <w:hideMark/>
          </w:tcPr>
          <w:p w14:paraId="1AF83EC0"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1</w:t>
            </w:r>
          </w:p>
        </w:tc>
      </w:tr>
      <w:tr w:rsidR="00C97AF8" w14:paraId="12BE7EE8" w14:textId="77777777" w:rsidTr="00B336E9">
        <w:tc>
          <w:tcPr>
            <w:tcW w:w="7529" w:type="dxa"/>
            <w:tcBorders>
              <w:top w:val="single" w:sz="4" w:space="0" w:color="auto"/>
              <w:left w:val="single" w:sz="4" w:space="0" w:color="auto"/>
              <w:bottom w:val="single" w:sz="4" w:space="0" w:color="auto"/>
              <w:right w:val="single" w:sz="4" w:space="0" w:color="auto"/>
            </w:tcBorders>
            <w:hideMark/>
          </w:tcPr>
          <w:p w14:paraId="59BC1859" w14:textId="77777777" w:rsidR="00C97AF8" w:rsidRDefault="00C97AF8" w:rsidP="00B336E9">
            <w:pPr>
              <w:tabs>
                <w:tab w:val="left" w:pos="720"/>
                <w:tab w:val="right" w:pos="9360"/>
              </w:tabs>
              <w:jc w:val="right"/>
              <w:rPr>
                <w:rFonts w:ascii="Arial" w:hAnsi="Arial" w:cs="Arial"/>
                <w:b/>
                <w:sz w:val="22"/>
                <w:szCs w:val="22"/>
              </w:rPr>
            </w:pPr>
            <w:r>
              <w:rPr>
                <w:rFonts w:ascii="Arial" w:hAnsi="Arial" w:cs="Arial"/>
                <w:b/>
                <w:sz w:val="22"/>
                <w:szCs w:val="22"/>
              </w:rPr>
              <w:t>Total</w:t>
            </w:r>
          </w:p>
        </w:tc>
        <w:tc>
          <w:tcPr>
            <w:tcW w:w="919" w:type="dxa"/>
            <w:tcBorders>
              <w:top w:val="single" w:sz="4" w:space="0" w:color="auto"/>
              <w:left w:val="single" w:sz="4" w:space="0" w:color="auto"/>
              <w:bottom w:val="single" w:sz="4" w:space="0" w:color="auto"/>
              <w:right w:val="single" w:sz="4" w:space="0" w:color="auto"/>
            </w:tcBorders>
            <w:hideMark/>
          </w:tcPr>
          <w:p w14:paraId="1FFEF30A" w14:textId="77777777" w:rsidR="00C97AF8" w:rsidRDefault="00C97AF8" w:rsidP="00B336E9">
            <w:pPr>
              <w:tabs>
                <w:tab w:val="left" w:pos="720"/>
                <w:tab w:val="right" w:pos="9360"/>
              </w:tabs>
              <w:jc w:val="center"/>
              <w:rPr>
                <w:rFonts w:ascii="Arial" w:hAnsi="Arial" w:cs="Arial"/>
                <w:b/>
                <w:sz w:val="22"/>
                <w:szCs w:val="22"/>
              </w:rPr>
            </w:pPr>
            <w:r>
              <w:rPr>
                <w:rFonts w:ascii="Arial" w:hAnsi="Arial" w:cs="Arial"/>
                <w:b/>
                <w:sz w:val="22"/>
                <w:szCs w:val="22"/>
              </w:rPr>
              <w:t>3</w:t>
            </w:r>
          </w:p>
        </w:tc>
      </w:tr>
      <w:tr w:rsidR="00C97AF8" w14:paraId="2AAD1B2D" w14:textId="77777777" w:rsidTr="00B336E9">
        <w:tc>
          <w:tcPr>
            <w:tcW w:w="8448" w:type="dxa"/>
            <w:gridSpan w:val="2"/>
            <w:tcBorders>
              <w:top w:val="single" w:sz="4" w:space="0" w:color="auto"/>
              <w:left w:val="single" w:sz="4" w:space="0" w:color="auto"/>
              <w:bottom w:val="single" w:sz="4" w:space="0" w:color="auto"/>
              <w:right w:val="single" w:sz="4" w:space="0" w:color="auto"/>
            </w:tcBorders>
            <w:hideMark/>
          </w:tcPr>
          <w:p w14:paraId="31174D91" w14:textId="77777777" w:rsidR="00C97AF8" w:rsidRDefault="00C97AF8" w:rsidP="00B336E9">
            <w:pPr>
              <w:tabs>
                <w:tab w:val="left" w:pos="720"/>
                <w:tab w:val="right" w:pos="9360"/>
              </w:tabs>
              <w:rPr>
                <w:rFonts w:ascii="Arial" w:hAnsi="Arial" w:cs="Arial"/>
                <w:b/>
                <w:sz w:val="22"/>
                <w:szCs w:val="22"/>
              </w:rPr>
            </w:pPr>
            <w:r>
              <w:rPr>
                <w:rFonts w:ascii="Arial" w:hAnsi="Arial" w:cs="Arial"/>
                <w:b/>
                <w:sz w:val="22"/>
                <w:szCs w:val="22"/>
              </w:rPr>
              <w:t>Answers could include but not limited to:</w:t>
            </w:r>
          </w:p>
          <w:p w14:paraId="660791DC" w14:textId="77777777" w:rsidR="00C97AF8" w:rsidRDefault="00C97AF8" w:rsidP="00C97AF8">
            <w:pPr>
              <w:pStyle w:val="ListParagraph"/>
              <w:numPr>
                <w:ilvl w:val="0"/>
                <w:numId w:val="13"/>
              </w:numPr>
              <w:tabs>
                <w:tab w:val="left" w:pos="720"/>
                <w:tab w:val="right" w:pos="9360"/>
              </w:tabs>
              <w:contextualSpacing/>
              <w:rPr>
                <w:rFonts w:ascii="Arial" w:hAnsi="Arial" w:cs="Arial"/>
                <w:sz w:val="22"/>
                <w:szCs w:val="22"/>
              </w:rPr>
            </w:pPr>
            <w:r w:rsidRPr="00C8378C">
              <w:rPr>
                <w:rFonts w:ascii="Arial" w:hAnsi="Arial" w:cs="Arial"/>
                <w:sz w:val="22"/>
                <w:szCs w:val="22"/>
              </w:rPr>
              <w:t>The principle that all people are equally bound and equally subject to the law.</w:t>
            </w:r>
          </w:p>
          <w:p w14:paraId="4B738B20" w14:textId="2C8FA760" w:rsidR="00C97AF8" w:rsidRDefault="00C97AF8" w:rsidP="00C97AF8">
            <w:pPr>
              <w:pStyle w:val="ListParagraph"/>
              <w:numPr>
                <w:ilvl w:val="0"/>
                <w:numId w:val="13"/>
              </w:numPr>
              <w:tabs>
                <w:tab w:val="left" w:pos="720"/>
                <w:tab w:val="right" w:pos="9360"/>
              </w:tabs>
              <w:contextualSpacing/>
              <w:rPr>
                <w:rFonts w:ascii="Arial" w:hAnsi="Arial" w:cs="Arial"/>
                <w:sz w:val="22"/>
                <w:szCs w:val="22"/>
              </w:rPr>
            </w:pPr>
            <w:r>
              <w:rPr>
                <w:rFonts w:ascii="Arial" w:hAnsi="Arial" w:cs="Arial"/>
                <w:sz w:val="22"/>
                <w:szCs w:val="22"/>
              </w:rPr>
              <w:t>A key</w:t>
            </w:r>
            <w:r w:rsidRPr="004E169F">
              <w:rPr>
                <w:rFonts w:ascii="Arial" w:hAnsi="Arial" w:cs="Arial"/>
                <w:sz w:val="22"/>
                <w:szCs w:val="22"/>
              </w:rPr>
              <w:t xml:space="preserve"> democratic principle</w:t>
            </w:r>
            <w:r>
              <w:rPr>
                <w:rFonts w:ascii="Arial" w:hAnsi="Arial" w:cs="Arial"/>
                <w:sz w:val="22"/>
                <w:szCs w:val="22"/>
              </w:rPr>
              <w:t xml:space="preserve"> that</w:t>
            </w:r>
            <w:r w:rsidRPr="004E169F">
              <w:rPr>
                <w:rFonts w:ascii="Arial" w:hAnsi="Arial" w:cs="Arial"/>
                <w:sz w:val="22"/>
                <w:szCs w:val="22"/>
              </w:rPr>
              <w:t xml:space="preserve"> is the sum of a number of other principles such as equality before the law</w:t>
            </w:r>
            <w:r>
              <w:rPr>
                <w:rFonts w:ascii="Arial" w:hAnsi="Arial" w:cs="Arial"/>
                <w:sz w:val="22"/>
                <w:szCs w:val="22"/>
              </w:rPr>
              <w:t>,</w:t>
            </w:r>
            <w:r w:rsidRPr="004E169F">
              <w:rPr>
                <w:rFonts w:ascii="Arial" w:hAnsi="Arial" w:cs="Arial"/>
                <w:sz w:val="22"/>
                <w:szCs w:val="22"/>
              </w:rPr>
              <w:t xml:space="preserve"> judicial independence</w:t>
            </w:r>
            <w:r>
              <w:rPr>
                <w:rFonts w:ascii="Arial" w:hAnsi="Arial" w:cs="Arial"/>
                <w:sz w:val="22"/>
                <w:szCs w:val="22"/>
              </w:rPr>
              <w:t>,</w:t>
            </w:r>
            <w:r w:rsidRPr="004E169F">
              <w:rPr>
                <w:rFonts w:ascii="Arial" w:hAnsi="Arial" w:cs="Arial"/>
                <w:sz w:val="22"/>
                <w:szCs w:val="22"/>
              </w:rPr>
              <w:t xml:space="preserve"> respect for rights</w:t>
            </w:r>
            <w:r>
              <w:rPr>
                <w:rFonts w:ascii="Arial" w:hAnsi="Arial" w:cs="Arial"/>
                <w:sz w:val="22"/>
                <w:szCs w:val="22"/>
              </w:rPr>
              <w:t>,</w:t>
            </w:r>
            <w:r w:rsidRPr="004E169F">
              <w:rPr>
                <w:rFonts w:ascii="Arial" w:hAnsi="Arial" w:cs="Arial"/>
                <w:sz w:val="22"/>
                <w:szCs w:val="22"/>
              </w:rPr>
              <w:t xml:space="preserve"> clear </w:t>
            </w:r>
            <w:r w:rsidR="005E4478">
              <w:rPr>
                <w:rFonts w:ascii="Arial" w:hAnsi="Arial" w:cs="Arial"/>
                <w:sz w:val="22"/>
                <w:szCs w:val="22"/>
              </w:rPr>
              <w:t xml:space="preserve">and </w:t>
            </w:r>
            <w:r w:rsidRPr="004E169F">
              <w:rPr>
                <w:rFonts w:ascii="Arial" w:hAnsi="Arial" w:cs="Arial"/>
                <w:sz w:val="22"/>
                <w:szCs w:val="22"/>
              </w:rPr>
              <w:t>coherent l</w:t>
            </w:r>
            <w:r>
              <w:rPr>
                <w:rFonts w:ascii="Arial" w:hAnsi="Arial" w:cs="Arial"/>
                <w:sz w:val="22"/>
                <w:szCs w:val="22"/>
              </w:rPr>
              <w:t>aws and</w:t>
            </w:r>
            <w:r w:rsidRPr="004E169F">
              <w:rPr>
                <w:rFonts w:ascii="Arial" w:hAnsi="Arial" w:cs="Arial"/>
                <w:sz w:val="22"/>
                <w:szCs w:val="22"/>
              </w:rPr>
              <w:t xml:space="preserve"> no retrospective laws.</w:t>
            </w:r>
          </w:p>
        </w:tc>
      </w:tr>
    </w:tbl>
    <w:p w14:paraId="4DF84AF0" w14:textId="77777777" w:rsidR="00C97AF8" w:rsidRDefault="00C97AF8" w:rsidP="00C97AF8">
      <w:pPr>
        <w:rPr>
          <w:rFonts w:ascii="Arial" w:hAnsi="Arial" w:cs="Arial"/>
          <w:sz w:val="22"/>
          <w:szCs w:val="22"/>
        </w:rPr>
      </w:pPr>
    </w:p>
    <w:p w14:paraId="495FBEDD" w14:textId="77777777" w:rsidR="00C97AF8" w:rsidRDefault="00C97AF8" w:rsidP="00C97AF8">
      <w:pPr>
        <w:rPr>
          <w:rFonts w:ascii="Arial" w:hAnsi="Arial" w:cs="Arial"/>
          <w:sz w:val="22"/>
          <w:szCs w:val="22"/>
        </w:rPr>
      </w:pPr>
    </w:p>
    <w:p w14:paraId="792A10C7" w14:textId="152AED47" w:rsidR="00C97AF8" w:rsidRPr="00E85FE3" w:rsidRDefault="00C97AF8" w:rsidP="00C97AF8">
      <w:pPr>
        <w:pStyle w:val="ListParagraph"/>
        <w:numPr>
          <w:ilvl w:val="0"/>
          <w:numId w:val="8"/>
        </w:numPr>
        <w:tabs>
          <w:tab w:val="right" w:pos="9314"/>
        </w:tabs>
        <w:spacing w:line="276" w:lineRule="auto"/>
        <w:ind w:left="709" w:hanging="709"/>
        <w:jc w:val="both"/>
        <w:rPr>
          <w:rFonts w:ascii="Arial" w:hAnsi="Arial" w:cs="Arial"/>
          <w:sz w:val="22"/>
          <w:szCs w:val="22"/>
        </w:rPr>
      </w:pPr>
      <w:r w:rsidRPr="000B28D3">
        <w:rPr>
          <w:rFonts w:ascii="Arial" w:hAnsi="Arial" w:cs="Arial"/>
          <w:sz w:val="22"/>
          <w:szCs w:val="22"/>
        </w:rPr>
        <w:t xml:space="preserve">With reference to </w:t>
      </w:r>
      <w:r w:rsidRPr="000B28D3">
        <w:rPr>
          <w:rFonts w:ascii="Arial" w:hAnsi="Arial" w:cs="Arial"/>
          <w:b/>
          <w:bCs/>
          <w:sz w:val="22"/>
          <w:szCs w:val="22"/>
        </w:rPr>
        <w:t>Source 2</w:t>
      </w:r>
      <w:r w:rsidRPr="000B28D3">
        <w:rPr>
          <w:rFonts w:ascii="Arial" w:hAnsi="Arial" w:cs="Arial"/>
          <w:sz w:val="22"/>
          <w:szCs w:val="22"/>
        </w:rPr>
        <w:t xml:space="preserve">, explain in your own words </w:t>
      </w:r>
      <w:r w:rsidRPr="000B28D3">
        <w:rPr>
          <w:rFonts w:ascii="Arial" w:hAnsi="Arial" w:cs="Arial"/>
          <w:b/>
          <w:bCs/>
          <w:sz w:val="22"/>
          <w:szCs w:val="22"/>
        </w:rPr>
        <w:t>two</w:t>
      </w:r>
      <w:r w:rsidRPr="000B28D3">
        <w:rPr>
          <w:rFonts w:ascii="Arial" w:hAnsi="Arial" w:cs="Arial"/>
          <w:sz w:val="22"/>
          <w:szCs w:val="22"/>
        </w:rPr>
        <w:t xml:space="preserve"> reasons </w:t>
      </w:r>
      <w:ins w:id="83" w:author="Haylie Pepper" w:date="2022-06-08T17:35:00Z">
        <w:r w:rsidR="00822768">
          <w:rPr>
            <w:rFonts w:ascii="Arial" w:hAnsi="Arial" w:cs="Arial"/>
            <w:sz w:val="22"/>
            <w:szCs w:val="22"/>
          </w:rPr>
          <w:t>why</w:t>
        </w:r>
      </w:ins>
      <w:del w:id="84" w:author="Haylie Pepper" w:date="2022-06-08T17:35:00Z">
        <w:r w:rsidRPr="000B28D3" w:rsidDel="00822768">
          <w:rPr>
            <w:rFonts w:ascii="Arial" w:hAnsi="Arial" w:cs="Arial"/>
            <w:sz w:val="22"/>
            <w:szCs w:val="22"/>
          </w:rPr>
          <w:delText>that</w:delText>
        </w:r>
      </w:del>
      <w:r w:rsidRPr="000B28D3">
        <w:rPr>
          <w:rFonts w:ascii="Arial" w:hAnsi="Arial" w:cs="Arial"/>
          <w:sz w:val="22"/>
          <w:szCs w:val="22"/>
        </w:rPr>
        <w:t xml:space="preserve"> a Federal Judicial Commission should be established.</w:t>
      </w:r>
      <w:r>
        <w:rPr>
          <w:rFonts w:ascii="Arial" w:hAnsi="Arial" w:cs="Arial"/>
          <w:sz w:val="22"/>
          <w:szCs w:val="22"/>
        </w:rPr>
        <w:t xml:space="preserve">          </w:t>
      </w:r>
      <w:r>
        <w:rPr>
          <w:rFonts w:ascii="Arial" w:hAnsi="Arial" w:cs="Arial"/>
          <w:sz w:val="22"/>
          <w:szCs w:val="22"/>
        </w:rPr>
        <w:tab/>
      </w:r>
      <w:r w:rsidRPr="000351C1">
        <w:rPr>
          <w:rFonts w:ascii="Arial" w:hAnsi="Arial" w:cs="Arial"/>
          <w:sz w:val="22"/>
          <w:szCs w:val="22"/>
        </w:rPr>
        <w:t>(4 marks)</w:t>
      </w:r>
    </w:p>
    <w:p w14:paraId="5DD2A318" w14:textId="77777777" w:rsidR="00C97AF8" w:rsidRDefault="00C97AF8" w:rsidP="00C97AF8">
      <w:pPr>
        <w:tabs>
          <w:tab w:val="right" w:leader="underscore" w:pos="9360"/>
        </w:tabs>
        <w:spacing w:before="420"/>
        <w:ind w:firstLine="720"/>
        <w:rPr>
          <w:rFonts w:ascii="Arial" w:hAnsi="Arial"/>
          <w:sz w:val="6"/>
          <w:szCs w:val="6"/>
        </w:rPr>
      </w:pPr>
    </w:p>
    <w:tbl>
      <w:tblPr>
        <w:tblStyle w:val="TableGrid"/>
        <w:tblW w:w="0" w:type="auto"/>
        <w:tblInd w:w="856" w:type="dxa"/>
        <w:tblLook w:val="04A0" w:firstRow="1" w:lastRow="0" w:firstColumn="1" w:lastColumn="0" w:noHBand="0" w:noVBand="1"/>
      </w:tblPr>
      <w:tblGrid>
        <w:gridCol w:w="7529"/>
        <w:gridCol w:w="919"/>
      </w:tblGrid>
      <w:tr w:rsidR="00C97AF8" w14:paraId="25938BBF"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74C7B2D9" w14:textId="77777777" w:rsidR="00C97AF8" w:rsidRDefault="00C97AF8" w:rsidP="00B336E9">
            <w:pPr>
              <w:tabs>
                <w:tab w:val="left" w:pos="720"/>
                <w:tab w:val="right" w:pos="9360"/>
              </w:tabs>
              <w:rPr>
                <w:rFonts w:ascii="Arial" w:hAnsi="Arial" w:cs="Arial"/>
                <w:b/>
                <w:sz w:val="22"/>
                <w:szCs w:val="22"/>
                <w:lang w:eastAsia="en-GB"/>
              </w:rPr>
            </w:pPr>
            <w:r>
              <w:rPr>
                <w:rFonts w:ascii="Arial" w:hAnsi="Arial" w:cs="Arial"/>
                <w:b/>
                <w:sz w:val="22"/>
                <w:szCs w:val="22"/>
              </w:rPr>
              <w:t>Description</w:t>
            </w:r>
          </w:p>
        </w:tc>
        <w:tc>
          <w:tcPr>
            <w:tcW w:w="920" w:type="dxa"/>
            <w:tcBorders>
              <w:top w:val="single" w:sz="4" w:space="0" w:color="auto"/>
              <w:left w:val="single" w:sz="4" w:space="0" w:color="auto"/>
              <w:bottom w:val="single" w:sz="4" w:space="0" w:color="auto"/>
              <w:right w:val="single" w:sz="4" w:space="0" w:color="auto"/>
            </w:tcBorders>
            <w:hideMark/>
          </w:tcPr>
          <w:p w14:paraId="2C251496" w14:textId="77777777" w:rsidR="00C97AF8" w:rsidRDefault="00C97AF8" w:rsidP="00B336E9">
            <w:pPr>
              <w:tabs>
                <w:tab w:val="left" w:pos="720"/>
                <w:tab w:val="right" w:pos="9360"/>
              </w:tabs>
              <w:rPr>
                <w:rFonts w:ascii="Arial" w:hAnsi="Arial" w:cs="Arial"/>
                <w:b/>
                <w:sz w:val="22"/>
                <w:szCs w:val="22"/>
              </w:rPr>
            </w:pPr>
            <w:r>
              <w:rPr>
                <w:rFonts w:ascii="Arial" w:hAnsi="Arial" w:cs="Arial"/>
                <w:b/>
                <w:sz w:val="22"/>
                <w:szCs w:val="22"/>
              </w:rPr>
              <w:t>Marks</w:t>
            </w:r>
          </w:p>
        </w:tc>
      </w:tr>
      <w:tr w:rsidR="00C97AF8" w14:paraId="410BFB32"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24339608" w14:textId="22A86D8D" w:rsidR="005E4478" w:rsidRDefault="005E4478" w:rsidP="00B336E9">
            <w:pPr>
              <w:tabs>
                <w:tab w:val="left" w:pos="720"/>
                <w:tab w:val="right" w:pos="9360"/>
              </w:tabs>
              <w:rPr>
                <w:rFonts w:ascii="Arial" w:hAnsi="Arial" w:cs="Arial"/>
                <w:sz w:val="22"/>
                <w:szCs w:val="22"/>
              </w:rPr>
            </w:pPr>
            <w:r>
              <w:rPr>
                <w:rFonts w:ascii="Arial" w:hAnsi="Arial" w:cs="Arial"/>
                <w:sz w:val="22"/>
                <w:szCs w:val="22"/>
              </w:rPr>
              <w:t>E</w:t>
            </w:r>
            <w:r w:rsidR="00C97AF8">
              <w:rPr>
                <w:rFonts w:ascii="Arial" w:hAnsi="Arial" w:cs="Arial"/>
                <w:sz w:val="22"/>
                <w:szCs w:val="22"/>
              </w:rPr>
              <w:t xml:space="preserve">xplains two reasons </w:t>
            </w:r>
            <w:r w:rsidR="001737F7">
              <w:rPr>
                <w:rFonts w:ascii="Arial" w:hAnsi="Arial" w:cs="Arial"/>
                <w:sz w:val="22"/>
                <w:szCs w:val="22"/>
              </w:rPr>
              <w:t>a Federal Judicial Commission should be established</w:t>
            </w:r>
          </w:p>
          <w:p w14:paraId="2864DC47" w14:textId="614F1347" w:rsidR="00C97AF8" w:rsidRDefault="001737F7" w:rsidP="00B336E9">
            <w:pPr>
              <w:tabs>
                <w:tab w:val="left" w:pos="720"/>
                <w:tab w:val="right" w:pos="9360"/>
              </w:tabs>
              <w:rPr>
                <w:rFonts w:ascii="Arial" w:hAnsi="Arial" w:cs="Arial"/>
                <w:sz w:val="22"/>
                <w:szCs w:val="22"/>
              </w:rPr>
            </w:pPr>
            <w:r>
              <w:rPr>
                <w:rFonts w:ascii="Arial" w:hAnsi="Arial" w:cs="Arial"/>
                <w:sz w:val="22"/>
                <w:szCs w:val="22"/>
              </w:rPr>
              <w:t>Puts the response</w:t>
            </w:r>
            <w:r w:rsidRPr="00A5116B">
              <w:rPr>
                <w:rFonts w:ascii="Arial" w:hAnsi="Arial" w:cs="Arial"/>
                <w:sz w:val="22"/>
                <w:szCs w:val="22"/>
              </w:rPr>
              <w:t xml:space="preserve"> in their own words with direct reference to the source</w:t>
            </w:r>
          </w:p>
        </w:tc>
        <w:tc>
          <w:tcPr>
            <w:tcW w:w="920" w:type="dxa"/>
            <w:tcBorders>
              <w:top w:val="single" w:sz="4" w:space="0" w:color="auto"/>
              <w:left w:val="single" w:sz="4" w:space="0" w:color="auto"/>
              <w:bottom w:val="single" w:sz="4" w:space="0" w:color="auto"/>
              <w:right w:val="single" w:sz="4" w:space="0" w:color="auto"/>
            </w:tcBorders>
            <w:vAlign w:val="center"/>
            <w:hideMark/>
          </w:tcPr>
          <w:p w14:paraId="40636AFB"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4</w:t>
            </w:r>
          </w:p>
        </w:tc>
      </w:tr>
      <w:tr w:rsidR="00C97AF8" w14:paraId="5D8CDE99"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0BC39296" w14:textId="58F2A768" w:rsidR="001737F7" w:rsidRDefault="001737F7" w:rsidP="001737F7">
            <w:pPr>
              <w:tabs>
                <w:tab w:val="left" w:pos="720"/>
                <w:tab w:val="right" w:pos="9360"/>
              </w:tabs>
              <w:rPr>
                <w:rFonts w:ascii="Arial" w:hAnsi="Arial" w:cs="Arial"/>
                <w:sz w:val="22"/>
                <w:szCs w:val="22"/>
              </w:rPr>
            </w:pPr>
            <w:r>
              <w:rPr>
                <w:rFonts w:ascii="Arial" w:hAnsi="Arial" w:cs="Arial"/>
                <w:sz w:val="22"/>
                <w:szCs w:val="22"/>
              </w:rPr>
              <w:t>Outlines two reasons a Federal Judicial Commission should be established</w:t>
            </w:r>
          </w:p>
          <w:p w14:paraId="03B0891B" w14:textId="31A3818E" w:rsidR="00C97AF8" w:rsidRDefault="001737F7" w:rsidP="001737F7">
            <w:pPr>
              <w:tabs>
                <w:tab w:val="left" w:pos="720"/>
                <w:tab w:val="right" w:pos="9360"/>
              </w:tabs>
              <w:rPr>
                <w:rFonts w:ascii="Arial" w:hAnsi="Arial" w:cs="Arial"/>
                <w:sz w:val="22"/>
                <w:szCs w:val="22"/>
              </w:rPr>
            </w:pPr>
            <w:r>
              <w:rPr>
                <w:rFonts w:ascii="Arial" w:hAnsi="Arial" w:cs="Arial"/>
                <w:sz w:val="22"/>
                <w:szCs w:val="22"/>
              </w:rPr>
              <w:t>Puts the response</w:t>
            </w:r>
            <w:r w:rsidRPr="00A5116B">
              <w:rPr>
                <w:rFonts w:ascii="Arial" w:hAnsi="Arial" w:cs="Arial"/>
                <w:sz w:val="22"/>
                <w:szCs w:val="22"/>
              </w:rPr>
              <w:t xml:space="preserve"> in their own words with reference to the source</w:t>
            </w:r>
          </w:p>
        </w:tc>
        <w:tc>
          <w:tcPr>
            <w:tcW w:w="920" w:type="dxa"/>
            <w:tcBorders>
              <w:top w:val="single" w:sz="4" w:space="0" w:color="auto"/>
              <w:left w:val="single" w:sz="4" w:space="0" w:color="auto"/>
              <w:bottom w:val="single" w:sz="4" w:space="0" w:color="auto"/>
              <w:right w:val="single" w:sz="4" w:space="0" w:color="auto"/>
            </w:tcBorders>
            <w:vAlign w:val="center"/>
            <w:hideMark/>
          </w:tcPr>
          <w:p w14:paraId="26887F6A"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3</w:t>
            </w:r>
          </w:p>
        </w:tc>
      </w:tr>
      <w:tr w:rsidR="00C97AF8" w14:paraId="59CAFE50"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1830BE28" w14:textId="6E11CBE7" w:rsidR="001737F7" w:rsidRDefault="001737F7" w:rsidP="001737F7">
            <w:pPr>
              <w:tabs>
                <w:tab w:val="left" w:pos="720"/>
                <w:tab w:val="right" w:pos="9360"/>
              </w:tabs>
              <w:rPr>
                <w:rFonts w:ascii="Arial" w:hAnsi="Arial" w:cs="Arial"/>
                <w:sz w:val="22"/>
                <w:szCs w:val="22"/>
              </w:rPr>
            </w:pPr>
            <w:r>
              <w:rPr>
                <w:rFonts w:ascii="Arial" w:hAnsi="Arial" w:cs="Arial"/>
                <w:sz w:val="22"/>
                <w:szCs w:val="22"/>
              </w:rPr>
              <w:t>Outlines two reasons a Federal Judicial Commission should be established</w:t>
            </w:r>
          </w:p>
          <w:p w14:paraId="00446C4D" w14:textId="68ADFA9A" w:rsidR="00C97AF8" w:rsidRDefault="001737F7" w:rsidP="001737F7">
            <w:pPr>
              <w:tabs>
                <w:tab w:val="left" w:pos="720"/>
                <w:tab w:val="right" w:pos="9360"/>
              </w:tabs>
              <w:rPr>
                <w:rFonts w:ascii="Arial" w:hAnsi="Arial" w:cs="Arial"/>
                <w:sz w:val="22"/>
                <w:szCs w:val="22"/>
              </w:rPr>
            </w:pPr>
            <w:r>
              <w:rPr>
                <w:rFonts w:ascii="Arial" w:hAnsi="Arial" w:cs="Arial"/>
                <w:sz w:val="22"/>
                <w:szCs w:val="22"/>
              </w:rPr>
              <w:t>Puts the response</w:t>
            </w:r>
            <w:r w:rsidRPr="00A5116B">
              <w:rPr>
                <w:rFonts w:ascii="Arial" w:hAnsi="Arial" w:cs="Arial"/>
                <w:sz w:val="22"/>
                <w:szCs w:val="22"/>
              </w:rPr>
              <w:t xml:space="preserve"> </w:t>
            </w:r>
            <w:r>
              <w:rPr>
                <w:rFonts w:ascii="Arial" w:hAnsi="Arial" w:cs="Arial"/>
                <w:sz w:val="22"/>
                <w:szCs w:val="22"/>
              </w:rPr>
              <w:t xml:space="preserve">mostly </w:t>
            </w:r>
            <w:r w:rsidRPr="00A5116B">
              <w:rPr>
                <w:rFonts w:ascii="Arial" w:hAnsi="Arial" w:cs="Arial"/>
                <w:sz w:val="22"/>
                <w:szCs w:val="22"/>
              </w:rPr>
              <w:t xml:space="preserve">in their own words with </w:t>
            </w:r>
            <w:r>
              <w:rPr>
                <w:rFonts w:ascii="Arial" w:hAnsi="Arial" w:cs="Arial"/>
                <w:sz w:val="22"/>
                <w:szCs w:val="22"/>
              </w:rPr>
              <w:t>limited</w:t>
            </w:r>
            <w:r w:rsidRPr="00A5116B">
              <w:rPr>
                <w:rFonts w:ascii="Arial" w:hAnsi="Arial" w:cs="Arial"/>
                <w:sz w:val="22"/>
                <w:szCs w:val="22"/>
              </w:rPr>
              <w:t xml:space="preserve"> reference to the source</w:t>
            </w:r>
          </w:p>
        </w:tc>
        <w:tc>
          <w:tcPr>
            <w:tcW w:w="920" w:type="dxa"/>
            <w:tcBorders>
              <w:top w:val="single" w:sz="4" w:space="0" w:color="auto"/>
              <w:left w:val="single" w:sz="4" w:space="0" w:color="auto"/>
              <w:bottom w:val="single" w:sz="4" w:space="0" w:color="auto"/>
              <w:right w:val="single" w:sz="4" w:space="0" w:color="auto"/>
            </w:tcBorders>
            <w:vAlign w:val="center"/>
            <w:hideMark/>
          </w:tcPr>
          <w:p w14:paraId="5BFB7BD8"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2</w:t>
            </w:r>
          </w:p>
        </w:tc>
      </w:tr>
      <w:tr w:rsidR="00C97AF8" w14:paraId="1F4A1167"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11AE1BC8" w14:textId="4D21B55F" w:rsidR="001737F7" w:rsidRDefault="001737F7" w:rsidP="001737F7">
            <w:pPr>
              <w:tabs>
                <w:tab w:val="left" w:pos="720"/>
                <w:tab w:val="right" w:pos="9360"/>
              </w:tabs>
              <w:rPr>
                <w:rFonts w:ascii="Arial" w:hAnsi="Arial" w:cs="Arial"/>
                <w:sz w:val="22"/>
                <w:szCs w:val="22"/>
              </w:rPr>
            </w:pPr>
            <w:r>
              <w:rPr>
                <w:rFonts w:ascii="Arial" w:hAnsi="Arial" w:cs="Arial"/>
                <w:sz w:val="22"/>
                <w:szCs w:val="22"/>
              </w:rPr>
              <w:t>Makes a general statement about the need for a Federal Judicial Commission</w:t>
            </w:r>
          </w:p>
          <w:p w14:paraId="5B8B1A0E" w14:textId="77FB6189" w:rsidR="00C97AF8" w:rsidRDefault="001737F7" w:rsidP="001737F7">
            <w:pPr>
              <w:tabs>
                <w:tab w:val="left" w:pos="720"/>
                <w:tab w:val="right" w:pos="9360"/>
              </w:tabs>
              <w:rPr>
                <w:rFonts w:ascii="Arial" w:hAnsi="Arial" w:cs="Arial"/>
                <w:sz w:val="22"/>
                <w:szCs w:val="22"/>
              </w:rPr>
            </w:pPr>
            <w:r>
              <w:rPr>
                <w:rFonts w:ascii="Arial" w:hAnsi="Arial" w:cs="Arial"/>
                <w:sz w:val="22"/>
                <w:szCs w:val="22"/>
              </w:rPr>
              <w:t>Or quotes the source verbatim</w:t>
            </w:r>
          </w:p>
        </w:tc>
        <w:tc>
          <w:tcPr>
            <w:tcW w:w="920" w:type="dxa"/>
            <w:tcBorders>
              <w:top w:val="single" w:sz="4" w:space="0" w:color="auto"/>
              <w:left w:val="single" w:sz="4" w:space="0" w:color="auto"/>
              <w:bottom w:val="single" w:sz="4" w:space="0" w:color="auto"/>
              <w:right w:val="single" w:sz="4" w:space="0" w:color="auto"/>
            </w:tcBorders>
            <w:vAlign w:val="center"/>
            <w:hideMark/>
          </w:tcPr>
          <w:p w14:paraId="02736082"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1</w:t>
            </w:r>
          </w:p>
        </w:tc>
      </w:tr>
      <w:tr w:rsidR="00C97AF8" w14:paraId="56A5E4B6"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778A5C68" w14:textId="77777777" w:rsidR="00C97AF8" w:rsidRDefault="00C97AF8" w:rsidP="00B336E9">
            <w:pPr>
              <w:tabs>
                <w:tab w:val="left" w:pos="720"/>
                <w:tab w:val="right" w:pos="9360"/>
              </w:tabs>
              <w:jc w:val="right"/>
              <w:rPr>
                <w:rFonts w:ascii="Arial" w:hAnsi="Arial" w:cs="Arial"/>
                <w:b/>
                <w:sz w:val="22"/>
                <w:szCs w:val="22"/>
              </w:rPr>
            </w:pPr>
            <w:r>
              <w:rPr>
                <w:rFonts w:ascii="Arial" w:hAnsi="Arial" w:cs="Arial"/>
                <w:b/>
                <w:sz w:val="22"/>
                <w:szCs w:val="22"/>
              </w:rPr>
              <w:t>Total</w:t>
            </w:r>
          </w:p>
        </w:tc>
        <w:tc>
          <w:tcPr>
            <w:tcW w:w="920" w:type="dxa"/>
            <w:tcBorders>
              <w:top w:val="single" w:sz="4" w:space="0" w:color="auto"/>
              <w:left w:val="single" w:sz="4" w:space="0" w:color="auto"/>
              <w:bottom w:val="single" w:sz="4" w:space="0" w:color="auto"/>
              <w:right w:val="single" w:sz="4" w:space="0" w:color="auto"/>
            </w:tcBorders>
            <w:vAlign w:val="center"/>
            <w:hideMark/>
          </w:tcPr>
          <w:p w14:paraId="1207F746"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4</w:t>
            </w:r>
          </w:p>
        </w:tc>
      </w:tr>
      <w:tr w:rsidR="00C97AF8" w14:paraId="1F7846D2" w14:textId="77777777" w:rsidTr="00B336E9">
        <w:tc>
          <w:tcPr>
            <w:tcW w:w="8574" w:type="dxa"/>
            <w:gridSpan w:val="2"/>
            <w:tcBorders>
              <w:top w:val="single" w:sz="4" w:space="0" w:color="auto"/>
              <w:left w:val="single" w:sz="4" w:space="0" w:color="auto"/>
              <w:bottom w:val="single" w:sz="4" w:space="0" w:color="auto"/>
              <w:right w:val="single" w:sz="4" w:space="0" w:color="auto"/>
            </w:tcBorders>
            <w:hideMark/>
          </w:tcPr>
          <w:p w14:paraId="3544015F" w14:textId="77777777" w:rsidR="00C97AF8" w:rsidRDefault="00C97AF8" w:rsidP="00B336E9">
            <w:pPr>
              <w:tabs>
                <w:tab w:val="left" w:pos="720"/>
                <w:tab w:val="right" w:pos="9360"/>
              </w:tabs>
              <w:rPr>
                <w:rFonts w:ascii="Arial" w:hAnsi="Arial" w:cs="Arial"/>
                <w:b/>
                <w:sz w:val="22"/>
                <w:szCs w:val="22"/>
              </w:rPr>
            </w:pPr>
            <w:r>
              <w:rPr>
                <w:rFonts w:ascii="Arial" w:hAnsi="Arial" w:cs="Arial"/>
                <w:b/>
                <w:sz w:val="22"/>
                <w:szCs w:val="22"/>
              </w:rPr>
              <w:t>Answers could include but not limited to:</w:t>
            </w:r>
          </w:p>
          <w:p w14:paraId="0CF55888" w14:textId="01D9B8B0" w:rsidR="00C97AF8" w:rsidRDefault="00C97AF8" w:rsidP="00B336E9">
            <w:pPr>
              <w:rPr>
                <w:rFonts w:ascii="Arial" w:hAnsi="Arial" w:cs="Arial"/>
                <w:sz w:val="22"/>
                <w:szCs w:val="22"/>
              </w:rPr>
            </w:pPr>
            <w:r>
              <w:rPr>
                <w:rFonts w:ascii="Arial" w:hAnsi="Arial" w:cs="Arial"/>
                <w:sz w:val="22"/>
                <w:szCs w:val="22"/>
              </w:rPr>
              <w:t xml:space="preserve">Two of the following </w:t>
            </w:r>
            <w:r w:rsidR="001737F7">
              <w:rPr>
                <w:rFonts w:ascii="Arial" w:hAnsi="Arial" w:cs="Arial"/>
                <w:sz w:val="22"/>
                <w:szCs w:val="22"/>
              </w:rPr>
              <w:t xml:space="preserve">reasons </w:t>
            </w:r>
            <w:r>
              <w:rPr>
                <w:rFonts w:ascii="Arial" w:hAnsi="Arial" w:cs="Arial"/>
                <w:sz w:val="22"/>
                <w:szCs w:val="22"/>
              </w:rPr>
              <w:t xml:space="preserve">could be </w:t>
            </w:r>
            <w:r w:rsidR="001737F7">
              <w:rPr>
                <w:rFonts w:ascii="Arial" w:hAnsi="Arial" w:cs="Arial"/>
                <w:sz w:val="22"/>
                <w:szCs w:val="22"/>
              </w:rPr>
              <w:t>explained</w:t>
            </w:r>
            <w:r>
              <w:rPr>
                <w:rFonts w:ascii="Arial" w:hAnsi="Arial" w:cs="Arial"/>
                <w:sz w:val="22"/>
                <w:szCs w:val="22"/>
              </w:rPr>
              <w:t>:</w:t>
            </w:r>
          </w:p>
          <w:p w14:paraId="3B5203AB" w14:textId="57EEBC1A" w:rsidR="00C97AF8" w:rsidRPr="00882C57" w:rsidRDefault="00C97AF8" w:rsidP="001737F7">
            <w:pPr>
              <w:pStyle w:val="ListParagraph"/>
              <w:numPr>
                <w:ilvl w:val="0"/>
                <w:numId w:val="19"/>
              </w:numPr>
              <w:tabs>
                <w:tab w:val="left" w:pos="720"/>
                <w:tab w:val="right" w:pos="9360"/>
              </w:tabs>
              <w:contextualSpacing/>
              <w:rPr>
                <w:rFonts w:ascii="Arial" w:hAnsi="Arial" w:cs="Arial"/>
                <w:sz w:val="22"/>
                <w:szCs w:val="22"/>
              </w:rPr>
            </w:pPr>
            <w:r>
              <w:rPr>
                <w:rFonts w:ascii="Arial" w:hAnsi="Arial" w:cs="Arial"/>
                <w:sz w:val="22"/>
                <w:szCs w:val="22"/>
              </w:rPr>
              <w:t>‘</w:t>
            </w:r>
            <w:r w:rsidRPr="003D4CB9">
              <w:rPr>
                <w:rFonts w:ascii="Arial" w:hAnsi="Arial" w:cs="Arial"/>
                <w:sz w:val="22"/>
                <w:szCs w:val="22"/>
              </w:rPr>
              <w:t>essential to the promotion of the rule of law</w:t>
            </w:r>
            <w:r>
              <w:rPr>
                <w:rFonts w:ascii="Arial" w:hAnsi="Arial" w:cs="Arial"/>
                <w:sz w:val="22"/>
                <w:szCs w:val="22"/>
              </w:rPr>
              <w:t xml:space="preserve">’ – a </w:t>
            </w:r>
            <w:r w:rsidR="001737F7">
              <w:rPr>
                <w:rFonts w:ascii="Arial" w:hAnsi="Arial" w:cs="Arial"/>
                <w:sz w:val="22"/>
                <w:szCs w:val="22"/>
              </w:rPr>
              <w:t>J</w:t>
            </w:r>
            <w:r>
              <w:rPr>
                <w:rFonts w:ascii="Arial" w:hAnsi="Arial" w:cs="Arial"/>
                <w:sz w:val="22"/>
                <w:szCs w:val="22"/>
              </w:rPr>
              <w:t xml:space="preserve">udicial </w:t>
            </w:r>
            <w:r w:rsidR="001737F7">
              <w:rPr>
                <w:rFonts w:ascii="Arial" w:hAnsi="Arial" w:cs="Arial"/>
                <w:sz w:val="22"/>
                <w:szCs w:val="22"/>
              </w:rPr>
              <w:t>C</w:t>
            </w:r>
            <w:r w:rsidRPr="00882C57">
              <w:rPr>
                <w:rFonts w:ascii="Arial" w:hAnsi="Arial" w:cs="Arial"/>
                <w:sz w:val="22"/>
                <w:szCs w:val="22"/>
              </w:rPr>
              <w:t xml:space="preserve">ommission would ensure that judges are able to be more effectively held </w:t>
            </w:r>
            <w:r w:rsidR="001737F7">
              <w:rPr>
                <w:rFonts w:ascii="Arial" w:hAnsi="Arial" w:cs="Arial"/>
                <w:sz w:val="22"/>
                <w:szCs w:val="22"/>
              </w:rPr>
              <w:t xml:space="preserve">to </w:t>
            </w:r>
            <w:r w:rsidRPr="00882C57">
              <w:rPr>
                <w:rFonts w:ascii="Arial" w:hAnsi="Arial" w:cs="Arial"/>
                <w:sz w:val="22"/>
                <w:szCs w:val="22"/>
              </w:rPr>
              <w:t>account through transparent processes</w:t>
            </w:r>
            <w:r w:rsidR="001737F7">
              <w:rPr>
                <w:rFonts w:ascii="Arial" w:hAnsi="Arial" w:cs="Arial"/>
                <w:sz w:val="22"/>
                <w:szCs w:val="22"/>
              </w:rPr>
              <w:t>.</w:t>
            </w:r>
          </w:p>
          <w:p w14:paraId="54637BAE" w14:textId="7E6B22AB" w:rsidR="00C97AF8" w:rsidRDefault="00C97AF8" w:rsidP="00C97AF8">
            <w:pPr>
              <w:pStyle w:val="ListParagraph"/>
              <w:numPr>
                <w:ilvl w:val="0"/>
                <w:numId w:val="19"/>
              </w:numPr>
              <w:tabs>
                <w:tab w:val="left" w:pos="720"/>
                <w:tab w:val="right" w:pos="9360"/>
              </w:tabs>
              <w:contextualSpacing/>
              <w:rPr>
                <w:rFonts w:ascii="Arial" w:hAnsi="Arial" w:cs="Arial"/>
                <w:sz w:val="22"/>
                <w:szCs w:val="22"/>
              </w:rPr>
            </w:pPr>
            <w:r>
              <w:rPr>
                <w:rFonts w:ascii="Arial" w:hAnsi="Arial" w:cs="Arial"/>
                <w:sz w:val="22"/>
                <w:szCs w:val="22"/>
              </w:rPr>
              <w:t xml:space="preserve">‘the </w:t>
            </w:r>
            <w:r w:rsidRPr="00F045DE">
              <w:rPr>
                <w:rFonts w:ascii="Arial" w:hAnsi="Arial" w:cs="Arial"/>
                <w:sz w:val="22"/>
                <w:szCs w:val="22"/>
              </w:rPr>
              <w:t>existing complaints mechanisms may be overly discretionary and informal.</w:t>
            </w:r>
            <w:r>
              <w:rPr>
                <w:rFonts w:ascii="Arial" w:hAnsi="Arial" w:cs="Arial"/>
                <w:sz w:val="22"/>
                <w:szCs w:val="22"/>
              </w:rPr>
              <w:t xml:space="preserve">’ – currently complaints are dealt with mostly internally, usually by the Chief Justice </w:t>
            </w:r>
            <w:r w:rsidR="00EE102A">
              <w:rPr>
                <w:rFonts w:ascii="Arial" w:hAnsi="Arial" w:cs="Arial"/>
                <w:sz w:val="22"/>
                <w:szCs w:val="22"/>
              </w:rPr>
              <w:t xml:space="preserve">of the relevant jurisdiction </w:t>
            </w:r>
            <w:r>
              <w:rPr>
                <w:rFonts w:ascii="Arial" w:hAnsi="Arial" w:cs="Arial"/>
                <w:sz w:val="22"/>
                <w:szCs w:val="22"/>
              </w:rPr>
              <w:t xml:space="preserve">– who can deal with </w:t>
            </w:r>
            <w:r w:rsidR="00EE102A">
              <w:rPr>
                <w:rFonts w:ascii="Arial" w:hAnsi="Arial" w:cs="Arial"/>
                <w:sz w:val="22"/>
                <w:szCs w:val="22"/>
              </w:rPr>
              <w:t xml:space="preserve">the complaint </w:t>
            </w:r>
            <w:r>
              <w:rPr>
                <w:rFonts w:ascii="Arial" w:hAnsi="Arial" w:cs="Arial"/>
                <w:sz w:val="22"/>
                <w:szCs w:val="22"/>
              </w:rPr>
              <w:t xml:space="preserve">according to their own discretion. This lacks independence and </w:t>
            </w:r>
            <w:r w:rsidR="00EE102A">
              <w:rPr>
                <w:rFonts w:ascii="Arial" w:hAnsi="Arial" w:cs="Arial"/>
                <w:sz w:val="22"/>
                <w:szCs w:val="22"/>
              </w:rPr>
              <w:t>transparency</w:t>
            </w:r>
            <w:r>
              <w:rPr>
                <w:rFonts w:ascii="Arial" w:hAnsi="Arial" w:cs="Arial"/>
                <w:sz w:val="22"/>
                <w:szCs w:val="22"/>
              </w:rPr>
              <w:t>.</w:t>
            </w:r>
          </w:p>
          <w:p w14:paraId="078CA3C5" w14:textId="6A082BB1" w:rsidR="00C97AF8" w:rsidRDefault="00C97AF8" w:rsidP="00C97AF8">
            <w:pPr>
              <w:pStyle w:val="ListParagraph"/>
              <w:numPr>
                <w:ilvl w:val="0"/>
                <w:numId w:val="19"/>
              </w:numPr>
              <w:tabs>
                <w:tab w:val="left" w:pos="720"/>
                <w:tab w:val="right" w:pos="9360"/>
              </w:tabs>
              <w:contextualSpacing/>
              <w:rPr>
                <w:rFonts w:ascii="Arial" w:hAnsi="Arial" w:cs="Arial"/>
                <w:sz w:val="22"/>
                <w:szCs w:val="22"/>
              </w:rPr>
            </w:pPr>
            <w:r>
              <w:rPr>
                <w:rFonts w:ascii="Arial" w:hAnsi="Arial" w:cs="Arial"/>
                <w:sz w:val="22"/>
                <w:szCs w:val="22"/>
              </w:rPr>
              <w:t>‘</w:t>
            </w:r>
            <w:r w:rsidRPr="0083737F">
              <w:rPr>
                <w:rFonts w:ascii="Arial" w:hAnsi="Arial" w:cs="Arial"/>
                <w:sz w:val="22"/>
                <w:szCs w:val="22"/>
              </w:rPr>
              <w:t>a lack of clarity around how a complaint relating to misbehaviour or incapacity of judicial officers in the federal system should be resolved</w:t>
            </w:r>
            <w:r>
              <w:rPr>
                <w:rFonts w:ascii="Arial" w:hAnsi="Arial" w:cs="Arial"/>
                <w:sz w:val="22"/>
                <w:szCs w:val="22"/>
              </w:rPr>
              <w:t xml:space="preserve">’ – no justice has ever been removed under </w:t>
            </w:r>
            <w:r w:rsidR="00407DB2">
              <w:rPr>
                <w:rFonts w:ascii="Arial" w:hAnsi="Arial" w:cs="Arial"/>
                <w:sz w:val="22"/>
                <w:szCs w:val="22"/>
              </w:rPr>
              <w:t>s</w:t>
            </w:r>
            <w:r>
              <w:rPr>
                <w:rFonts w:ascii="Arial" w:hAnsi="Arial" w:cs="Arial"/>
                <w:sz w:val="22"/>
                <w:szCs w:val="22"/>
              </w:rPr>
              <w:t xml:space="preserve">72 on the grounds of ‘proved misbehaviour or incapacity’ which makes the clear understanding of this phrase uncertain, especially if the issue is not so obviously serious enough to refer to Parliament. A </w:t>
            </w:r>
            <w:r w:rsidR="00EE102A">
              <w:rPr>
                <w:rFonts w:ascii="Arial" w:hAnsi="Arial" w:cs="Arial"/>
                <w:sz w:val="22"/>
                <w:szCs w:val="22"/>
              </w:rPr>
              <w:t xml:space="preserve">Judicial </w:t>
            </w:r>
            <w:r>
              <w:rPr>
                <w:rFonts w:ascii="Arial" w:hAnsi="Arial" w:cs="Arial"/>
                <w:sz w:val="22"/>
                <w:szCs w:val="22"/>
              </w:rPr>
              <w:t xml:space="preserve">Commission would assist in providing this certainty.  </w:t>
            </w:r>
            <w:r w:rsidRPr="00F045DE">
              <w:rPr>
                <w:rFonts w:ascii="Arial" w:hAnsi="Arial" w:cs="Arial"/>
                <w:sz w:val="22"/>
                <w:szCs w:val="22"/>
              </w:rPr>
              <w:t xml:space="preserve"> </w:t>
            </w:r>
          </w:p>
          <w:p w14:paraId="39738313" w14:textId="6A5FE834" w:rsidR="00C97AF8" w:rsidRDefault="00C97AF8" w:rsidP="00C97AF8">
            <w:pPr>
              <w:pStyle w:val="ListParagraph"/>
              <w:numPr>
                <w:ilvl w:val="0"/>
                <w:numId w:val="19"/>
              </w:numPr>
              <w:tabs>
                <w:tab w:val="left" w:pos="720"/>
                <w:tab w:val="right" w:pos="9360"/>
              </w:tabs>
              <w:contextualSpacing/>
              <w:rPr>
                <w:rFonts w:ascii="Arial" w:hAnsi="Arial" w:cs="Arial"/>
                <w:sz w:val="22"/>
                <w:szCs w:val="22"/>
              </w:rPr>
            </w:pPr>
            <w:r>
              <w:rPr>
                <w:rFonts w:ascii="Arial" w:hAnsi="Arial" w:cs="Arial"/>
                <w:sz w:val="22"/>
                <w:szCs w:val="22"/>
              </w:rPr>
              <w:t>‘</w:t>
            </w:r>
            <w:r w:rsidRPr="00384ACF">
              <w:rPr>
                <w:rFonts w:ascii="Arial" w:hAnsi="Arial" w:cs="Arial"/>
                <w:sz w:val="22"/>
                <w:szCs w:val="22"/>
              </w:rPr>
              <w:t>no framework for handling otherwise relevant complaints in relation to the past conduct</w:t>
            </w:r>
            <w:r>
              <w:rPr>
                <w:rFonts w:ascii="Arial" w:hAnsi="Arial" w:cs="Arial"/>
                <w:sz w:val="22"/>
                <w:szCs w:val="22"/>
              </w:rPr>
              <w:t xml:space="preserve">’ – this is especially relevant in light of </w:t>
            </w:r>
            <w:r w:rsidR="00EE102A">
              <w:rPr>
                <w:rFonts w:ascii="Arial" w:hAnsi="Arial" w:cs="Arial"/>
                <w:sz w:val="22"/>
                <w:szCs w:val="22"/>
              </w:rPr>
              <w:t xml:space="preserve">the </w:t>
            </w:r>
            <w:r>
              <w:rPr>
                <w:rFonts w:ascii="Arial" w:hAnsi="Arial" w:cs="Arial"/>
                <w:sz w:val="22"/>
                <w:szCs w:val="22"/>
              </w:rPr>
              <w:t xml:space="preserve">recent </w:t>
            </w:r>
            <w:r w:rsidR="00EE102A">
              <w:rPr>
                <w:rFonts w:ascii="Arial" w:hAnsi="Arial" w:cs="Arial"/>
                <w:sz w:val="22"/>
                <w:szCs w:val="22"/>
              </w:rPr>
              <w:t xml:space="preserve">case </w:t>
            </w:r>
            <w:r>
              <w:rPr>
                <w:rFonts w:ascii="Arial" w:hAnsi="Arial" w:cs="Arial"/>
                <w:sz w:val="22"/>
                <w:szCs w:val="22"/>
              </w:rPr>
              <w:t xml:space="preserve">surrounding former High Court </w:t>
            </w:r>
            <w:r w:rsidR="00EE102A">
              <w:rPr>
                <w:rFonts w:ascii="Arial" w:hAnsi="Arial" w:cs="Arial"/>
                <w:sz w:val="22"/>
                <w:szCs w:val="22"/>
              </w:rPr>
              <w:t>J</w:t>
            </w:r>
            <w:r>
              <w:rPr>
                <w:rFonts w:ascii="Arial" w:hAnsi="Arial" w:cs="Arial"/>
                <w:sz w:val="22"/>
                <w:szCs w:val="22"/>
              </w:rPr>
              <w:t xml:space="preserve">ustice Dyson </w:t>
            </w:r>
            <w:proofErr w:type="spellStart"/>
            <w:r>
              <w:rPr>
                <w:rFonts w:ascii="Arial" w:hAnsi="Arial" w:cs="Arial"/>
                <w:sz w:val="22"/>
                <w:szCs w:val="22"/>
              </w:rPr>
              <w:t>Heydon</w:t>
            </w:r>
            <w:proofErr w:type="spellEnd"/>
            <w:r w:rsidR="00EE102A">
              <w:rPr>
                <w:rFonts w:ascii="Arial" w:hAnsi="Arial" w:cs="Arial"/>
                <w:sz w:val="22"/>
                <w:szCs w:val="22"/>
              </w:rPr>
              <w:t xml:space="preserve">, </w:t>
            </w:r>
            <w:r>
              <w:rPr>
                <w:rFonts w:ascii="Arial" w:hAnsi="Arial" w:cs="Arial"/>
                <w:sz w:val="22"/>
                <w:szCs w:val="22"/>
              </w:rPr>
              <w:t xml:space="preserve">which while dealt with in a relatively transparent </w:t>
            </w:r>
            <w:r w:rsidR="00EE102A">
              <w:rPr>
                <w:rFonts w:ascii="Arial" w:hAnsi="Arial" w:cs="Arial"/>
                <w:sz w:val="22"/>
                <w:szCs w:val="22"/>
              </w:rPr>
              <w:t xml:space="preserve">manner </w:t>
            </w:r>
            <w:r>
              <w:rPr>
                <w:rFonts w:ascii="Arial" w:hAnsi="Arial" w:cs="Arial"/>
                <w:sz w:val="22"/>
                <w:szCs w:val="22"/>
              </w:rPr>
              <w:t>and quite promptly by the current Chief Justice,</w:t>
            </w:r>
            <w:r w:rsidR="00EE102A">
              <w:rPr>
                <w:rFonts w:ascii="Arial" w:hAnsi="Arial" w:cs="Arial"/>
                <w:sz w:val="22"/>
                <w:szCs w:val="22"/>
              </w:rPr>
              <w:t xml:space="preserve"> Susan </w:t>
            </w:r>
            <w:proofErr w:type="spellStart"/>
            <w:r w:rsidR="00EE102A">
              <w:rPr>
                <w:rFonts w:ascii="Arial" w:hAnsi="Arial" w:cs="Arial"/>
                <w:sz w:val="22"/>
                <w:szCs w:val="22"/>
              </w:rPr>
              <w:t>Kiefel</w:t>
            </w:r>
            <w:proofErr w:type="spellEnd"/>
            <w:r w:rsidR="00EE102A">
              <w:rPr>
                <w:rFonts w:ascii="Arial" w:hAnsi="Arial" w:cs="Arial"/>
                <w:sz w:val="22"/>
                <w:szCs w:val="22"/>
              </w:rPr>
              <w:t>,</w:t>
            </w:r>
            <w:r>
              <w:rPr>
                <w:rFonts w:ascii="Arial" w:hAnsi="Arial" w:cs="Arial"/>
                <w:sz w:val="22"/>
                <w:szCs w:val="22"/>
              </w:rPr>
              <w:t xml:space="preserve"> this was not a result of a formal framework and therefore future </w:t>
            </w:r>
            <w:r w:rsidR="00EE102A">
              <w:rPr>
                <w:rFonts w:ascii="Arial" w:hAnsi="Arial" w:cs="Arial"/>
                <w:sz w:val="22"/>
                <w:szCs w:val="22"/>
              </w:rPr>
              <w:t xml:space="preserve">cases </w:t>
            </w:r>
            <w:r>
              <w:rPr>
                <w:rFonts w:ascii="Arial" w:hAnsi="Arial" w:cs="Arial"/>
                <w:sz w:val="22"/>
                <w:szCs w:val="22"/>
              </w:rPr>
              <w:t xml:space="preserve">may not be dealt with in the same way. </w:t>
            </w:r>
          </w:p>
        </w:tc>
      </w:tr>
      <w:tr w:rsidR="00C97AF8" w14:paraId="47BF9751" w14:textId="77777777" w:rsidTr="00B336E9">
        <w:tc>
          <w:tcPr>
            <w:tcW w:w="8574" w:type="dxa"/>
            <w:gridSpan w:val="2"/>
            <w:tcBorders>
              <w:top w:val="single" w:sz="4" w:space="0" w:color="auto"/>
              <w:left w:val="single" w:sz="4" w:space="0" w:color="auto"/>
              <w:bottom w:val="single" w:sz="4" w:space="0" w:color="auto"/>
              <w:right w:val="single" w:sz="4" w:space="0" w:color="auto"/>
            </w:tcBorders>
            <w:hideMark/>
          </w:tcPr>
          <w:p w14:paraId="6441B4BD" w14:textId="77777777" w:rsidR="00C97AF8" w:rsidRDefault="00C97AF8" w:rsidP="00B336E9">
            <w:pPr>
              <w:tabs>
                <w:tab w:val="left" w:pos="720"/>
                <w:tab w:val="right" w:pos="9360"/>
              </w:tabs>
              <w:rPr>
                <w:rFonts w:ascii="Arial" w:hAnsi="Arial" w:cs="Arial"/>
                <w:bCs/>
                <w:sz w:val="22"/>
                <w:szCs w:val="22"/>
              </w:rPr>
            </w:pPr>
            <w:r>
              <w:rPr>
                <w:rFonts w:ascii="Arial" w:hAnsi="Arial" w:cs="Arial"/>
                <w:b/>
                <w:sz w:val="22"/>
                <w:szCs w:val="22"/>
              </w:rPr>
              <w:t xml:space="preserve">Note: </w:t>
            </w:r>
            <w:r>
              <w:rPr>
                <w:rFonts w:ascii="Arial" w:hAnsi="Arial" w:cs="Arial"/>
                <w:bCs/>
                <w:sz w:val="22"/>
                <w:szCs w:val="22"/>
              </w:rPr>
              <w:t xml:space="preserve">reasons must be drawn from the source. </w:t>
            </w:r>
          </w:p>
        </w:tc>
      </w:tr>
    </w:tbl>
    <w:p w14:paraId="1C1CE468" w14:textId="77777777" w:rsidR="00C97AF8" w:rsidRDefault="00C97AF8" w:rsidP="00C97AF8">
      <w:pPr>
        <w:pStyle w:val="ListParagraph"/>
        <w:numPr>
          <w:ilvl w:val="0"/>
          <w:numId w:val="8"/>
        </w:numPr>
        <w:tabs>
          <w:tab w:val="right" w:pos="9360"/>
        </w:tabs>
        <w:ind w:left="709" w:hanging="709"/>
        <w:rPr>
          <w:rFonts w:ascii="Arial" w:hAnsi="Arial" w:cs="Arial"/>
          <w:sz w:val="22"/>
          <w:szCs w:val="22"/>
        </w:rPr>
      </w:pPr>
      <w:r w:rsidRPr="000351C1">
        <w:rPr>
          <w:rFonts w:ascii="Arial" w:hAnsi="Arial" w:cs="Arial"/>
          <w:sz w:val="22"/>
          <w:szCs w:val="22"/>
        </w:rPr>
        <w:br w:type="page"/>
      </w:r>
    </w:p>
    <w:p w14:paraId="1B73256D" w14:textId="77777777" w:rsidR="00C97AF8" w:rsidRPr="00F339A4" w:rsidRDefault="00C97AF8" w:rsidP="00C97AF8">
      <w:pPr>
        <w:tabs>
          <w:tab w:val="right" w:pos="9360"/>
        </w:tabs>
        <w:rPr>
          <w:rFonts w:ascii="Arial" w:hAnsi="Arial" w:cs="Arial"/>
          <w:sz w:val="22"/>
          <w:szCs w:val="22"/>
        </w:rPr>
      </w:pPr>
      <w:r>
        <w:rPr>
          <w:rFonts w:ascii="Arial" w:hAnsi="Arial" w:cs="Arial"/>
          <w:b/>
          <w:bCs/>
          <w:sz w:val="22"/>
          <w:szCs w:val="22"/>
        </w:rPr>
        <w:lastRenderedPageBreak/>
        <w:t xml:space="preserve">Question 6 </w:t>
      </w:r>
      <w:r>
        <w:rPr>
          <w:rFonts w:ascii="Arial" w:hAnsi="Arial" w:cs="Arial"/>
          <w:sz w:val="22"/>
          <w:szCs w:val="22"/>
        </w:rPr>
        <w:t>(continued)</w:t>
      </w:r>
    </w:p>
    <w:p w14:paraId="2B6F908E" w14:textId="77777777" w:rsidR="00C97AF8" w:rsidRDefault="00C97AF8" w:rsidP="00C97AF8">
      <w:pPr>
        <w:tabs>
          <w:tab w:val="right" w:pos="9360"/>
        </w:tabs>
        <w:rPr>
          <w:rFonts w:ascii="Arial" w:hAnsi="Arial" w:cs="Arial"/>
          <w:sz w:val="22"/>
          <w:szCs w:val="22"/>
        </w:rPr>
      </w:pPr>
    </w:p>
    <w:p w14:paraId="720955C6" w14:textId="77777777" w:rsidR="00C97AF8" w:rsidRPr="00EA2189" w:rsidRDefault="00C97AF8" w:rsidP="00882C57">
      <w:pPr>
        <w:tabs>
          <w:tab w:val="right" w:pos="9360"/>
        </w:tabs>
        <w:ind w:left="400" w:hanging="400"/>
        <w:rPr>
          <w:rFonts w:ascii="Arial" w:hAnsi="Arial" w:cs="Arial"/>
          <w:sz w:val="22"/>
          <w:szCs w:val="22"/>
        </w:rPr>
      </w:pPr>
      <w:r>
        <w:rPr>
          <w:rFonts w:ascii="Arial" w:hAnsi="Arial" w:cs="Arial"/>
          <w:sz w:val="22"/>
          <w:szCs w:val="22"/>
        </w:rPr>
        <w:t xml:space="preserve">(c) </w:t>
      </w:r>
      <w:r>
        <w:rPr>
          <w:rFonts w:ascii="Arial" w:hAnsi="Arial" w:cs="Arial"/>
          <w:sz w:val="22"/>
          <w:szCs w:val="22"/>
        </w:rPr>
        <w:tab/>
      </w:r>
      <w:r w:rsidRPr="00EA2189">
        <w:rPr>
          <w:rFonts w:ascii="Arial" w:hAnsi="Arial" w:cs="Arial"/>
          <w:sz w:val="22"/>
          <w:szCs w:val="22"/>
        </w:rPr>
        <w:t xml:space="preserve">Discuss </w:t>
      </w:r>
      <w:r w:rsidRPr="00EA2189">
        <w:rPr>
          <w:rFonts w:ascii="Arial" w:hAnsi="Arial" w:cs="Arial"/>
          <w:b/>
          <w:bCs/>
          <w:sz w:val="22"/>
          <w:szCs w:val="22"/>
        </w:rPr>
        <w:t xml:space="preserve">one </w:t>
      </w:r>
      <w:r w:rsidRPr="00EA2189">
        <w:rPr>
          <w:rFonts w:ascii="Arial" w:hAnsi="Arial" w:cs="Arial"/>
          <w:sz w:val="22"/>
          <w:szCs w:val="22"/>
        </w:rPr>
        <w:t xml:space="preserve">strength and </w:t>
      </w:r>
      <w:r w:rsidRPr="00EA2189">
        <w:rPr>
          <w:rFonts w:ascii="Arial" w:hAnsi="Arial" w:cs="Arial"/>
          <w:b/>
          <w:bCs/>
          <w:sz w:val="22"/>
          <w:szCs w:val="22"/>
        </w:rPr>
        <w:t>one</w:t>
      </w:r>
      <w:r w:rsidRPr="00EA2189">
        <w:rPr>
          <w:rFonts w:ascii="Arial" w:hAnsi="Arial" w:cs="Arial"/>
          <w:sz w:val="22"/>
          <w:szCs w:val="22"/>
        </w:rPr>
        <w:t xml:space="preserve"> weakness of the appeals process as a mechanism of judicial accountability in the Australian political and legal system.  </w:t>
      </w:r>
      <w:r w:rsidRPr="00EA2189">
        <w:rPr>
          <w:rFonts w:ascii="Arial" w:hAnsi="Arial" w:cs="Arial"/>
          <w:sz w:val="22"/>
          <w:szCs w:val="22"/>
        </w:rPr>
        <w:tab/>
        <w:t>(6 marks)</w:t>
      </w:r>
    </w:p>
    <w:p w14:paraId="6B2C83FD" w14:textId="77777777" w:rsidR="00C97AF8" w:rsidRDefault="00C97AF8" w:rsidP="00C97AF8">
      <w:pPr>
        <w:tabs>
          <w:tab w:val="right" w:pos="9360"/>
        </w:tabs>
        <w:rPr>
          <w:rFonts w:ascii="Arial" w:hAnsi="Arial" w:cs="Arial"/>
          <w:sz w:val="22"/>
          <w:szCs w:val="22"/>
        </w:rPr>
      </w:pPr>
    </w:p>
    <w:tbl>
      <w:tblPr>
        <w:tblStyle w:val="TableGrid"/>
        <w:tblW w:w="0" w:type="auto"/>
        <w:tblInd w:w="856" w:type="dxa"/>
        <w:tblLook w:val="04A0" w:firstRow="1" w:lastRow="0" w:firstColumn="1" w:lastColumn="0" w:noHBand="0" w:noVBand="1"/>
      </w:tblPr>
      <w:tblGrid>
        <w:gridCol w:w="7529"/>
        <w:gridCol w:w="919"/>
      </w:tblGrid>
      <w:tr w:rsidR="00C97AF8" w14:paraId="033F9E4B"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25D072E1" w14:textId="77777777" w:rsidR="00C97AF8" w:rsidRDefault="00C97AF8" w:rsidP="00B336E9">
            <w:pPr>
              <w:tabs>
                <w:tab w:val="left" w:pos="720"/>
                <w:tab w:val="right" w:pos="9360"/>
              </w:tabs>
              <w:rPr>
                <w:rFonts w:ascii="Arial" w:hAnsi="Arial" w:cs="Arial"/>
                <w:b/>
                <w:sz w:val="22"/>
                <w:szCs w:val="22"/>
                <w:lang w:eastAsia="en-GB"/>
              </w:rPr>
            </w:pPr>
            <w:r>
              <w:rPr>
                <w:rFonts w:ascii="Arial" w:hAnsi="Arial" w:cs="Arial"/>
                <w:b/>
                <w:sz w:val="22"/>
                <w:szCs w:val="22"/>
              </w:rPr>
              <w:t>Description</w:t>
            </w:r>
          </w:p>
        </w:tc>
        <w:tc>
          <w:tcPr>
            <w:tcW w:w="920" w:type="dxa"/>
            <w:tcBorders>
              <w:top w:val="single" w:sz="4" w:space="0" w:color="auto"/>
              <w:left w:val="single" w:sz="4" w:space="0" w:color="auto"/>
              <w:bottom w:val="single" w:sz="4" w:space="0" w:color="auto"/>
              <w:right w:val="single" w:sz="4" w:space="0" w:color="auto"/>
            </w:tcBorders>
            <w:hideMark/>
          </w:tcPr>
          <w:p w14:paraId="48D3DFDB" w14:textId="77777777" w:rsidR="00C97AF8" w:rsidRDefault="00C97AF8" w:rsidP="00B336E9">
            <w:pPr>
              <w:tabs>
                <w:tab w:val="left" w:pos="720"/>
                <w:tab w:val="right" w:pos="9360"/>
              </w:tabs>
              <w:rPr>
                <w:rFonts w:ascii="Arial" w:hAnsi="Arial" w:cs="Arial"/>
                <w:b/>
                <w:sz w:val="22"/>
                <w:szCs w:val="22"/>
              </w:rPr>
            </w:pPr>
            <w:r>
              <w:rPr>
                <w:rFonts w:ascii="Arial" w:hAnsi="Arial" w:cs="Arial"/>
                <w:b/>
                <w:sz w:val="22"/>
                <w:szCs w:val="22"/>
              </w:rPr>
              <w:t>Marks</w:t>
            </w:r>
          </w:p>
        </w:tc>
      </w:tr>
      <w:tr w:rsidR="00C97AF8" w14:paraId="689A51EF"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3AA84C88" w14:textId="7C5C0C7F" w:rsidR="00C97AF8" w:rsidRDefault="00C97AF8" w:rsidP="00B336E9">
            <w:pPr>
              <w:tabs>
                <w:tab w:val="left" w:pos="720"/>
                <w:tab w:val="right" w:pos="9360"/>
              </w:tabs>
              <w:rPr>
                <w:rFonts w:ascii="Arial" w:hAnsi="Arial" w:cs="Arial"/>
                <w:sz w:val="22"/>
                <w:szCs w:val="22"/>
              </w:rPr>
            </w:pPr>
            <w:r>
              <w:rPr>
                <w:rFonts w:ascii="Arial" w:hAnsi="Arial" w:cs="Arial"/>
                <w:sz w:val="22"/>
                <w:szCs w:val="22"/>
              </w:rPr>
              <w:t xml:space="preserve">Comprehensively discusses one strength and one weakness </w:t>
            </w:r>
            <w:r w:rsidRPr="00475FA3">
              <w:rPr>
                <w:rFonts w:ascii="Arial" w:hAnsi="Arial" w:cs="Arial"/>
                <w:sz w:val="22"/>
                <w:szCs w:val="22"/>
              </w:rPr>
              <w:t>of the appeals process as a mechanism of judicial accountability in the Australian political and legal system</w:t>
            </w:r>
          </w:p>
          <w:p w14:paraId="658CDA78" w14:textId="42EBDC7D" w:rsidR="00C97AF8" w:rsidRDefault="0008562C" w:rsidP="00B336E9">
            <w:pPr>
              <w:tabs>
                <w:tab w:val="left" w:pos="720"/>
                <w:tab w:val="right" w:pos="9360"/>
              </w:tabs>
              <w:rPr>
                <w:rFonts w:ascii="Arial" w:hAnsi="Arial" w:cs="Arial"/>
                <w:sz w:val="22"/>
                <w:szCs w:val="22"/>
              </w:rPr>
            </w:pPr>
            <w:proofErr w:type="gramStart"/>
            <w:r>
              <w:rPr>
                <w:rFonts w:ascii="Arial" w:hAnsi="Arial" w:cs="Arial"/>
                <w:sz w:val="22"/>
                <w:szCs w:val="22"/>
              </w:rPr>
              <w:t>Makes reference</w:t>
            </w:r>
            <w:proofErr w:type="gramEnd"/>
            <w:r>
              <w:rPr>
                <w:rFonts w:ascii="Arial" w:hAnsi="Arial" w:cs="Arial"/>
                <w:sz w:val="22"/>
                <w:szCs w:val="22"/>
              </w:rPr>
              <w:t xml:space="preserve"> to </w:t>
            </w:r>
            <w:r w:rsidR="00C97AF8">
              <w:rPr>
                <w:rFonts w:ascii="Arial" w:hAnsi="Arial" w:cs="Arial"/>
                <w:sz w:val="22"/>
                <w:szCs w:val="22"/>
              </w:rPr>
              <w:t xml:space="preserve">accurate </w:t>
            </w:r>
            <w:r>
              <w:rPr>
                <w:rFonts w:ascii="Arial" w:hAnsi="Arial" w:cs="Arial"/>
                <w:sz w:val="22"/>
                <w:szCs w:val="22"/>
              </w:rPr>
              <w:t xml:space="preserve">and relevant </w:t>
            </w:r>
            <w:r w:rsidR="00C97AF8">
              <w:rPr>
                <w:rFonts w:ascii="Arial" w:hAnsi="Arial" w:cs="Arial"/>
                <w:sz w:val="22"/>
                <w:szCs w:val="22"/>
              </w:rPr>
              <w:t xml:space="preserve">examples </w:t>
            </w:r>
          </w:p>
        </w:tc>
        <w:tc>
          <w:tcPr>
            <w:tcW w:w="920" w:type="dxa"/>
            <w:tcBorders>
              <w:top w:val="single" w:sz="4" w:space="0" w:color="auto"/>
              <w:left w:val="single" w:sz="4" w:space="0" w:color="auto"/>
              <w:bottom w:val="single" w:sz="4" w:space="0" w:color="auto"/>
              <w:right w:val="single" w:sz="4" w:space="0" w:color="auto"/>
            </w:tcBorders>
            <w:vAlign w:val="center"/>
            <w:hideMark/>
          </w:tcPr>
          <w:p w14:paraId="67A60F00"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5 – 6</w:t>
            </w:r>
          </w:p>
        </w:tc>
      </w:tr>
      <w:tr w:rsidR="00C97AF8" w14:paraId="0C50D753"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03461CFD" w14:textId="77777777" w:rsidR="00C97AF8" w:rsidRDefault="00C97AF8" w:rsidP="00B336E9">
            <w:pPr>
              <w:tabs>
                <w:tab w:val="left" w:pos="720"/>
                <w:tab w:val="right" w:pos="9360"/>
              </w:tabs>
              <w:rPr>
                <w:rFonts w:ascii="Arial" w:hAnsi="Arial" w:cs="Arial"/>
                <w:sz w:val="22"/>
                <w:szCs w:val="22"/>
              </w:rPr>
            </w:pPr>
            <w:r>
              <w:rPr>
                <w:rFonts w:ascii="Arial" w:hAnsi="Arial" w:cs="Arial"/>
                <w:sz w:val="22"/>
                <w:szCs w:val="22"/>
              </w:rPr>
              <w:t xml:space="preserve">Some discussion of one strength and one weakness </w:t>
            </w:r>
            <w:r w:rsidRPr="00475FA3">
              <w:rPr>
                <w:rFonts w:ascii="Arial" w:hAnsi="Arial" w:cs="Arial"/>
                <w:sz w:val="22"/>
                <w:szCs w:val="22"/>
              </w:rPr>
              <w:t>of the appeals process as a mechanism of judicial accountability in the Australian political and legal system</w:t>
            </w:r>
            <w:r>
              <w:rPr>
                <w:rFonts w:ascii="Arial" w:hAnsi="Arial" w:cs="Arial"/>
                <w:sz w:val="22"/>
                <w:szCs w:val="22"/>
              </w:rPr>
              <w:t xml:space="preserve"> </w:t>
            </w:r>
          </w:p>
          <w:p w14:paraId="33D2BD40" w14:textId="6D76890A" w:rsidR="00C97AF8" w:rsidRDefault="0008562C" w:rsidP="00B336E9">
            <w:pPr>
              <w:tabs>
                <w:tab w:val="left" w:pos="720"/>
                <w:tab w:val="right" w:pos="9360"/>
              </w:tabs>
              <w:rPr>
                <w:rFonts w:ascii="Arial" w:hAnsi="Arial" w:cs="Arial"/>
                <w:sz w:val="22"/>
                <w:szCs w:val="22"/>
              </w:rPr>
            </w:pPr>
            <w:proofErr w:type="gramStart"/>
            <w:r>
              <w:rPr>
                <w:rFonts w:ascii="Arial" w:hAnsi="Arial" w:cs="Arial"/>
                <w:sz w:val="22"/>
                <w:szCs w:val="22"/>
              </w:rPr>
              <w:t>Makes reference</w:t>
            </w:r>
            <w:proofErr w:type="gramEnd"/>
            <w:r>
              <w:rPr>
                <w:rFonts w:ascii="Arial" w:hAnsi="Arial" w:cs="Arial"/>
                <w:sz w:val="22"/>
                <w:szCs w:val="22"/>
              </w:rPr>
              <w:t xml:space="preserve"> to relevant examples</w:t>
            </w:r>
          </w:p>
        </w:tc>
        <w:tc>
          <w:tcPr>
            <w:tcW w:w="920" w:type="dxa"/>
            <w:tcBorders>
              <w:top w:val="single" w:sz="4" w:space="0" w:color="auto"/>
              <w:left w:val="single" w:sz="4" w:space="0" w:color="auto"/>
              <w:bottom w:val="single" w:sz="4" w:space="0" w:color="auto"/>
              <w:right w:val="single" w:sz="4" w:space="0" w:color="auto"/>
            </w:tcBorders>
            <w:vAlign w:val="center"/>
            <w:hideMark/>
          </w:tcPr>
          <w:p w14:paraId="36B30197"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3 – 4</w:t>
            </w:r>
          </w:p>
        </w:tc>
      </w:tr>
      <w:tr w:rsidR="00C97AF8" w14:paraId="4B7CF110"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31276D00" w14:textId="77743878" w:rsidR="00C97AF8" w:rsidRDefault="0008562C" w:rsidP="00B336E9">
            <w:pPr>
              <w:tabs>
                <w:tab w:val="left" w:pos="720"/>
                <w:tab w:val="right" w:pos="9360"/>
              </w:tabs>
              <w:rPr>
                <w:rFonts w:ascii="Arial" w:hAnsi="Arial" w:cs="Arial"/>
                <w:sz w:val="22"/>
                <w:szCs w:val="22"/>
              </w:rPr>
            </w:pPr>
            <w:r>
              <w:rPr>
                <w:rFonts w:ascii="Arial" w:hAnsi="Arial" w:cs="Arial"/>
                <w:sz w:val="22"/>
                <w:szCs w:val="22"/>
              </w:rPr>
              <w:t>Describes</w:t>
            </w:r>
            <w:r w:rsidR="00C97AF8">
              <w:rPr>
                <w:rFonts w:ascii="Arial" w:hAnsi="Arial" w:cs="Arial"/>
                <w:sz w:val="22"/>
                <w:szCs w:val="22"/>
              </w:rPr>
              <w:t xml:space="preserve"> one strength or one weakness </w:t>
            </w:r>
            <w:r w:rsidR="00C97AF8" w:rsidRPr="00475FA3">
              <w:rPr>
                <w:rFonts w:ascii="Arial" w:hAnsi="Arial" w:cs="Arial"/>
                <w:sz w:val="22"/>
                <w:szCs w:val="22"/>
              </w:rPr>
              <w:t>of the appeals process as a mechanism of judicial accountability in the Australian political and legal system</w:t>
            </w:r>
          </w:p>
          <w:p w14:paraId="146139FC" w14:textId="2D6B5EBD" w:rsidR="0008562C" w:rsidRDefault="0008562C" w:rsidP="00B336E9">
            <w:pPr>
              <w:tabs>
                <w:tab w:val="left" w:pos="720"/>
                <w:tab w:val="right" w:pos="9360"/>
              </w:tabs>
              <w:rPr>
                <w:rFonts w:ascii="Arial" w:hAnsi="Arial" w:cs="Arial"/>
                <w:sz w:val="22"/>
                <w:szCs w:val="22"/>
              </w:rPr>
            </w:pPr>
            <w:r>
              <w:rPr>
                <w:rFonts w:ascii="Arial" w:hAnsi="Arial" w:cs="Arial"/>
                <w:sz w:val="22"/>
                <w:szCs w:val="22"/>
              </w:rPr>
              <w:t>Limited reference to example/s</w:t>
            </w:r>
          </w:p>
        </w:tc>
        <w:tc>
          <w:tcPr>
            <w:tcW w:w="920" w:type="dxa"/>
            <w:tcBorders>
              <w:top w:val="single" w:sz="4" w:space="0" w:color="auto"/>
              <w:left w:val="single" w:sz="4" w:space="0" w:color="auto"/>
              <w:bottom w:val="single" w:sz="4" w:space="0" w:color="auto"/>
              <w:right w:val="single" w:sz="4" w:space="0" w:color="auto"/>
            </w:tcBorders>
            <w:vAlign w:val="center"/>
            <w:hideMark/>
          </w:tcPr>
          <w:p w14:paraId="70FA402D"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1 – 2</w:t>
            </w:r>
          </w:p>
        </w:tc>
      </w:tr>
      <w:tr w:rsidR="00C97AF8" w14:paraId="7D5161BE"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1338D040" w14:textId="77777777" w:rsidR="00C97AF8" w:rsidRDefault="00C97AF8" w:rsidP="00B336E9">
            <w:pPr>
              <w:tabs>
                <w:tab w:val="left" w:pos="720"/>
                <w:tab w:val="right" w:pos="9360"/>
              </w:tabs>
              <w:jc w:val="right"/>
              <w:rPr>
                <w:rFonts w:ascii="Arial" w:hAnsi="Arial" w:cs="Arial"/>
                <w:b/>
                <w:sz w:val="22"/>
                <w:szCs w:val="22"/>
              </w:rPr>
            </w:pPr>
            <w:r>
              <w:rPr>
                <w:rFonts w:ascii="Arial" w:hAnsi="Arial" w:cs="Arial"/>
                <w:b/>
                <w:sz w:val="22"/>
                <w:szCs w:val="22"/>
              </w:rPr>
              <w:t>Total</w:t>
            </w:r>
          </w:p>
        </w:tc>
        <w:tc>
          <w:tcPr>
            <w:tcW w:w="920" w:type="dxa"/>
            <w:tcBorders>
              <w:top w:val="single" w:sz="4" w:space="0" w:color="auto"/>
              <w:left w:val="single" w:sz="4" w:space="0" w:color="auto"/>
              <w:bottom w:val="single" w:sz="4" w:space="0" w:color="auto"/>
              <w:right w:val="single" w:sz="4" w:space="0" w:color="auto"/>
            </w:tcBorders>
            <w:vAlign w:val="center"/>
            <w:hideMark/>
          </w:tcPr>
          <w:p w14:paraId="0599EE23"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6</w:t>
            </w:r>
          </w:p>
        </w:tc>
      </w:tr>
      <w:tr w:rsidR="00C97AF8" w14:paraId="67519E04" w14:textId="77777777" w:rsidTr="00B336E9">
        <w:tc>
          <w:tcPr>
            <w:tcW w:w="8574" w:type="dxa"/>
            <w:gridSpan w:val="2"/>
            <w:tcBorders>
              <w:top w:val="single" w:sz="4" w:space="0" w:color="auto"/>
              <w:left w:val="single" w:sz="4" w:space="0" w:color="auto"/>
              <w:bottom w:val="single" w:sz="4" w:space="0" w:color="auto"/>
              <w:right w:val="single" w:sz="4" w:space="0" w:color="auto"/>
            </w:tcBorders>
            <w:hideMark/>
          </w:tcPr>
          <w:p w14:paraId="361FBC98" w14:textId="77777777" w:rsidR="00C97AF8" w:rsidRDefault="00C97AF8" w:rsidP="00B336E9">
            <w:pPr>
              <w:tabs>
                <w:tab w:val="left" w:pos="720"/>
                <w:tab w:val="right" w:pos="9360"/>
              </w:tabs>
              <w:rPr>
                <w:rFonts w:ascii="Arial" w:hAnsi="Arial" w:cs="Arial"/>
                <w:b/>
                <w:sz w:val="22"/>
                <w:szCs w:val="22"/>
              </w:rPr>
            </w:pPr>
            <w:r>
              <w:rPr>
                <w:rFonts w:ascii="Arial" w:hAnsi="Arial" w:cs="Arial"/>
                <w:b/>
                <w:sz w:val="22"/>
                <w:szCs w:val="22"/>
              </w:rPr>
              <w:t>Answers could include but not limited to:</w:t>
            </w:r>
          </w:p>
          <w:p w14:paraId="7A92F5BF" w14:textId="77777777" w:rsidR="00C97AF8" w:rsidRPr="00882C57" w:rsidRDefault="00C97AF8" w:rsidP="00882C57">
            <w:pPr>
              <w:spacing w:line="256" w:lineRule="auto"/>
              <w:contextualSpacing/>
              <w:rPr>
                <w:rFonts w:ascii="Arial" w:hAnsi="Arial" w:cs="Arial"/>
                <w:sz w:val="22"/>
                <w:szCs w:val="22"/>
              </w:rPr>
            </w:pPr>
            <w:r w:rsidRPr="00882C57">
              <w:rPr>
                <w:rFonts w:ascii="Arial" w:hAnsi="Arial" w:cs="Arial"/>
                <w:sz w:val="22"/>
                <w:szCs w:val="22"/>
              </w:rPr>
              <w:t>Strengths:</w:t>
            </w:r>
          </w:p>
          <w:p w14:paraId="72EA9B1E" w14:textId="77777777" w:rsidR="00C97AF8" w:rsidRDefault="00C97AF8" w:rsidP="00882C57">
            <w:pPr>
              <w:pStyle w:val="ListParagraph"/>
              <w:numPr>
                <w:ilvl w:val="0"/>
                <w:numId w:val="20"/>
              </w:numPr>
              <w:spacing w:line="256" w:lineRule="auto"/>
              <w:contextualSpacing/>
              <w:rPr>
                <w:rFonts w:ascii="Arial" w:hAnsi="Arial" w:cs="Arial"/>
                <w:sz w:val="22"/>
                <w:szCs w:val="22"/>
              </w:rPr>
            </w:pPr>
            <w:r w:rsidRPr="001406AF">
              <w:rPr>
                <w:rFonts w:ascii="Arial" w:hAnsi="Arial" w:cs="Arial"/>
                <w:sz w:val="22"/>
                <w:szCs w:val="22"/>
              </w:rPr>
              <w:t>Superior appellate courts have judges with a higher level of expertise and experience and the power to reverse a lower court’s decisions.</w:t>
            </w:r>
          </w:p>
          <w:p w14:paraId="2D4DBC1F" w14:textId="562B4678" w:rsidR="00C97AF8" w:rsidRDefault="00C97AF8" w:rsidP="00882C57">
            <w:pPr>
              <w:pStyle w:val="ListParagraph"/>
              <w:numPr>
                <w:ilvl w:val="0"/>
                <w:numId w:val="20"/>
              </w:numPr>
              <w:spacing w:line="256" w:lineRule="auto"/>
              <w:contextualSpacing/>
              <w:rPr>
                <w:rFonts w:ascii="Arial" w:hAnsi="Arial" w:cs="Arial"/>
                <w:sz w:val="22"/>
                <w:szCs w:val="22"/>
              </w:rPr>
            </w:pPr>
            <w:r w:rsidRPr="00CA28DA">
              <w:rPr>
                <w:rFonts w:ascii="Arial" w:hAnsi="Arial" w:cs="Arial"/>
                <w:sz w:val="22"/>
                <w:szCs w:val="22"/>
              </w:rPr>
              <w:t xml:space="preserve">For example, Federal Court </w:t>
            </w:r>
            <w:ins w:id="85" w:author="Haylie Pepper" w:date="2022-06-08T17:38:00Z">
              <w:r w:rsidR="00EA3D51">
                <w:rPr>
                  <w:rFonts w:ascii="Arial" w:hAnsi="Arial" w:cs="Arial"/>
                  <w:sz w:val="22"/>
                  <w:szCs w:val="22"/>
                </w:rPr>
                <w:t>J</w:t>
              </w:r>
            </w:ins>
            <w:del w:id="86" w:author="Haylie Pepper" w:date="2022-06-08T17:38:00Z">
              <w:r w:rsidRPr="00CA28DA" w:rsidDel="00EA3D51">
                <w:rPr>
                  <w:rFonts w:ascii="Arial" w:hAnsi="Arial" w:cs="Arial"/>
                  <w:sz w:val="22"/>
                  <w:szCs w:val="22"/>
                </w:rPr>
                <w:delText>j</w:delText>
              </w:r>
            </w:del>
            <w:r w:rsidRPr="00CA28DA">
              <w:rPr>
                <w:rFonts w:ascii="Arial" w:hAnsi="Arial" w:cs="Arial"/>
                <w:sz w:val="22"/>
                <w:szCs w:val="22"/>
              </w:rPr>
              <w:t xml:space="preserve">udge Sandy Street has come under increasing criticism </w:t>
            </w:r>
            <w:proofErr w:type="gramStart"/>
            <w:r w:rsidRPr="00CA28DA">
              <w:rPr>
                <w:rFonts w:ascii="Arial" w:hAnsi="Arial" w:cs="Arial"/>
                <w:sz w:val="22"/>
                <w:szCs w:val="22"/>
              </w:rPr>
              <w:t>as a result of</w:t>
            </w:r>
            <w:proofErr w:type="gramEnd"/>
            <w:r w:rsidRPr="00CA28DA">
              <w:rPr>
                <w:rFonts w:ascii="Arial" w:hAnsi="Arial" w:cs="Arial"/>
                <w:sz w:val="22"/>
                <w:szCs w:val="22"/>
              </w:rPr>
              <w:t xml:space="preserve"> having more than </w:t>
            </w:r>
            <w:r>
              <w:rPr>
                <w:rFonts w:ascii="Arial" w:hAnsi="Arial" w:cs="Arial"/>
                <w:sz w:val="22"/>
                <w:szCs w:val="22"/>
              </w:rPr>
              <w:t>8</w:t>
            </w:r>
            <w:r w:rsidRPr="00CA28DA">
              <w:rPr>
                <w:rFonts w:ascii="Arial" w:hAnsi="Arial" w:cs="Arial"/>
                <w:sz w:val="22"/>
                <w:szCs w:val="22"/>
              </w:rPr>
              <w:t xml:space="preserve">0 of his decisions overturned on appeal since his appointment </w:t>
            </w:r>
            <w:r>
              <w:rPr>
                <w:rFonts w:ascii="Arial" w:hAnsi="Arial" w:cs="Arial"/>
                <w:sz w:val="22"/>
                <w:szCs w:val="22"/>
              </w:rPr>
              <w:t>5</w:t>
            </w:r>
            <w:r w:rsidRPr="00CA28DA">
              <w:rPr>
                <w:rFonts w:ascii="Arial" w:hAnsi="Arial" w:cs="Arial"/>
                <w:sz w:val="22"/>
                <w:szCs w:val="22"/>
              </w:rPr>
              <w:t xml:space="preserve"> years ago</w:t>
            </w:r>
            <w:r>
              <w:rPr>
                <w:rFonts w:ascii="Arial" w:hAnsi="Arial" w:cs="Arial"/>
                <w:sz w:val="22"/>
                <w:szCs w:val="22"/>
              </w:rPr>
              <w:t>.</w:t>
            </w:r>
            <w:r w:rsidRPr="00CA28DA">
              <w:rPr>
                <w:rFonts w:ascii="Arial" w:hAnsi="Arial" w:cs="Arial"/>
                <w:sz w:val="22"/>
                <w:szCs w:val="22"/>
              </w:rPr>
              <w:t xml:space="preserve"> </w:t>
            </w:r>
          </w:p>
          <w:p w14:paraId="1A36AC3C" w14:textId="01FBC5FB" w:rsidR="00C97AF8" w:rsidRDefault="00C97AF8" w:rsidP="00882C57">
            <w:pPr>
              <w:pStyle w:val="ListParagraph"/>
              <w:numPr>
                <w:ilvl w:val="0"/>
                <w:numId w:val="20"/>
              </w:numPr>
              <w:spacing w:line="256" w:lineRule="auto"/>
              <w:contextualSpacing/>
              <w:rPr>
                <w:rFonts w:ascii="Arial" w:hAnsi="Arial" w:cs="Arial"/>
                <w:sz w:val="22"/>
                <w:szCs w:val="22"/>
              </w:rPr>
            </w:pPr>
            <w:r w:rsidRPr="005A7B45">
              <w:rPr>
                <w:rFonts w:ascii="Arial" w:hAnsi="Arial" w:cs="Arial"/>
                <w:sz w:val="22"/>
                <w:szCs w:val="22"/>
              </w:rPr>
              <w:t>Judges</w:t>
            </w:r>
            <w:r w:rsidR="00494C68">
              <w:rPr>
                <w:rFonts w:ascii="Arial" w:hAnsi="Arial" w:cs="Arial"/>
                <w:sz w:val="22"/>
                <w:szCs w:val="22"/>
              </w:rPr>
              <w:t>’</w:t>
            </w:r>
            <w:r w:rsidRPr="005A7B45">
              <w:rPr>
                <w:rFonts w:ascii="Arial" w:hAnsi="Arial" w:cs="Arial"/>
                <w:sz w:val="22"/>
                <w:szCs w:val="22"/>
              </w:rPr>
              <w:t xml:space="preserve"> reasons (their ratio decidendi) are available for examination by appeal courts. This is a powerful accountability mechanism, acting as a check on the quality of the original decision and the capacity of the judge who made it</w:t>
            </w:r>
            <w:r>
              <w:rPr>
                <w:rFonts w:ascii="Arial" w:hAnsi="Arial" w:cs="Arial"/>
                <w:sz w:val="22"/>
                <w:szCs w:val="22"/>
              </w:rPr>
              <w:t xml:space="preserve"> – e</w:t>
            </w:r>
            <w:r w:rsidR="00494C68">
              <w:rPr>
                <w:rFonts w:ascii="Arial" w:hAnsi="Arial" w:cs="Arial"/>
                <w:sz w:val="22"/>
                <w:szCs w:val="22"/>
              </w:rPr>
              <w:t>.</w:t>
            </w:r>
            <w:r>
              <w:rPr>
                <w:rFonts w:ascii="Arial" w:hAnsi="Arial" w:cs="Arial"/>
                <w:sz w:val="22"/>
                <w:szCs w:val="22"/>
              </w:rPr>
              <w:t>g</w:t>
            </w:r>
            <w:r w:rsidR="00494C68">
              <w:rPr>
                <w:rFonts w:ascii="Arial" w:hAnsi="Arial" w:cs="Arial"/>
                <w:sz w:val="22"/>
                <w:szCs w:val="22"/>
              </w:rPr>
              <w:t>.</w:t>
            </w:r>
            <w:r>
              <w:rPr>
                <w:rFonts w:ascii="Arial" w:hAnsi="Arial" w:cs="Arial"/>
                <w:sz w:val="22"/>
                <w:szCs w:val="22"/>
              </w:rPr>
              <w:t xml:space="preserve"> in the Pell appeal to the </w:t>
            </w:r>
            <w:r w:rsidR="00494C68">
              <w:rPr>
                <w:rFonts w:ascii="Arial" w:hAnsi="Arial" w:cs="Arial"/>
                <w:sz w:val="22"/>
                <w:szCs w:val="22"/>
              </w:rPr>
              <w:t>HCA</w:t>
            </w:r>
            <w:r>
              <w:rPr>
                <w:rFonts w:ascii="Arial" w:hAnsi="Arial" w:cs="Arial"/>
                <w:sz w:val="22"/>
                <w:szCs w:val="22"/>
              </w:rPr>
              <w:t xml:space="preserve">, the appeal judges were critical of the way that video evidence was used by the </w:t>
            </w:r>
            <w:r w:rsidR="00494C68">
              <w:rPr>
                <w:rFonts w:ascii="Arial" w:hAnsi="Arial" w:cs="Arial"/>
                <w:sz w:val="22"/>
                <w:szCs w:val="22"/>
              </w:rPr>
              <w:t>a</w:t>
            </w:r>
            <w:r>
              <w:rPr>
                <w:rFonts w:ascii="Arial" w:hAnsi="Arial" w:cs="Arial"/>
                <w:sz w:val="22"/>
                <w:szCs w:val="22"/>
              </w:rPr>
              <w:t xml:space="preserve">ppeal </w:t>
            </w:r>
            <w:r w:rsidR="00494C68">
              <w:rPr>
                <w:rFonts w:ascii="Arial" w:hAnsi="Arial" w:cs="Arial"/>
                <w:sz w:val="22"/>
                <w:szCs w:val="22"/>
              </w:rPr>
              <w:t>c</w:t>
            </w:r>
            <w:r>
              <w:rPr>
                <w:rFonts w:ascii="Arial" w:hAnsi="Arial" w:cs="Arial"/>
                <w:sz w:val="22"/>
                <w:szCs w:val="22"/>
              </w:rPr>
              <w:t>ourt.</w:t>
            </w:r>
          </w:p>
          <w:p w14:paraId="3E7A2B66" w14:textId="2AE4634F" w:rsidR="00C97AF8" w:rsidRDefault="00C97AF8" w:rsidP="00882C57">
            <w:pPr>
              <w:pStyle w:val="ListParagraph"/>
              <w:numPr>
                <w:ilvl w:val="0"/>
                <w:numId w:val="20"/>
              </w:numPr>
              <w:spacing w:line="256" w:lineRule="auto"/>
              <w:contextualSpacing/>
              <w:rPr>
                <w:rFonts w:ascii="Arial" w:hAnsi="Arial" w:cs="Arial"/>
                <w:sz w:val="22"/>
                <w:szCs w:val="22"/>
              </w:rPr>
            </w:pPr>
            <w:r w:rsidRPr="00726910">
              <w:rPr>
                <w:rFonts w:ascii="Arial" w:hAnsi="Arial" w:cs="Arial"/>
                <w:sz w:val="22"/>
                <w:szCs w:val="22"/>
              </w:rPr>
              <w:t xml:space="preserve">The </w:t>
            </w:r>
            <w:r w:rsidR="00494C68">
              <w:rPr>
                <w:rFonts w:ascii="Arial" w:hAnsi="Arial" w:cs="Arial"/>
                <w:sz w:val="22"/>
                <w:szCs w:val="22"/>
              </w:rPr>
              <w:t>HCA</w:t>
            </w:r>
            <w:r w:rsidRPr="00726910">
              <w:rPr>
                <w:rFonts w:ascii="Arial" w:hAnsi="Arial" w:cs="Arial"/>
                <w:sz w:val="22"/>
                <w:szCs w:val="22"/>
              </w:rPr>
              <w:t xml:space="preserve"> has ultimate appellate jurisdiction granted by s73 of the Constitution</w:t>
            </w:r>
            <w:r w:rsidR="00590475">
              <w:rPr>
                <w:rFonts w:ascii="Arial" w:hAnsi="Arial" w:cs="Arial"/>
                <w:sz w:val="22"/>
                <w:szCs w:val="22"/>
              </w:rPr>
              <w:t xml:space="preserve"> e.</w:t>
            </w:r>
            <w:r>
              <w:rPr>
                <w:rFonts w:ascii="Arial" w:hAnsi="Arial" w:cs="Arial"/>
                <w:sz w:val="22"/>
                <w:szCs w:val="22"/>
              </w:rPr>
              <w:t>g</w:t>
            </w:r>
            <w:r w:rsidR="00590475">
              <w:rPr>
                <w:rFonts w:ascii="Arial" w:hAnsi="Arial" w:cs="Arial"/>
                <w:sz w:val="22"/>
                <w:szCs w:val="22"/>
              </w:rPr>
              <w:t>.</w:t>
            </w:r>
            <w:r>
              <w:rPr>
                <w:rFonts w:ascii="Arial" w:hAnsi="Arial" w:cs="Arial"/>
                <w:sz w:val="22"/>
                <w:szCs w:val="22"/>
              </w:rPr>
              <w:t xml:space="preserve"> i</w:t>
            </w:r>
            <w:r w:rsidRPr="00D77ED7">
              <w:rPr>
                <w:rFonts w:ascii="Arial" w:hAnsi="Arial" w:cs="Arial"/>
                <w:sz w:val="22"/>
                <w:szCs w:val="22"/>
              </w:rPr>
              <w:t xml:space="preserve">n the case of </w:t>
            </w:r>
            <w:proofErr w:type="spellStart"/>
            <w:r w:rsidRPr="00D77ED7">
              <w:rPr>
                <w:rFonts w:ascii="Arial" w:hAnsi="Arial" w:cs="Arial"/>
                <w:sz w:val="22"/>
                <w:szCs w:val="22"/>
              </w:rPr>
              <w:t>Cesan</w:t>
            </w:r>
            <w:proofErr w:type="spellEnd"/>
            <w:r w:rsidRPr="00D77ED7">
              <w:rPr>
                <w:rFonts w:ascii="Arial" w:hAnsi="Arial" w:cs="Arial"/>
                <w:sz w:val="22"/>
                <w:szCs w:val="22"/>
              </w:rPr>
              <w:t xml:space="preserve"> and </w:t>
            </w:r>
            <w:proofErr w:type="spellStart"/>
            <w:r w:rsidRPr="00D77ED7">
              <w:rPr>
                <w:rFonts w:ascii="Arial" w:hAnsi="Arial" w:cs="Arial"/>
                <w:sz w:val="22"/>
                <w:szCs w:val="22"/>
              </w:rPr>
              <w:t>Rivadavia</w:t>
            </w:r>
            <w:proofErr w:type="spellEnd"/>
            <w:r w:rsidRPr="00D77ED7">
              <w:rPr>
                <w:rFonts w:ascii="Arial" w:hAnsi="Arial" w:cs="Arial"/>
                <w:sz w:val="22"/>
                <w:szCs w:val="22"/>
              </w:rPr>
              <w:t xml:space="preserve"> in 2004, the </w:t>
            </w:r>
            <w:r w:rsidR="00494C68">
              <w:rPr>
                <w:rFonts w:ascii="Arial" w:hAnsi="Arial" w:cs="Arial"/>
                <w:sz w:val="22"/>
                <w:szCs w:val="22"/>
              </w:rPr>
              <w:t>HCA</w:t>
            </w:r>
            <w:r w:rsidRPr="00D77ED7">
              <w:rPr>
                <w:rFonts w:ascii="Arial" w:hAnsi="Arial" w:cs="Arial"/>
                <w:sz w:val="22"/>
                <w:szCs w:val="22"/>
              </w:rPr>
              <w:t xml:space="preserve"> held </w:t>
            </w:r>
            <w:r w:rsidR="00494C68">
              <w:rPr>
                <w:rFonts w:ascii="Arial" w:hAnsi="Arial" w:cs="Arial"/>
                <w:sz w:val="22"/>
                <w:szCs w:val="22"/>
              </w:rPr>
              <w:t xml:space="preserve">the </w:t>
            </w:r>
            <w:r w:rsidRPr="00D77ED7">
              <w:rPr>
                <w:rFonts w:ascii="Arial" w:hAnsi="Arial" w:cs="Arial"/>
                <w:sz w:val="22"/>
                <w:szCs w:val="22"/>
              </w:rPr>
              <w:t xml:space="preserve">NSW District Court Judge Ian Dodd to account as a result of an appeal on the grounds that Dodd’s sleep apnoea resulted in an unfair trial. The </w:t>
            </w:r>
            <w:r w:rsidR="00494C68">
              <w:rPr>
                <w:rFonts w:ascii="Arial" w:hAnsi="Arial" w:cs="Arial"/>
                <w:sz w:val="22"/>
                <w:szCs w:val="22"/>
              </w:rPr>
              <w:t>HCA</w:t>
            </w:r>
            <w:r w:rsidRPr="00D77ED7">
              <w:rPr>
                <w:rFonts w:ascii="Arial" w:hAnsi="Arial" w:cs="Arial"/>
                <w:sz w:val="22"/>
                <w:szCs w:val="22"/>
              </w:rPr>
              <w:t xml:space="preserve"> upheld the appeal and ordered a retrial.</w:t>
            </w:r>
          </w:p>
          <w:p w14:paraId="6FDFCB55" w14:textId="7E0F33CB" w:rsidR="00C97AF8" w:rsidRDefault="00C97AF8" w:rsidP="00882C57">
            <w:pPr>
              <w:pStyle w:val="ListParagraph"/>
              <w:numPr>
                <w:ilvl w:val="0"/>
                <w:numId w:val="20"/>
              </w:numPr>
              <w:spacing w:line="256" w:lineRule="auto"/>
              <w:contextualSpacing/>
              <w:rPr>
                <w:rFonts w:ascii="Arial" w:hAnsi="Arial" w:cs="Arial"/>
                <w:sz w:val="22"/>
                <w:szCs w:val="22"/>
              </w:rPr>
            </w:pPr>
            <w:r>
              <w:rPr>
                <w:rFonts w:ascii="Arial" w:hAnsi="Arial" w:cs="Arial"/>
                <w:sz w:val="22"/>
                <w:szCs w:val="22"/>
              </w:rPr>
              <w:t>Appeals can bring an underperforming magistrate or judge to the attention of the Chief Justice</w:t>
            </w:r>
            <w:r w:rsidR="00494C68">
              <w:rPr>
                <w:rFonts w:ascii="Arial" w:hAnsi="Arial" w:cs="Arial"/>
                <w:sz w:val="22"/>
                <w:szCs w:val="22"/>
              </w:rPr>
              <w:t xml:space="preserve"> who will then ensure appropriate action is taken to rectify this</w:t>
            </w:r>
            <w:r>
              <w:rPr>
                <w:rFonts w:ascii="Arial" w:hAnsi="Arial" w:cs="Arial"/>
                <w:sz w:val="22"/>
                <w:szCs w:val="22"/>
              </w:rPr>
              <w:t>.</w:t>
            </w:r>
          </w:p>
          <w:p w14:paraId="77886F91" w14:textId="77777777" w:rsidR="00C97AF8" w:rsidRPr="00882C57" w:rsidRDefault="00C97AF8" w:rsidP="00882C57">
            <w:pPr>
              <w:spacing w:line="256" w:lineRule="auto"/>
              <w:contextualSpacing/>
              <w:rPr>
                <w:rFonts w:ascii="Arial" w:hAnsi="Arial" w:cs="Arial"/>
                <w:sz w:val="22"/>
                <w:szCs w:val="22"/>
              </w:rPr>
            </w:pPr>
            <w:r w:rsidRPr="00882C57">
              <w:rPr>
                <w:rFonts w:ascii="Arial" w:hAnsi="Arial" w:cs="Arial"/>
                <w:sz w:val="22"/>
                <w:szCs w:val="22"/>
              </w:rPr>
              <w:t>Weaknesses:</w:t>
            </w:r>
          </w:p>
          <w:p w14:paraId="482CF8E6" w14:textId="5AB5A16C" w:rsidR="00C97AF8" w:rsidRDefault="00C97AF8" w:rsidP="00882C57">
            <w:pPr>
              <w:pStyle w:val="ListParagraph"/>
              <w:numPr>
                <w:ilvl w:val="0"/>
                <w:numId w:val="20"/>
              </w:numPr>
              <w:spacing w:line="256" w:lineRule="auto"/>
              <w:contextualSpacing/>
              <w:rPr>
                <w:rFonts w:ascii="Arial" w:hAnsi="Arial" w:cs="Arial"/>
                <w:sz w:val="22"/>
                <w:szCs w:val="22"/>
              </w:rPr>
            </w:pPr>
            <w:r>
              <w:rPr>
                <w:rFonts w:ascii="Arial" w:hAnsi="Arial" w:cs="Arial"/>
                <w:sz w:val="22"/>
                <w:szCs w:val="22"/>
              </w:rPr>
              <w:t xml:space="preserve">The grounds for appealing a case can sometimes be quite difficult and an expensive exercise. </w:t>
            </w:r>
            <w:r w:rsidR="006023E8">
              <w:rPr>
                <w:rFonts w:ascii="Arial" w:hAnsi="Arial" w:cs="Arial"/>
                <w:sz w:val="22"/>
                <w:szCs w:val="22"/>
              </w:rPr>
              <w:t xml:space="preserve">Grounds for appeal </w:t>
            </w:r>
            <w:r>
              <w:rPr>
                <w:rFonts w:ascii="Arial" w:hAnsi="Arial" w:cs="Arial"/>
                <w:sz w:val="22"/>
                <w:szCs w:val="22"/>
              </w:rPr>
              <w:t xml:space="preserve">include misapplication of the law, giving incorrect weight to evidence and failure to uphold principles of natural justice. While the </w:t>
            </w:r>
            <w:r w:rsidR="006023E8">
              <w:rPr>
                <w:rFonts w:ascii="Arial" w:hAnsi="Arial" w:cs="Arial"/>
                <w:sz w:val="22"/>
                <w:szCs w:val="22"/>
              </w:rPr>
              <w:t>HCA</w:t>
            </w:r>
            <w:r>
              <w:rPr>
                <w:rFonts w:ascii="Arial" w:hAnsi="Arial" w:cs="Arial"/>
                <w:sz w:val="22"/>
                <w:szCs w:val="22"/>
              </w:rPr>
              <w:t xml:space="preserve"> is the most experience</w:t>
            </w:r>
            <w:r w:rsidR="006023E8">
              <w:rPr>
                <w:rFonts w:ascii="Arial" w:hAnsi="Arial" w:cs="Arial"/>
                <w:sz w:val="22"/>
                <w:szCs w:val="22"/>
              </w:rPr>
              <w:t>d</w:t>
            </w:r>
            <w:r>
              <w:rPr>
                <w:rFonts w:ascii="Arial" w:hAnsi="Arial" w:cs="Arial"/>
                <w:sz w:val="22"/>
                <w:szCs w:val="22"/>
              </w:rPr>
              <w:t xml:space="preserve"> and ultimate court of appeal, only approximately 13% of cases are successful in their application for special leave. </w:t>
            </w:r>
          </w:p>
          <w:p w14:paraId="005566B3" w14:textId="0B657DF6" w:rsidR="00C97AF8" w:rsidRPr="00BF17FF" w:rsidRDefault="00C97AF8" w:rsidP="00882C57">
            <w:pPr>
              <w:pStyle w:val="ListParagraph"/>
              <w:numPr>
                <w:ilvl w:val="0"/>
                <w:numId w:val="20"/>
              </w:numPr>
              <w:spacing w:line="256" w:lineRule="auto"/>
              <w:contextualSpacing/>
              <w:rPr>
                <w:rFonts w:ascii="Arial" w:hAnsi="Arial" w:cs="Arial"/>
                <w:sz w:val="22"/>
                <w:szCs w:val="22"/>
              </w:rPr>
            </w:pPr>
            <w:r>
              <w:rPr>
                <w:rFonts w:ascii="Arial" w:hAnsi="Arial" w:cs="Arial"/>
                <w:sz w:val="22"/>
                <w:szCs w:val="22"/>
              </w:rPr>
              <w:t xml:space="preserve">No formal mechanisms exist to discipline or remove judges whose cases are routinely overturned on appeal </w:t>
            </w:r>
            <w:r w:rsidR="0008562C">
              <w:rPr>
                <w:rFonts w:ascii="Arial" w:hAnsi="Arial" w:cs="Arial"/>
                <w:sz w:val="22"/>
                <w:szCs w:val="22"/>
              </w:rPr>
              <w:t>–</w:t>
            </w:r>
            <w:r>
              <w:rPr>
                <w:rFonts w:ascii="Arial" w:hAnsi="Arial" w:cs="Arial"/>
                <w:sz w:val="22"/>
                <w:szCs w:val="22"/>
              </w:rPr>
              <w:t xml:space="preserve"> </w:t>
            </w:r>
            <w:r w:rsidR="0008562C">
              <w:rPr>
                <w:rFonts w:ascii="Arial" w:hAnsi="Arial" w:cs="Arial"/>
                <w:sz w:val="22"/>
                <w:szCs w:val="22"/>
              </w:rPr>
              <w:t>e.</w:t>
            </w:r>
            <w:r>
              <w:rPr>
                <w:rFonts w:ascii="Arial" w:hAnsi="Arial" w:cs="Arial"/>
                <w:sz w:val="22"/>
                <w:szCs w:val="22"/>
              </w:rPr>
              <w:t>g</w:t>
            </w:r>
            <w:r w:rsidR="0008562C">
              <w:rPr>
                <w:rFonts w:ascii="Arial" w:hAnsi="Arial" w:cs="Arial"/>
                <w:sz w:val="22"/>
                <w:szCs w:val="22"/>
              </w:rPr>
              <w:t>.</w:t>
            </w:r>
            <w:r>
              <w:rPr>
                <w:rFonts w:ascii="Arial" w:hAnsi="Arial" w:cs="Arial"/>
                <w:sz w:val="22"/>
                <w:szCs w:val="22"/>
              </w:rPr>
              <w:t xml:space="preserve"> Sandy Street and Salvatore </w:t>
            </w:r>
            <w:proofErr w:type="spellStart"/>
            <w:r>
              <w:rPr>
                <w:rFonts w:ascii="Arial" w:hAnsi="Arial" w:cs="Arial"/>
                <w:sz w:val="22"/>
                <w:szCs w:val="22"/>
              </w:rPr>
              <w:t>Vasta</w:t>
            </w:r>
            <w:proofErr w:type="spellEnd"/>
            <w:r>
              <w:rPr>
                <w:rFonts w:ascii="Arial" w:hAnsi="Arial" w:cs="Arial"/>
                <w:sz w:val="22"/>
                <w:szCs w:val="22"/>
              </w:rPr>
              <w:t xml:space="preserve">. While </w:t>
            </w:r>
            <w:proofErr w:type="spellStart"/>
            <w:r>
              <w:rPr>
                <w:rFonts w:ascii="Arial" w:hAnsi="Arial" w:cs="Arial"/>
                <w:sz w:val="22"/>
                <w:szCs w:val="22"/>
              </w:rPr>
              <w:t>Vasta</w:t>
            </w:r>
            <w:proofErr w:type="spellEnd"/>
            <w:r>
              <w:rPr>
                <w:rFonts w:ascii="Arial" w:hAnsi="Arial" w:cs="Arial"/>
                <w:sz w:val="22"/>
                <w:szCs w:val="22"/>
              </w:rPr>
              <w:t xml:space="preserve"> h</w:t>
            </w:r>
            <w:r w:rsidRPr="00BF17FF">
              <w:rPr>
                <w:rFonts w:ascii="Arial" w:hAnsi="Arial" w:cs="Arial"/>
                <w:sz w:val="22"/>
                <w:szCs w:val="22"/>
              </w:rPr>
              <w:t xml:space="preserve">as </w:t>
            </w:r>
            <w:r>
              <w:rPr>
                <w:rFonts w:ascii="Arial" w:hAnsi="Arial" w:cs="Arial"/>
                <w:sz w:val="22"/>
                <w:szCs w:val="22"/>
              </w:rPr>
              <w:t>been</w:t>
            </w:r>
            <w:r w:rsidRPr="00BF17FF">
              <w:rPr>
                <w:rFonts w:ascii="Arial" w:hAnsi="Arial" w:cs="Arial"/>
                <w:sz w:val="22"/>
                <w:szCs w:val="22"/>
              </w:rPr>
              <w:t xml:space="preserve"> described as overbearing and aggressive in his behaviour towards those appearing before him and has also been found to have edited out threats that he made in court from the published written decision</w:t>
            </w:r>
            <w:r w:rsidR="006023E8">
              <w:rPr>
                <w:rFonts w:ascii="Arial" w:hAnsi="Arial" w:cs="Arial"/>
                <w:sz w:val="22"/>
                <w:szCs w:val="22"/>
              </w:rPr>
              <w:t>,</w:t>
            </w:r>
            <w:r w:rsidRPr="00BF17FF">
              <w:rPr>
                <w:rFonts w:ascii="Arial" w:hAnsi="Arial" w:cs="Arial"/>
                <w:sz w:val="22"/>
                <w:szCs w:val="22"/>
              </w:rPr>
              <w:t xml:space="preserve"> he still re</w:t>
            </w:r>
            <w:r>
              <w:rPr>
                <w:rFonts w:ascii="Arial" w:hAnsi="Arial" w:cs="Arial"/>
                <w:sz w:val="22"/>
                <w:szCs w:val="22"/>
              </w:rPr>
              <w:t>t</w:t>
            </w:r>
            <w:r w:rsidRPr="00BF17FF">
              <w:rPr>
                <w:rFonts w:ascii="Arial" w:hAnsi="Arial" w:cs="Arial"/>
                <w:sz w:val="22"/>
                <w:szCs w:val="22"/>
              </w:rPr>
              <w:t xml:space="preserve">ains the ability to continue hearing cases despite being stood down from administrative duties by the Chief Justice of the </w:t>
            </w:r>
            <w:r>
              <w:rPr>
                <w:rFonts w:ascii="Arial" w:hAnsi="Arial" w:cs="Arial"/>
                <w:sz w:val="22"/>
                <w:szCs w:val="22"/>
              </w:rPr>
              <w:t>F</w:t>
            </w:r>
            <w:r w:rsidRPr="00BF17FF">
              <w:rPr>
                <w:rFonts w:ascii="Arial" w:hAnsi="Arial" w:cs="Arial"/>
                <w:sz w:val="22"/>
                <w:szCs w:val="22"/>
              </w:rPr>
              <w:t xml:space="preserve">ederal </w:t>
            </w:r>
            <w:r>
              <w:rPr>
                <w:rFonts w:ascii="Arial" w:hAnsi="Arial" w:cs="Arial"/>
                <w:sz w:val="22"/>
                <w:szCs w:val="22"/>
              </w:rPr>
              <w:t>C</w:t>
            </w:r>
            <w:r w:rsidRPr="00BF17FF">
              <w:rPr>
                <w:rFonts w:ascii="Arial" w:hAnsi="Arial" w:cs="Arial"/>
                <w:sz w:val="22"/>
                <w:szCs w:val="22"/>
              </w:rPr>
              <w:t>ourt in 2019.</w:t>
            </w:r>
            <w:r>
              <w:rPr>
                <w:rFonts w:ascii="Arial" w:hAnsi="Arial" w:cs="Arial"/>
                <w:sz w:val="22"/>
                <w:szCs w:val="22"/>
              </w:rPr>
              <w:t xml:space="preserve"> </w:t>
            </w:r>
          </w:p>
        </w:tc>
      </w:tr>
    </w:tbl>
    <w:p w14:paraId="4127FA1D" w14:textId="77777777" w:rsidR="00C97AF8" w:rsidRPr="00DA3899" w:rsidRDefault="00C97AF8" w:rsidP="00C97AF8">
      <w:pPr>
        <w:tabs>
          <w:tab w:val="right" w:pos="9360"/>
        </w:tabs>
        <w:rPr>
          <w:rFonts w:ascii="Arial" w:hAnsi="Arial" w:cs="Arial"/>
          <w:sz w:val="22"/>
          <w:szCs w:val="22"/>
        </w:rPr>
      </w:pPr>
    </w:p>
    <w:p w14:paraId="35B2F9A9" w14:textId="6843FA4F" w:rsidR="00C97AF8" w:rsidRDefault="00C97AF8" w:rsidP="00C97AF8">
      <w:pPr>
        <w:tabs>
          <w:tab w:val="left" w:pos="720"/>
          <w:tab w:val="right" w:pos="9360"/>
        </w:tabs>
        <w:ind w:left="720" w:hanging="720"/>
        <w:rPr>
          <w:rFonts w:ascii="Arial" w:hAnsi="Arial" w:cs="Arial"/>
          <w:sz w:val="22"/>
          <w:szCs w:val="22"/>
        </w:rPr>
      </w:pPr>
      <w:r>
        <w:rPr>
          <w:rFonts w:ascii="Arial" w:hAnsi="Arial" w:cs="Arial"/>
          <w:sz w:val="22"/>
          <w:szCs w:val="22"/>
        </w:rPr>
        <w:br w:type="page"/>
      </w:r>
      <w:r w:rsidRPr="0049155C">
        <w:rPr>
          <w:rFonts w:ascii="Arial" w:hAnsi="Arial" w:cs="Arial"/>
          <w:sz w:val="22"/>
          <w:szCs w:val="22"/>
        </w:rPr>
        <w:lastRenderedPageBreak/>
        <w:t>(d)</w:t>
      </w:r>
      <w:r w:rsidRPr="0049155C">
        <w:rPr>
          <w:rFonts w:ascii="Arial" w:hAnsi="Arial" w:cs="Arial"/>
          <w:sz w:val="22"/>
          <w:szCs w:val="22"/>
        </w:rPr>
        <w:tab/>
      </w:r>
      <w:r w:rsidRPr="00475FA3">
        <w:rPr>
          <w:rFonts w:ascii="Arial" w:hAnsi="Arial" w:cs="Arial"/>
          <w:sz w:val="22"/>
          <w:szCs w:val="22"/>
        </w:rPr>
        <w:t xml:space="preserve">Analyse the relative effectiveness of parliamentary scrutiny and legislation compared with </w:t>
      </w:r>
      <w:r w:rsidR="006023E8">
        <w:rPr>
          <w:rFonts w:ascii="Arial" w:hAnsi="Arial" w:cs="Arial"/>
          <w:sz w:val="22"/>
          <w:szCs w:val="22"/>
        </w:rPr>
        <w:t xml:space="preserve">the </w:t>
      </w:r>
      <w:r w:rsidRPr="00475FA3">
        <w:rPr>
          <w:rFonts w:ascii="Arial" w:hAnsi="Arial" w:cs="Arial"/>
          <w:sz w:val="22"/>
          <w:szCs w:val="22"/>
        </w:rPr>
        <w:t>censure and removal of judges as methods of judicial accountability in Australia</w:t>
      </w:r>
      <w:r>
        <w:rPr>
          <w:rFonts w:ascii="Arial" w:hAnsi="Arial" w:cs="Arial"/>
          <w:sz w:val="22"/>
          <w:szCs w:val="22"/>
        </w:rPr>
        <w:t xml:space="preserve">.   </w:t>
      </w:r>
      <w:r>
        <w:rPr>
          <w:rFonts w:ascii="Arial" w:hAnsi="Arial" w:cs="Arial"/>
          <w:sz w:val="22"/>
          <w:szCs w:val="22"/>
        </w:rPr>
        <w:tab/>
      </w:r>
      <w:r w:rsidRPr="0049155C">
        <w:rPr>
          <w:rFonts w:ascii="Arial" w:hAnsi="Arial" w:cs="Arial"/>
          <w:sz w:val="22"/>
          <w:szCs w:val="22"/>
        </w:rPr>
        <w:t>(8 marks)</w:t>
      </w:r>
    </w:p>
    <w:p w14:paraId="2E209B0B" w14:textId="77777777" w:rsidR="00C97AF8" w:rsidRDefault="00C97AF8" w:rsidP="00C97AF8">
      <w:pPr>
        <w:tabs>
          <w:tab w:val="left" w:pos="720"/>
          <w:tab w:val="right" w:pos="9360"/>
        </w:tabs>
        <w:ind w:left="720" w:hanging="720"/>
        <w:rPr>
          <w:rFonts w:ascii="Arial" w:hAnsi="Arial" w:cs="Arial"/>
          <w:sz w:val="22"/>
          <w:szCs w:val="22"/>
        </w:rPr>
      </w:pPr>
    </w:p>
    <w:tbl>
      <w:tblPr>
        <w:tblStyle w:val="TableGrid"/>
        <w:tblW w:w="0" w:type="auto"/>
        <w:tblInd w:w="856" w:type="dxa"/>
        <w:tblLook w:val="04A0" w:firstRow="1" w:lastRow="0" w:firstColumn="1" w:lastColumn="0" w:noHBand="0" w:noVBand="1"/>
      </w:tblPr>
      <w:tblGrid>
        <w:gridCol w:w="7529"/>
        <w:gridCol w:w="919"/>
      </w:tblGrid>
      <w:tr w:rsidR="00C97AF8" w14:paraId="0665334F"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33E8B5E3" w14:textId="77777777" w:rsidR="00C97AF8" w:rsidRDefault="00C97AF8" w:rsidP="00B336E9">
            <w:pPr>
              <w:tabs>
                <w:tab w:val="left" w:pos="720"/>
                <w:tab w:val="right" w:pos="9360"/>
              </w:tabs>
              <w:rPr>
                <w:rFonts w:ascii="Arial" w:hAnsi="Arial" w:cs="Arial"/>
                <w:b/>
                <w:sz w:val="22"/>
                <w:szCs w:val="22"/>
                <w:lang w:eastAsia="en-GB"/>
              </w:rPr>
            </w:pPr>
            <w:r>
              <w:rPr>
                <w:rFonts w:ascii="Arial" w:hAnsi="Arial" w:cs="Arial"/>
                <w:b/>
                <w:sz w:val="22"/>
                <w:szCs w:val="22"/>
              </w:rPr>
              <w:t>Description</w:t>
            </w:r>
          </w:p>
        </w:tc>
        <w:tc>
          <w:tcPr>
            <w:tcW w:w="920" w:type="dxa"/>
            <w:tcBorders>
              <w:top w:val="single" w:sz="4" w:space="0" w:color="auto"/>
              <w:left w:val="single" w:sz="4" w:space="0" w:color="auto"/>
              <w:bottom w:val="single" w:sz="4" w:space="0" w:color="auto"/>
              <w:right w:val="single" w:sz="4" w:space="0" w:color="auto"/>
            </w:tcBorders>
            <w:hideMark/>
          </w:tcPr>
          <w:p w14:paraId="0196847C" w14:textId="77777777" w:rsidR="00C97AF8" w:rsidRDefault="00C97AF8" w:rsidP="00B336E9">
            <w:pPr>
              <w:tabs>
                <w:tab w:val="left" w:pos="720"/>
                <w:tab w:val="right" w:pos="9360"/>
              </w:tabs>
              <w:rPr>
                <w:rFonts w:ascii="Arial" w:hAnsi="Arial" w:cs="Arial"/>
                <w:b/>
                <w:sz w:val="22"/>
                <w:szCs w:val="22"/>
              </w:rPr>
            </w:pPr>
            <w:r>
              <w:rPr>
                <w:rFonts w:ascii="Arial" w:hAnsi="Arial" w:cs="Arial"/>
                <w:b/>
                <w:sz w:val="22"/>
                <w:szCs w:val="22"/>
              </w:rPr>
              <w:t>Marks</w:t>
            </w:r>
          </w:p>
        </w:tc>
      </w:tr>
      <w:tr w:rsidR="00C97AF8" w14:paraId="23F09F76"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6F259DD6" w14:textId="4F9E0B27" w:rsidR="004E63EE" w:rsidRDefault="00C97AF8" w:rsidP="00B336E9">
            <w:pPr>
              <w:tabs>
                <w:tab w:val="left" w:pos="720"/>
                <w:tab w:val="right" w:pos="9360"/>
              </w:tabs>
              <w:rPr>
                <w:rFonts w:ascii="Arial" w:hAnsi="Arial" w:cs="Arial"/>
                <w:sz w:val="22"/>
                <w:szCs w:val="22"/>
              </w:rPr>
            </w:pPr>
            <w:r>
              <w:rPr>
                <w:rFonts w:ascii="Arial" w:hAnsi="Arial" w:cs="Arial"/>
                <w:sz w:val="22"/>
                <w:szCs w:val="22"/>
              </w:rPr>
              <w:t xml:space="preserve">Fully and accurately explains the roles of </w:t>
            </w:r>
            <w:r w:rsidRPr="00475FA3">
              <w:rPr>
                <w:rFonts w:ascii="Arial" w:hAnsi="Arial" w:cs="Arial"/>
                <w:sz w:val="22"/>
                <w:szCs w:val="22"/>
              </w:rPr>
              <w:t>parliamentary scrutiny and legislation</w:t>
            </w:r>
            <w:r>
              <w:rPr>
                <w:rFonts w:ascii="Arial" w:hAnsi="Arial" w:cs="Arial"/>
                <w:sz w:val="22"/>
                <w:szCs w:val="22"/>
              </w:rPr>
              <w:t xml:space="preserve"> and </w:t>
            </w:r>
            <w:r w:rsidR="006023E8">
              <w:rPr>
                <w:rFonts w:ascii="Arial" w:hAnsi="Arial" w:cs="Arial"/>
                <w:sz w:val="22"/>
                <w:szCs w:val="22"/>
              </w:rPr>
              <w:t xml:space="preserve">the </w:t>
            </w:r>
            <w:r>
              <w:rPr>
                <w:rFonts w:ascii="Arial" w:hAnsi="Arial" w:cs="Arial"/>
                <w:sz w:val="22"/>
                <w:szCs w:val="22"/>
              </w:rPr>
              <w:t xml:space="preserve">censure and removal of judges </w:t>
            </w:r>
            <w:r w:rsidR="004E63EE">
              <w:rPr>
                <w:rFonts w:ascii="Arial" w:hAnsi="Arial" w:cs="Arial"/>
                <w:sz w:val="22"/>
                <w:szCs w:val="22"/>
              </w:rPr>
              <w:t xml:space="preserve">as methods of </w:t>
            </w:r>
            <w:r>
              <w:rPr>
                <w:rFonts w:ascii="Arial" w:hAnsi="Arial" w:cs="Arial"/>
                <w:sz w:val="22"/>
                <w:szCs w:val="22"/>
              </w:rPr>
              <w:t xml:space="preserve">judicial accountability. </w:t>
            </w:r>
          </w:p>
          <w:p w14:paraId="53631E0B" w14:textId="11F58648" w:rsidR="006023E8" w:rsidRDefault="006023E8" w:rsidP="00B336E9">
            <w:pPr>
              <w:tabs>
                <w:tab w:val="left" w:pos="720"/>
                <w:tab w:val="right" w:pos="9360"/>
              </w:tabs>
              <w:rPr>
                <w:rFonts w:ascii="Arial" w:hAnsi="Arial" w:cs="Arial"/>
                <w:sz w:val="22"/>
                <w:szCs w:val="22"/>
              </w:rPr>
            </w:pPr>
            <w:r>
              <w:rPr>
                <w:rFonts w:ascii="Arial" w:hAnsi="Arial" w:cs="Arial"/>
                <w:sz w:val="22"/>
                <w:szCs w:val="22"/>
              </w:rPr>
              <w:t>Comprehensive a</w:t>
            </w:r>
            <w:r w:rsidR="00C97AF8">
              <w:rPr>
                <w:rFonts w:ascii="Arial" w:hAnsi="Arial" w:cs="Arial"/>
                <w:sz w:val="22"/>
                <w:szCs w:val="22"/>
              </w:rPr>
              <w:t>nalys</w:t>
            </w:r>
            <w:r>
              <w:rPr>
                <w:rFonts w:ascii="Arial" w:hAnsi="Arial" w:cs="Arial"/>
                <w:sz w:val="22"/>
                <w:szCs w:val="22"/>
              </w:rPr>
              <w:t>i</w:t>
            </w:r>
            <w:r w:rsidR="00C97AF8">
              <w:rPr>
                <w:rFonts w:ascii="Arial" w:hAnsi="Arial" w:cs="Arial"/>
                <w:sz w:val="22"/>
                <w:szCs w:val="22"/>
              </w:rPr>
              <w:t xml:space="preserve">s </w:t>
            </w:r>
            <w:r>
              <w:rPr>
                <w:rFonts w:ascii="Arial" w:hAnsi="Arial" w:cs="Arial"/>
                <w:sz w:val="22"/>
                <w:szCs w:val="22"/>
              </w:rPr>
              <w:t xml:space="preserve">of </w:t>
            </w:r>
            <w:r w:rsidR="00C97AF8">
              <w:rPr>
                <w:rFonts w:ascii="Arial" w:hAnsi="Arial" w:cs="Arial"/>
                <w:sz w:val="22"/>
                <w:szCs w:val="22"/>
              </w:rPr>
              <w:t xml:space="preserve">the relative effectiveness of these two methods </w:t>
            </w:r>
            <w:r>
              <w:rPr>
                <w:rFonts w:ascii="Arial" w:hAnsi="Arial" w:cs="Arial"/>
                <w:sz w:val="22"/>
                <w:szCs w:val="22"/>
              </w:rPr>
              <w:t xml:space="preserve">of </w:t>
            </w:r>
            <w:r w:rsidR="00C97AF8">
              <w:rPr>
                <w:rFonts w:ascii="Arial" w:hAnsi="Arial" w:cs="Arial"/>
                <w:sz w:val="22"/>
                <w:szCs w:val="22"/>
              </w:rPr>
              <w:t xml:space="preserve">judicial accountability. </w:t>
            </w:r>
          </w:p>
          <w:p w14:paraId="736E2242" w14:textId="4A315205" w:rsidR="00C97AF8" w:rsidRDefault="006023E8" w:rsidP="00B336E9">
            <w:pPr>
              <w:tabs>
                <w:tab w:val="left" w:pos="720"/>
                <w:tab w:val="right" w:pos="9360"/>
              </w:tabs>
              <w:rPr>
                <w:rFonts w:ascii="Arial" w:hAnsi="Arial" w:cs="Arial"/>
                <w:sz w:val="22"/>
                <w:szCs w:val="22"/>
              </w:rPr>
            </w:pPr>
            <w:r>
              <w:rPr>
                <w:rFonts w:ascii="Arial" w:hAnsi="Arial" w:cs="Arial"/>
                <w:sz w:val="22"/>
                <w:szCs w:val="22"/>
              </w:rPr>
              <w:t>Reference to s</w:t>
            </w:r>
            <w:r w:rsidR="00C97AF8">
              <w:rPr>
                <w:rFonts w:ascii="Arial" w:hAnsi="Arial" w:cs="Arial"/>
                <w:sz w:val="22"/>
                <w:szCs w:val="22"/>
              </w:rPr>
              <w:t xml:space="preserve">pecific examples. </w:t>
            </w:r>
          </w:p>
        </w:tc>
        <w:tc>
          <w:tcPr>
            <w:tcW w:w="920" w:type="dxa"/>
            <w:tcBorders>
              <w:top w:val="single" w:sz="4" w:space="0" w:color="auto"/>
              <w:left w:val="single" w:sz="4" w:space="0" w:color="auto"/>
              <w:bottom w:val="single" w:sz="4" w:space="0" w:color="auto"/>
              <w:right w:val="single" w:sz="4" w:space="0" w:color="auto"/>
            </w:tcBorders>
            <w:vAlign w:val="center"/>
            <w:hideMark/>
          </w:tcPr>
          <w:p w14:paraId="63252B07"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7 – 8</w:t>
            </w:r>
          </w:p>
        </w:tc>
      </w:tr>
      <w:tr w:rsidR="00C97AF8" w14:paraId="4D40661E"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27006158" w14:textId="3EB37090" w:rsidR="004E63EE" w:rsidRDefault="004E63EE" w:rsidP="004E63EE">
            <w:pPr>
              <w:tabs>
                <w:tab w:val="left" w:pos="720"/>
                <w:tab w:val="right" w:pos="9360"/>
              </w:tabs>
              <w:rPr>
                <w:rFonts w:ascii="Arial" w:hAnsi="Arial" w:cs="Arial"/>
                <w:sz w:val="22"/>
                <w:szCs w:val="22"/>
              </w:rPr>
            </w:pPr>
            <w:r>
              <w:rPr>
                <w:rFonts w:ascii="Arial" w:hAnsi="Arial" w:cs="Arial"/>
                <w:sz w:val="22"/>
                <w:szCs w:val="22"/>
              </w:rPr>
              <w:t xml:space="preserve">Explains the roles of </w:t>
            </w:r>
            <w:r w:rsidRPr="00475FA3">
              <w:rPr>
                <w:rFonts w:ascii="Arial" w:hAnsi="Arial" w:cs="Arial"/>
                <w:sz w:val="22"/>
                <w:szCs w:val="22"/>
              </w:rPr>
              <w:t>parliamentary scrutiny and legislation</w:t>
            </w:r>
            <w:r>
              <w:rPr>
                <w:rFonts w:ascii="Arial" w:hAnsi="Arial" w:cs="Arial"/>
                <w:sz w:val="22"/>
                <w:szCs w:val="22"/>
              </w:rPr>
              <w:t xml:space="preserve"> and the censure and removal of judges as methods of judicial accountability. </w:t>
            </w:r>
          </w:p>
          <w:p w14:paraId="54A337F9" w14:textId="370C6E05" w:rsidR="004E63EE" w:rsidRDefault="004E63EE" w:rsidP="004E63EE">
            <w:pPr>
              <w:tabs>
                <w:tab w:val="left" w:pos="720"/>
                <w:tab w:val="right" w:pos="9360"/>
              </w:tabs>
              <w:rPr>
                <w:rFonts w:ascii="Arial" w:hAnsi="Arial" w:cs="Arial"/>
                <w:sz w:val="22"/>
                <w:szCs w:val="22"/>
              </w:rPr>
            </w:pPr>
            <w:r>
              <w:rPr>
                <w:rFonts w:ascii="Arial" w:hAnsi="Arial" w:cs="Arial"/>
                <w:sz w:val="22"/>
                <w:szCs w:val="22"/>
              </w:rPr>
              <w:t xml:space="preserve">Discusses the relative effectiveness of these two methods of judicial accountability. </w:t>
            </w:r>
          </w:p>
          <w:p w14:paraId="75FC92C4" w14:textId="6F5B97DB" w:rsidR="00C97AF8" w:rsidRDefault="004E63EE" w:rsidP="00B336E9">
            <w:pPr>
              <w:tabs>
                <w:tab w:val="left" w:pos="720"/>
                <w:tab w:val="right" w:pos="9360"/>
              </w:tabs>
              <w:rPr>
                <w:rFonts w:ascii="Arial" w:hAnsi="Arial" w:cs="Arial"/>
                <w:sz w:val="22"/>
                <w:szCs w:val="22"/>
              </w:rPr>
            </w:pPr>
            <w:r>
              <w:rPr>
                <w:rFonts w:ascii="Arial" w:hAnsi="Arial" w:cs="Arial"/>
                <w:sz w:val="22"/>
                <w:szCs w:val="22"/>
              </w:rPr>
              <w:t>Reference to examples.</w:t>
            </w:r>
          </w:p>
        </w:tc>
        <w:tc>
          <w:tcPr>
            <w:tcW w:w="920" w:type="dxa"/>
            <w:tcBorders>
              <w:top w:val="single" w:sz="4" w:space="0" w:color="auto"/>
              <w:left w:val="single" w:sz="4" w:space="0" w:color="auto"/>
              <w:bottom w:val="single" w:sz="4" w:space="0" w:color="auto"/>
              <w:right w:val="single" w:sz="4" w:space="0" w:color="auto"/>
            </w:tcBorders>
            <w:vAlign w:val="center"/>
            <w:hideMark/>
          </w:tcPr>
          <w:p w14:paraId="75976D13"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5 – 6</w:t>
            </w:r>
          </w:p>
        </w:tc>
      </w:tr>
      <w:tr w:rsidR="00C97AF8" w14:paraId="6069D793"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347194D6" w14:textId="6B8A14FD" w:rsidR="004E63EE" w:rsidRDefault="004E63EE" w:rsidP="004E63EE">
            <w:pPr>
              <w:tabs>
                <w:tab w:val="left" w:pos="720"/>
                <w:tab w:val="right" w:pos="9360"/>
              </w:tabs>
              <w:rPr>
                <w:rFonts w:ascii="Arial" w:hAnsi="Arial" w:cs="Arial"/>
                <w:sz w:val="22"/>
                <w:szCs w:val="22"/>
              </w:rPr>
            </w:pPr>
            <w:r>
              <w:rPr>
                <w:rFonts w:ascii="Arial" w:hAnsi="Arial" w:cs="Arial"/>
                <w:sz w:val="22"/>
                <w:szCs w:val="22"/>
              </w:rPr>
              <w:t xml:space="preserve">Describes the roles of </w:t>
            </w:r>
            <w:r w:rsidRPr="00475FA3">
              <w:rPr>
                <w:rFonts w:ascii="Arial" w:hAnsi="Arial" w:cs="Arial"/>
                <w:sz w:val="22"/>
                <w:szCs w:val="22"/>
              </w:rPr>
              <w:t>parliamentary scrutiny and legislation</w:t>
            </w:r>
            <w:r>
              <w:rPr>
                <w:rFonts w:ascii="Arial" w:hAnsi="Arial" w:cs="Arial"/>
                <w:sz w:val="22"/>
                <w:szCs w:val="22"/>
              </w:rPr>
              <w:t xml:space="preserve"> and the censure and removal of judges as methods of judicial accountability. </w:t>
            </w:r>
          </w:p>
          <w:p w14:paraId="0467A565" w14:textId="3BCE710F" w:rsidR="004E63EE" w:rsidRDefault="004E63EE" w:rsidP="004E63EE">
            <w:pPr>
              <w:tabs>
                <w:tab w:val="left" w:pos="720"/>
                <w:tab w:val="right" w:pos="9360"/>
              </w:tabs>
              <w:rPr>
                <w:rFonts w:ascii="Arial" w:hAnsi="Arial" w:cs="Arial"/>
                <w:sz w:val="22"/>
                <w:szCs w:val="22"/>
              </w:rPr>
            </w:pPr>
            <w:r>
              <w:rPr>
                <w:rFonts w:ascii="Arial" w:hAnsi="Arial" w:cs="Arial"/>
                <w:sz w:val="22"/>
                <w:szCs w:val="22"/>
              </w:rPr>
              <w:t xml:space="preserve">Limited discussion of the effectiveness of these two methods of judicial accountability. </w:t>
            </w:r>
          </w:p>
          <w:p w14:paraId="3A9A5C40" w14:textId="278E3464" w:rsidR="00C97AF8" w:rsidRDefault="004E63EE" w:rsidP="004E63EE">
            <w:pPr>
              <w:tabs>
                <w:tab w:val="left" w:pos="720"/>
                <w:tab w:val="right" w:pos="9360"/>
              </w:tabs>
              <w:rPr>
                <w:rFonts w:ascii="Arial" w:hAnsi="Arial" w:cs="Arial"/>
                <w:sz w:val="22"/>
                <w:szCs w:val="22"/>
              </w:rPr>
            </w:pPr>
            <w:r>
              <w:rPr>
                <w:rFonts w:ascii="Arial" w:hAnsi="Arial" w:cs="Arial"/>
                <w:sz w:val="22"/>
                <w:szCs w:val="22"/>
              </w:rPr>
              <w:t>Reference to general example/s.</w:t>
            </w:r>
          </w:p>
        </w:tc>
        <w:tc>
          <w:tcPr>
            <w:tcW w:w="920" w:type="dxa"/>
            <w:tcBorders>
              <w:top w:val="single" w:sz="4" w:space="0" w:color="auto"/>
              <w:left w:val="single" w:sz="4" w:space="0" w:color="auto"/>
              <w:bottom w:val="single" w:sz="4" w:space="0" w:color="auto"/>
              <w:right w:val="single" w:sz="4" w:space="0" w:color="auto"/>
            </w:tcBorders>
            <w:vAlign w:val="center"/>
            <w:hideMark/>
          </w:tcPr>
          <w:p w14:paraId="4ED1C470"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3 – 4</w:t>
            </w:r>
          </w:p>
        </w:tc>
      </w:tr>
      <w:tr w:rsidR="00C97AF8" w14:paraId="3B494714"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578008E7" w14:textId="0FDDF0C0" w:rsidR="00C97AF8" w:rsidRDefault="004E63EE" w:rsidP="00B336E9">
            <w:pPr>
              <w:tabs>
                <w:tab w:val="left" w:pos="720"/>
                <w:tab w:val="right" w:pos="9360"/>
              </w:tabs>
              <w:rPr>
                <w:rFonts w:ascii="Arial" w:hAnsi="Arial" w:cs="Arial"/>
                <w:sz w:val="22"/>
                <w:szCs w:val="22"/>
              </w:rPr>
            </w:pPr>
            <w:r>
              <w:rPr>
                <w:rFonts w:ascii="Arial" w:hAnsi="Arial" w:cs="Arial"/>
                <w:sz w:val="22"/>
                <w:szCs w:val="22"/>
              </w:rPr>
              <w:t>Makes general statements about</w:t>
            </w:r>
            <w:r w:rsidR="00C97AF8">
              <w:rPr>
                <w:rFonts w:ascii="Arial" w:hAnsi="Arial" w:cs="Arial"/>
                <w:sz w:val="22"/>
                <w:szCs w:val="22"/>
              </w:rPr>
              <w:t xml:space="preserve"> the roles of </w:t>
            </w:r>
            <w:r w:rsidR="00C97AF8" w:rsidRPr="00475FA3">
              <w:rPr>
                <w:rFonts w:ascii="Arial" w:hAnsi="Arial" w:cs="Arial"/>
                <w:sz w:val="22"/>
                <w:szCs w:val="22"/>
              </w:rPr>
              <w:t>parliamentary scrutiny and legislation</w:t>
            </w:r>
            <w:r w:rsidR="00C97AF8">
              <w:rPr>
                <w:rFonts w:ascii="Arial" w:hAnsi="Arial" w:cs="Arial"/>
                <w:sz w:val="22"/>
                <w:szCs w:val="22"/>
              </w:rPr>
              <w:t xml:space="preserve"> and censure and removal of judges in judicial accountability, </w:t>
            </w:r>
          </w:p>
        </w:tc>
        <w:tc>
          <w:tcPr>
            <w:tcW w:w="920" w:type="dxa"/>
            <w:tcBorders>
              <w:top w:val="single" w:sz="4" w:space="0" w:color="auto"/>
              <w:left w:val="single" w:sz="4" w:space="0" w:color="auto"/>
              <w:bottom w:val="single" w:sz="4" w:space="0" w:color="auto"/>
              <w:right w:val="single" w:sz="4" w:space="0" w:color="auto"/>
            </w:tcBorders>
            <w:vAlign w:val="center"/>
            <w:hideMark/>
          </w:tcPr>
          <w:p w14:paraId="65E27256"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1 – 2</w:t>
            </w:r>
          </w:p>
        </w:tc>
      </w:tr>
      <w:tr w:rsidR="00C97AF8" w14:paraId="57BC2D97" w14:textId="77777777" w:rsidTr="00B336E9">
        <w:tc>
          <w:tcPr>
            <w:tcW w:w="7654" w:type="dxa"/>
            <w:tcBorders>
              <w:top w:val="single" w:sz="4" w:space="0" w:color="auto"/>
              <w:left w:val="single" w:sz="4" w:space="0" w:color="auto"/>
              <w:bottom w:val="single" w:sz="4" w:space="0" w:color="auto"/>
              <w:right w:val="single" w:sz="4" w:space="0" w:color="auto"/>
            </w:tcBorders>
            <w:hideMark/>
          </w:tcPr>
          <w:p w14:paraId="05388B15" w14:textId="77777777" w:rsidR="00C97AF8" w:rsidRDefault="00C97AF8" w:rsidP="00B336E9">
            <w:pPr>
              <w:tabs>
                <w:tab w:val="left" w:pos="720"/>
                <w:tab w:val="right" w:pos="9360"/>
              </w:tabs>
              <w:jc w:val="right"/>
              <w:rPr>
                <w:rFonts w:ascii="Arial" w:hAnsi="Arial" w:cs="Arial"/>
                <w:b/>
                <w:sz w:val="22"/>
                <w:szCs w:val="22"/>
              </w:rPr>
            </w:pPr>
            <w:r>
              <w:rPr>
                <w:rFonts w:ascii="Arial" w:hAnsi="Arial" w:cs="Arial"/>
                <w:b/>
                <w:sz w:val="22"/>
                <w:szCs w:val="22"/>
              </w:rPr>
              <w:t>Total</w:t>
            </w:r>
          </w:p>
        </w:tc>
        <w:tc>
          <w:tcPr>
            <w:tcW w:w="920" w:type="dxa"/>
            <w:tcBorders>
              <w:top w:val="single" w:sz="4" w:space="0" w:color="auto"/>
              <w:left w:val="single" w:sz="4" w:space="0" w:color="auto"/>
              <w:bottom w:val="single" w:sz="4" w:space="0" w:color="auto"/>
              <w:right w:val="single" w:sz="4" w:space="0" w:color="auto"/>
            </w:tcBorders>
            <w:vAlign w:val="center"/>
            <w:hideMark/>
          </w:tcPr>
          <w:p w14:paraId="653C5CAC" w14:textId="77777777" w:rsidR="00C97AF8" w:rsidRDefault="00C97AF8" w:rsidP="00B336E9">
            <w:pPr>
              <w:tabs>
                <w:tab w:val="left" w:pos="720"/>
                <w:tab w:val="right" w:pos="9360"/>
              </w:tabs>
              <w:jc w:val="center"/>
              <w:rPr>
                <w:rFonts w:ascii="Arial" w:hAnsi="Arial" w:cs="Arial"/>
                <w:sz w:val="22"/>
                <w:szCs w:val="22"/>
              </w:rPr>
            </w:pPr>
            <w:r>
              <w:rPr>
                <w:rFonts w:ascii="Arial" w:hAnsi="Arial" w:cs="Arial"/>
                <w:sz w:val="22"/>
                <w:szCs w:val="22"/>
              </w:rPr>
              <w:t>8</w:t>
            </w:r>
          </w:p>
        </w:tc>
      </w:tr>
      <w:tr w:rsidR="00C97AF8" w14:paraId="1DE9575F" w14:textId="77777777" w:rsidTr="00B336E9">
        <w:trPr>
          <w:trHeight w:val="796"/>
        </w:trPr>
        <w:tc>
          <w:tcPr>
            <w:tcW w:w="8574" w:type="dxa"/>
            <w:gridSpan w:val="2"/>
            <w:tcBorders>
              <w:top w:val="single" w:sz="4" w:space="0" w:color="auto"/>
              <w:left w:val="single" w:sz="4" w:space="0" w:color="auto"/>
              <w:bottom w:val="single" w:sz="4" w:space="0" w:color="auto"/>
              <w:right w:val="single" w:sz="4" w:space="0" w:color="auto"/>
            </w:tcBorders>
            <w:hideMark/>
          </w:tcPr>
          <w:p w14:paraId="692DE467" w14:textId="77777777" w:rsidR="00C97AF8" w:rsidRDefault="00C97AF8" w:rsidP="00B336E9">
            <w:pPr>
              <w:tabs>
                <w:tab w:val="left" w:pos="720"/>
                <w:tab w:val="right" w:pos="9360"/>
              </w:tabs>
              <w:rPr>
                <w:rFonts w:ascii="Arial" w:hAnsi="Arial" w:cs="Arial"/>
                <w:b/>
                <w:sz w:val="22"/>
                <w:szCs w:val="22"/>
              </w:rPr>
            </w:pPr>
            <w:r>
              <w:rPr>
                <w:rFonts w:ascii="Arial" w:hAnsi="Arial" w:cs="Arial"/>
                <w:b/>
                <w:sz w:val="22"/>
                <w:szCs w:val="22"/>
              </w:rPr>
              <w:t>Answers could include reference to, but are not limited to:</w:t>
            </w:r>
          </w:p>
          <w:p w14:paraId="20A02880" w14:textId="77777777" w:rsidR="00C97AF8" w:rsidRPr="005D626B" w:rsidRDefault="00C97AF8" w:rsidP="00B336E9">
            <w:pPr>
              <w:tabs>
                <w:tab w:val="left" w:pos="720"/>
                <w:tab w:val="right" w:pos="9360"/>
              </w:tabs>
              <w:rPr>
                <w:rFonts w:ascii="Arial" w:hAnsi="Arial" w:cs="Arial"/>
                <w:bCs/>
                <w:sz w:val="22"/>
                <w:szCs w:val="22"/>
              </w:rPr>
            </w:pPr>
            <w:r>
              <w:rPr>
                <w:rFonts w:ascii="Arial" w:hAnsi="Arial" w:cs="Arial"/>
                <w:bCs/>
                <w:sz w:val="22"/>
                <w:szCs w:val="22"/>
              </w:rPr>
              <w:t>Parliamentary scrutiny and legislation</w:t>
            </w:r>
          </w:p>
          <w:p w14:paraId="3B3E6B40" w14:textId="4170FF15" w:rsidR="00C97AF8" w:rsidRPr="00BF7206" w:rsidRDefault="00C97AF8" w:rsidP="00C97AF8">
            <w:pPr>
              <w:numPr>
                <w:ilvl w:val="0"/>
                <w:numId w:val="21"/>
              </w:numPr>
              <w:rPr>
                <w:rFonts w:ascii="Arial" w:hAnsi="Arial" w:cs="Arial"/>
                <w:sz w:val="22"/>
                <w:szCs w:val="22"/>
              </w:rPr>
            </w:pPr>
            <w:r w:rsidRPr="005D626B">
              <w:rPr>
                <w:rFonts w:ascii="Arial" w:hAnsi="Arial" w:cs="Arial"/>
                <w:sz w:val="22"/>
                <w:szCs w:val="22"/>
              </w:rPr>
              <w:t xml:space="preserve">Parliament is the ultimate law-making </w:t>
            </w:r>
            <w:r w:rsidR="004E63EE">
              <w:rPr>
                <w:rFonts w:ascii="Arial" w:hAnsi="Arial" w:cs="Arial"/>
                <w:sz w:val="22"/>
                <w:szCs w:val="22"/>
              </w:rPr>
              <w:t>institution in Australia</w:t>
            </w:r>
            <w:r w:rsidR="004E63EE" w:rsidRPr="005D626B">
              <w:rPr>
                <w:rFonts w:ascii="Arial" w:hAnsi="Arial" w:cs="Arial"/>
                <w:sz w:val="22"/>
                <w:szCs w:val="22"/>
              </w:rPr>
              <w:t xml:space="preserve"> </w:t>
            </w:r>
            <w:r w:rsidR="004E63EE">
              <w:rPr>
                <w:rFonts w:ascii="Arial" w:hAnsi="Arial" w:cs="Arial"/>
                <w:sz w:val="22"/>
                <w:szCs w:val="22"/>
              </w:rPr>
              <w:t>because</w:t>
            </w:r>
            <w:r w:rsidR="004E63EE" w:rsidRPr="005D626B">
              <w:rPr>
                <w:rFonts w:ascii="Arial" w:hAnsi="Arial" w:cs="Arial"/>
                <w:sz w:val="22"/>
                <w:szCs w:val="22"/>
              </w:rPr>
              <w:t xml:space="preserve"> </w:t>
            </w:r>
            <w:r w:rsidRPr="005D626B">
              <w:rPr>
                <w:rFonts w:ascii="Arial" w:hAnsi="Arial" w:cs="Arial"/>
                <w:sz w:val="22"/>
                <w:szCs w:val="22"/>
              </w:rPr>
              <w:t>it is representat</w:t>
            </w:r>
            <w:r w:rsidR="004E63EE">
              <w:rPr>
                <w:rFonts w:ascii="Arial" w:hAnsi="Arial" w:cs="Arial"/>
                <w:sz w:val="22"/>
                <w:szCs w:val="22"/>
              </w:rPr>
              <w:t>ive</w:t>
            </w:r>
            <w:r w:rsidRPr="005D626B">
              <w:rPr>
                <w:rFonts w:ascii="Arial" w:hAnsi="Arial" w:cs="Arial"/>
                <w:sz w:val="22"/>
                <w:szCs w:val="22"/>
              </w:rPr>
              <w:t xml:space="preserve"> of the sovereignty of the people</w:t>
            </w:r>
            <w:r w:rsidR="004E63EE">
              <w:rPr>
                <w:rFonts w:ascii="Arial" w:hAnsi="Arial" w:cs="Arial"/>
                <w:sz w:val="22"/>
                <w:szCs w:val="22"/>
              </w:rPr>
              <w:t xml:space="preserve"> and creates statute law</w:t>
            </w:r>
            <w:r w:rsidRPr="005D626B">
              <w:rPr>
                <w:rFonts w:ascii="Arial" w:hAnsi="Arial" w:cs="Arial"/>
                <w:sz w:val="22"/>
                <w:szCs w:val="22"/>
              </w:rPr>
              <w:t xml:space="preserve">. Under the principle of separation of powers, </w:t>
            </w:r>
            <w:ins w:id="87" w:author="Haylie Pepper" w:date="2022-06-08T17:38:00Z">
              <w:r w:rsidR="00EA3D51">
                <w:rPr>
                  <w:rFonts w:ascii="Arial" w:hAnsi="Arial" w:cs="Arial"/>
                  <w:sz w:val="22"/>
                  <w:szCs w:val="22"/>
                </w:rPr>
                <w:t>p</w:t>
              </w:r>
            </w:ins>
            <w:del w:id="88" w:author="Haylie Pepper" w:date="2022-06-08T17:38:00Z">
              <w:r w:rsidRPr="005D626B" w:rsidDel="00EA3D51">
                <w:rPr>
                  <w:rFonts w:ascii="Arial" w:hAnsi="Arial" w:cs="Arial"/>
                  <w:sz w:val="22"/>
                  <w:szCs w:val="22"/>
                </w:rPr>
                <w:delText>P</w:delText>
              </w:r>
            </w:del>
            <w:r w:rsidRPr="005D626B">
              <w:rPr>
                <w:rFonts w:ascii="Arial" w:hAnsi="Arial" w:cs="Arial"/>
                <w:sz w:val="22"/>
                <w:szCs w:val="22"/>
              </w:rPr>
              <w:t xml:space="preserve">arliament </w:t>
            </w:r>
            <w:r w:rsidR="004E63EE">
              <w:rPr>
                <w:rFonts w:ascii="Arial" w:hAnsi="Arial" w:cs="Arial"/>
                <w:sz w:val="22"/>
                <w:szCs w:val="22"/>
              </w:rPr>
              <w:t xml:space="preserve">also </w:t>
            </w:r>
            <w:r w:rsidRPr="005D626B">
              <w:rPr>
                <w:rFonts w:ascii="Arial" w:hAnsi="Arial" w:cs="Arial"/>
                <w:sz w:val="22"/>
                <w:szCs w:val="22"/>
              </w:rPr>
              <w:t>acts as a check on the lawmaking power of the courts by passing statutes.</w:t>
            </w:r>
          </w:p>
          <w:p w14:paraId="64A54B4B" w14:textId="1F4ED36B" w:rsidR="00C97AF8" w:rsidRPr="0038450B" w:rsidRDefault="00C97AF8" w:rsidP="00C97AF8">
            <w:pPr>
              <w:numPr>
                <w:ilvl w:val="0"/>
                <w:numId w:val="21"/>
              </w:numPr>
              <w:rPr>
                <w:rFonts w:ascii="Arial" w:hAnsi="Arial" w:cs="Arial"/>
                <w:sz w:val="22"/>
                <w:szCs w:val="22"/>
              </w:rPr>
            </w:pPr>
            <w:r w:rsidRPr="00BF7206">
              <w:rPr>
                <w:rFonts w:ascii="Arial" w:hAnsi="Arial" w:cs="Arial"/>
                <w:sz w:val="22"/>
                <w:szCs w:val="22"/>
              </w:rPr>
              <w:t xml:space="preserve">Parliament can abrogate or </w:t>
            </w:r>
            <w:r w:rsidR="00D84070">
              <w:rPr>
                <w:rFonts w:ascii="Arial" w:hAnsi="Arial" w:cs="Arial"/>
                <w:sz w:val="22"/>
                <w:szCs w:val="22"/>
              </w:rPr>
              <w:t>codify</w:t>
            </w:r>
            <w:r w:rsidR="00D84070" w:rsidRPr="00BF7206">
              <w:rPr>
                <w:rFonts w:ascii="Arial" w:hAnsi="Arial" w:cs="Arial"/>
                <w:sz w:val="22"/>
                <w:szCs w:val="22"/>
              </w:rPr>
              <w:t xml:space="preserve"> </w:t>
            </w:r>
            <w:r w:rsidRPr="00BF7206">
              <w:rPr>
                <w:rFonts w:ascii="Arial" w:hAnsi="Arial" w:cs="Arial"/>
                <w:sz w:val="22"/>
                <w:szCs w:val="22"/>
              </w:rPr>
              <w:t xml:space="preserve">decisions made by the courts by passing statutes. For example, after the High Court decision in Mabo (1992), </w:t>
            </w:r>
            <w:r w:rsidR="00D84070">
              <w:rPr>
                <w:rFonts w:ascii="Arial" w:hAnsi="Arial" w:cs="Arial"/>
                <w:sz w:val="22"/>
                <w:szCs w:val="22"/>
              </w:rPr>
              <w:t xml:space="preserve">the </w:t>
            </w:r>
            <w:r w:rsidRPr="00BF7206">
              <w:rPr>
                <w:rFonts w:ascii="Arial" w:hAnsi="Arial" w:cs="Arial"/>
                <w:sz w:val="22"/>
                <w:szCs w:val="22"/>
              </w:rPr>
              <w:t xml:space="preserve">Federal </w:t>
            </w:r>
            <w:ins w:id="89" w:author="Haylie Pepper" w:date="2022-06-08T17:39:00Z">
              <w:r w:rsidR="00EA3D51">
                <w:rPr>
                  <w:rFonts w:ascii="Arial" w:hAnsi="Arial" w:cs="Arial"/>
                  <w:sz w:val="22"/>
                  <w:szCs w:val="22"/>
                </w:rPr>
                <w:t>p</w:t>
              </w:r>
            </w:ins>
            <w:del w:id="90" w:author="Haylie Pepper" w:date="2022-06-08T17:38:00Z">
              <w:r w:rsidRPr="00BF7206" w:rsidDel="00EA3D51">
                <w:rPr>
                  <w:rFonts w:ascii="Arial" w:hAnsi="Arial" w:cs="Arial"/>
                  <w:sz w:val="22"/>
                  <w:szCs w:val="22"/>
                </w:rPr>
                <w:delText>P</w:delText>
              </w:r>
            </w:del>
            <w:r w:rsidRPr="00BF7206">
              <w:rPr>
                <w:rFonts w:ascii="Arial" w:hAnsi="Arial" w:cs="Arial"/>
                <w:sz w:val="22"/>
                <w:szCs w:val="22"/>
              </w:rPr>
              <w:t xml:space="preserve">arliament </w:t>
            </w:r>
            <w:r w:rsidR="00D84070">
              <w:rPr>
                <w:rFonts w:ascii="Arial" w:hAnsi="Arial" w:cs="Arial"/>
                <w:sz w:val="22"/>
                <w:szCs w:val="22"/>
              </w:rPr>
              <w:t>codified</w:t>
            </w:r>
            <w:r w:rsidR="00D84070" w:rsidRPr="00BF7206">
              <w:rPr>
                <w:rFonts w:ascii="Arial" w:hAnsi="Arial" w:cs="Arial"/>
                <w:sz w:val="22"/>
                <w:szCs w:val="22"/>
              </w:rPr>
              <w:t xml:space="preserve"> </w:t>
            </w:r>
            <w:r w:rsidRPr="00BF7206">
              <w:rPr>
                <w:rFonts w:ascii="Arial" w:hAnsi="Arial" w:cs="Arial"/>
                <w:sz w:val="22"/>
                <w:szCs w:val="22"/>
              </w:rPr>
              <w:t xml:space="preserve">the newly created common law </w:t>
            </w:r>
            <w:r w:rsidR="00D84070">
              <w:rPr>
                <w:rFonts w:ascii="Arial" w:hAnsi="Arial" w:cs="Arial"/>
                <w:sz w:val="22"/>
                <w:szCs w:val="22"/>
              </w:rPr>
              <w:t xml:space="preserve">principle </w:t>
            </w:r>
            <w:r w:rsidRPr="00BF7206">
              <w:rPr>
                <w:rFonts w:ascii="Arial" w:hAnsi="Arial" w:cs="Arial"/>
                <w:sz w:val="22"/>
                <w:szCs w:val="22"/>
              </w:rPr>
              <w:t xml:space="preserve">of </w:t>
            </w:r>
            <w:r w:rsidR="00D84070">
              <w:rPr>
                <w:rFonts w:ascii="Arial" w:hAnsi="Arial" w:cs="Arial"/>
                <w:sz w:val="22"/>
                <w:szCs w:val="22"/>
              </w:rPr>
              <w:t>‘</w:t>
            </w:r>
            <w:r w:rsidRPr="00BF7206">
              <w:rPr>
                <w:rFonts w:ascii="Arial" w:hAnsi="Arial" w:cs="Arial"/>
                <w:sz w:val="22"/>
                <w:szCs w:val="22"/>
              </w:rPr>
              <w:t>native title</w:t>
            </w:r>
            <w:r w:rsidR="00D84070">
              <w:rPr>
                <w:rFonts w:ascii="Arial" w:hAnsi="Arial" w:cs="Arial"/>
                <w:sz w:val="22"/>
                <w:szCs w:val="22"/>
              </w:rPr>
              <w:t>’</w:t>
            </w:r>
            <w:r w:rsidRPr="00BF7206">
              <w:rPr>
                <w:rFonts w:ascii="Arial" w:hAnsi="Arial" w:cs="Arial"/>
                <w:sz w:val="22"/>
                <w:szCs w:val="22"/>
              </w:rPr>
              <w:t xml:space="preserve"> by passing the </w:t>
            </w:r>
            <w:r w:rsidRPr="00882C57">
              <w:rPr>
                <w:rFonts w:ascii="Arial" w:hAnsi="Arial" w:cs="Arial"/>
                <w:sz w:val="22"/>
                <w:szCs w:val="22"/>
                <w:u w:val="single"/>
              </w:rPr>
              <w:t>Native Title Act (1993).</w:t>
            </w:r>
            <w:r w:rsidRPr="00BF7206">
              <w:rPr>
                <w:rFonts w:ascii="Arial" w:hAnsi="Arial" w:cs="Arial"/>
                <w:sz w:val="22"/>
                <w:szCs w:val="22"/>
              </w:rPr>
              <w:t xml:space="preserve"> After the </w:t>
            </w:r>
            <w:r w:rsidR="00D84070">
              <w:rPr>
                <w:rFonts w:ascii="Arial" w:hAnsi="Arial" w:cs="Arial"/>
                <w:sz w:val="22"/>
                <w:szCs w:val="22"/>
              </w:rPr>
              <w:t>HCA</w:t>
            </w:r>
            <w:r w:rsidRPr="00BF7206">
              <w:rPr>
                <w:rFonts w:ascii="Arial" w:hAnsi="Arial" w:cs="Arial"/>
                <w:sz w:val="22"/>
                <w:szCs w:val="22"/>
              </w:rPr>
              <w:t xml:space="preserve"> decision in </w:t>
            </w:r>
            <w:proofErr w:type="spellStart"/>
            <w:r w:rsidRPr="00BF7206">
              <w:rPr>
                <w:rFonts w:ascii="Arial" w:hAnsi="Arial" w:cs="Arial"/>
                <w:sz w:val="22"/>
                <w:szCs w:val="22"/>
              </w:rPr>
              <w:t>Wik</w:t>
            </w:r>
            <w:proofErr w:type="spellEnd"/>
            <w:r w:rsidRPr="00BF7206">
              <w:rPr>
                <w:rFonts w:ascii="Arial" w:hAnsi="Arial" w:cs="Arial"/>
                <w:sz w:val="22"/>
                <w:szCs w:val="22"/>
              </w:rPr>
              <w:t xml:space="preserve"> (1996), which extended native title to cover land that was subject to mining and pastoral leases, Federal Parliament passed the </w:t>
            </w:r>
            <w:r w:rsidRPr="00882C57">
              <w:rPr>
                <w:rFonts w:ascii="Arial" w:hAnsi="Arial" w:cs="Arial"/>
                <w:sz w:val="22"/>
                <w:szCs w:val="22"/>
                <w:u w:val="single"/>
              </w:rPr>
              <w:t>Native Title Amendment Act (1998)</w:t>
            </w:r>
            <w:r w:rsidRPr="00BF7206">
              <w:rPr>
                <w:rFonts w:ascii="Arial" w:hAnsi="Arial" w:cs="Arial"/>
                <w:sz w:val="22"/>
                <w:szCs w:val="22"/>
              </w:rPr>
              <w:t>, which significantly restricted the instances in which native title could be claimed.</w:t>
            </w:r>
          </w:p>
          <w:p w14:paraId="34465C4E" w14:textId="7A19E225" w:rsidR="00C97AF8" w:rsidRDefault="00C97AF8" w:rsidP="00C97AF8">
            <w:pPr>
              <w:numPr>
                <w:ilvl w:val="0"/>
                <w:numId w:val="21"/>
              </w:numPr>
              <w:rPr>
                <w:rFonts w:ascii="Arial" w:hAnsi="Arial" w:cs="Arial"/>
                <w:sz w:val="22"/>
                <w:szCs w:val="22"/>
              </w:rPr>
            </w:pPr>
            <w:r>
              <w:rPr>
                <w:rFonts w:ascii="Arial" w:hAnsi="Arial" w:cs="Arial"/>
                <w:sz w:val="22"/>
                <w:szCs w:val="22"/>
              </w:rPr>
              <w:t>However</w:t>
            </w:r>
            <w:r w:rsidR="00D84070">
              <w:rPr>
                <w:rFonts w:ascii="Arial" w:hAnsi="Arial" w:cs="Arial"/>
                <w:sz w:val="22"/>
                <w:szCs w:val="22"/>
              </w:rPr>
              <w:t>,</w:t>
            </w:r>
            <w:r>
              <w:rPr>
                <w:rFonts w:ascii="Arial" w:hAnsi="Arial" w:cs="Arial"/>
                <w:sz w:val="22"/>
                <w:szCs w:val="22"/>
              </w:rPr>
              <w:t xml:space="preserve"> </w:t>
            </w:r>
            <w:ins w:id="91" w:author="Haylie Pepper" w:date="2022-06-08T17:39:00Z">
              <w:r w:rsidR="00EA3D51">
                <w:rPr>
                  <w:rFonts w:ascii="Arial" w:hAnsi="Arial" w:cs="Arial"/>
                  <w:sz w:val="22"/>
                  <w:szCs w:val="22"/>
                </w:rPr>
                <w:t>p</w:t>
              </w:r>
            </w:ins>
            <w:del w:id="92" w:author="Haylie Pepper" w:date="2022-06-08T17:39:00Z">
              <w:r w:rsidRPr="00296FFE" w:rsidDel="00EA3D51">
                <w:rPr>
                  <w:rFonts w:ascii="Arial" w:hAnsi="Arial" w:cs="Arial"/>
                  <w:sz w:val="22"/>
                  <w:szCs w:val="22"/>
                </w:rPr>
                <w:delText>P</w:delText>
              </w:r>
            </w:del>
            <w:r w:rsidRPr="00296FFE">
              <w:rPr>
                <w:rFonts w:ascii="Arial" w:hAnsi="Arial" w:cs="Arial"/>
                <w:sz w:val="22"/>
                <w:szCs w:val="22"/>
              </w:rPr>
              <w:t xml:space="preserve">arliament is only sovereign in respect </w:t>
            </w:r>
            <w:r w:rsidR="00D84070">
              <w:rPr>
                <w:rFonts w:ascii="Arial" w:hAnsi="Arial" w:cs="Arial"/>
                <w:sz w:val="22"/>
                <w:szCs w:val="22"/>
              </w:rPr>
              <w:t>to</w:t>
            </w:r>
            <w:r w:rsidR="00D84070" w:rsidRPr="00296FFE">
              <w:rPr>
                <w:rFonts w:ascii="Arial" w:hAnsi="Arial" w:cs="Arial"/>
                <w:sz w:val="22"/>
                <w:szCs w:val="22"/>
              </w:rPr>
              <w:t xml:space="preserve"> </w:t>
            </w:r>
            <w:r w:rsidRPr="00296FFE">
              <w:rPr>
                <w:rFonts w:ascii="Arial" w:hAnsi="Arial" w:cs="Arial"/>
                <w:sz w:val="22"/>
                <w:szCs w:val="22"/>
              </w:rPr>
              <w:t xml:space="preserve">all non-constitutional decisions of the courts, limiting the extent to which </w:t>
            </w:r>
            <w:ins w:id="93" w:author="Haylie Pepper" w:date="2022-06-08T17:39:00Z">
              <w:r w:rsidR="00EA3D51">
                <w:rPr>
                  <w:rFonts w:ascii="Arial" w:hAnsi="Arial" w:cs="Arial"/>
                  <w:sz w:val="22"/>
                  <w:szCs w:val="22"/>
                </w:rPr>
                <w:t>p</w:t>
              </w:r>
            </w:ins>
            <w:del w:id="94" w:author="Haylie Pepper" w:date="2022-06-08T17:39:00Z">
              <w:r w:rsidRPr="00296FFE" w:rsidDel="00EA3D51">
                <w:rPr>
                  <w:rFonts w:ascii="Arial" w:hAnsi="Arial" w:cs="Arial"/>
                  <w:sz w:val="22"/>
                  <w:szCs w:val="22"/>
                </w:rPr>
                <w:delText>P</w:delText>
              </w:r>
            </w:del>
            <w:r w:rsidRPr="00296FFE">
              <w:rPr>
                <w:rFonts w:ascii="Arial" w:hAnsi="Arial" w:cs="Arial"/>
                <w:sz w:val="22"/>
                <w:szCs w:val="22"/>
              </w:rPr>
              <w:t>arliament can act as an external accountability mechanism.</w:t>
            </w:r>
          </w:p>
          <w:p w14:paraId="0A4FF0EF" w14:textId="77777777" w:rsidR="00C97AF8" w:rsidRDefault="00C97AF8" w:rsidP="00C97AF8">
            <w:pPr>
              <w:numPr>
                <w:ilvl w:val="0"/>
                <w:numId w:val="21"/>
              </w:numPr>
              <w:rPr>
                <w:rFonts w:ascii="Arial" w:hAnsi="Arial" w:cs="Arial"/>
                <w:sz w:val="22"/>
                <w:szCs w:val="22"/>
              </w:rPr>
            </w:pPr>
            <w:r w:rsidRPr="0038450B">
              <w:rPr>
                <w:rFonts w:ascii="Arial" w:hAnsi="Arial" w:cs="Arial"/>
                <w:sz w:val="22"/>
                <w:szCs w:val="22"/>
              </w:rPr>
              <w:t>Parliament can also act as an external accountability mechanism by passing legislation that limits judicial discretion. Mandatory sentencing laws in the NT and WA compel judges to jail offenders regardless of the seriousness of the crime and circumstances of the offender. For example, in WA a third burglary offence results in a minimum 12-month jail term. Mandatory sentencing acts as an accountability mechanism in that these laws hold the courts to account by Parliament for not sentencing criminals according to community expectations.</w:t>
            </w:r>
          </w:p>
          <w:p w14:paraId="37DAB713" w14:textId="77777777" w:rsidR="00C97AF8" w:rsidRDefault="00C97AF8" w:rsidP="00B336E9">
            <w:pPr>
              <w:rPr>
                <w:rFonts w:ascii="Arial" w:hAnsi="Arial" w:cs="Arial"/>
                <w:sz w:val="22"/>
                <w:szCs w:val="22"/>
              </w:rPr>
            </w:pPr>
          </w:p>
          <w:p w14:paraId="5CAE1ADC" w14:textId="77777777" w:rsidR="00C97AF8" w:rsidRDefault="00C97AF8" w:rsidP="00B336E9">
            <w:pPr>
              <w:rPr>
                <w:rFonts w:ascii="Arial" w:hAnsi="Arial" w:cs="Arial"/>
                <w:sz w:val="22"/>
                <w:szCs w:val="22"/>
              </w:rPr>
            </w:pPr>
            <w:r>
              <w:rPr>
                <w:rFonts w:ascii="Arial" w:hAnsi="Arial" w:cs="Arial"/>
                <w:sz w:val="22"/>
                <w:szCs w:val="22"/>
              </w:rPr>
              <w:t>Censure and removal of judges</w:t>
            </w:r>
          </w:p>
          <w:p w14:paraId="1E49444A" w14:textId="6D3D821E" w:rsidR="00C97AF8" w:rsidRDefault="00C97AF8" w:rsidP="00C97AF8">
            <w:pPr>
              <w:numPr>
                <w:ilvl w:val="0"/>
                <w:numId w:val="21"/>
              </w:numPr>
              <w:rPr>
                <w:rFonts w:ascii="Arial" w:hAnsi="Arial" w:cs="Arial"/>
                <w:sz w:val="22"/>
                <w:szCs w:val="22"/>
              </w:rPr>
            </w:pPr>
            <w:r>
              <w:rPr>
                <w:rFonts w:ascii="Arial" w:hAnsi="Arial" w:cs="Arial"/>
                <w:sz w:val="22"/>
                <w:szCs w:val="22"/>
              </w:rPr>
              <w:t>Under</w:t>
            </w:r>
            <w:r w:rsidRPr="00F922F0">
              <w:rPr>
                <w:rFonts w:ascii="Arial" w:hAnsi="Arial" w:cs="Arial"/>
                <w:sz w:val="22"/>
                <w:szCs w:val="22"/>
              </w:rPr>
              <w:t xml:space="preserve"> s72 of the Constitution, </w:t>
            </w:r>
            <w:r>
              <w:rPr>
                <w:rFonts w:ascii="Arial" w:hAnsi="Arial" w:cs="Arial"/>
                <w:sz w:val="22"/>
                <w:szCs w:val="22"/>
              </w:rPr>
              <w:t>j</w:t>
            </w:r>
            <w:r w:rsidRPr="00F922F0">
              <w:rPr>
                <w:rFonts w:ascii="Arial" w:hAnsi="Arial" w:cs="Arial"/>
                <w:sz w:val="22"/>
                <w:szCs w:val="22"/>
              </w:rPr>
              <w:t>udges can only be removed from office on the grounds of ‘proved misbehavio</w:t>
            </w:r>
            <w:r w:rsidR="00882C57">
              <w:rPr>
                <w:rFonts w:ascii="Arial" w:hAnsi="Arial" w:cs="Arial"/>
                <w:sz w:val="22"/>
                <w:szCs w:val="22"/>
              </w:rPr>
              <w:t>u</w:t>
            </w:r>
            <w:r w:rsidRPr="00F922F0">
              <w:rPr>
                <w:rFonts w:ascii="Arial" w:hAnsi="Arial" w:cs="Arial"/>
                <w:sz w:val="22"/>
                <w:szCs w:val="22"/>
              </w:rPr>
              <w:t xml:space="preserve">r or incapacity’ with the approval from both houses of </w:t>
            </w:r>
            <w:ins w:id="95" w:author="Haylie Pepper" w:date="2022-06-08T17:39:00Z">
              <w:r w:rsidR="00EA3D51">
                <w:rPr>
                  <w:rFonts w:ascii="Arial" w:hAnsi="Arial" w:cs="Arial"/>
                  <w:sz w:val="22"/>
                  <w:szCs w:val="22"/>
                </w:rPr>
                <w:t>p</w:t>
              </w:r>
            </w:ins>
            <w:del w:id="96" w:author="Haylie Pepper" w:date="2022-06-08T17:39:00Z">
              <w:r w:rsidRPr="00F922F0" w:rsidDel="00EA3D51">
                <w:rPr>
                  <w:rFonts w:ascii="Arial" w:hAnsi="Arial" w:cs="Arial"/>
                  <w:sz w:val="22"/>
                  <w:szCs w:val="22"/>
                </w:rPr>
                <w:delText>P</w:delText>
              </w:r>
            </w:del>
            <w:r w:rsidRPr="00F922F0">
              <w:rPr>
                <w:rFonts w:ascii="Arial" w:hAnsi="Arial" w:cs="Arial"/>
                <w:sz w:val="22"/>
                <w:szCs w:val="22"/>
              </w:rPr>
              <w:t>arliament.</w:t>
            </w:r>
          </w:p>
          <w:p w14:paraId="7BCD809A" w14:textId="1C55A70D" w:rsidR="00C97AF8" w:rsidRDefault="00C97AF8" w:rsidP="00C97AF8">
            <w:pPr>
              <w:numPr>
                <w:ilvl w:val="0"/>
                <w:numId w:val="21"/>
              </w:numPr>
              <w:rPr>
                <w:rFonts w:ascii="Arial" w:hAnsi="Arial" w:cs="Arial"/>
                <w:sz w:val="22"/>
                <w:szCs w:val="22"/>
              </w:rPr>
            </w:pPr>
            <w:r>
              <w:rPr>
                <w:rFonts w:ascii="Arial" w:hAnsi="Arial" w:cs="Arial"/>
                <w:sz w:val="22"/>
                <w:szCs w:val="22"/>
              </w:rPr>
              <w:t xml:space="preserve">Lack of clarity regarding the terms ‘proved misbehaviour or incapacity’ – deliberately vague to ensure vigorous debate occurs in </w:t>
            </w:r>
            <w:ins w:id="97" w:author="Haylie Pepper" w:date="2022-06-08T17:39:00Z">
              <w:r w:rsidR="00EA3D51">
                <w:rPr>
                  <w:rFonts w:ascii="Arial" w:hAnsi="Arial" w:cs="Arial"/>
                  <w:sz w:val="22"/>
                  <w:szCs w:val="22"/>
                </w:rPr>
                <w:t>p</w:t>
              </w:r>
            </w:ins>
            <w:del w:id="98" w:author="Haylie Pepper" w:date="2022-06-08T17:39:00Z">
              <w:r w:rsidDel="00EA3D51">
                <w:rPr>
                  <w:rFonts w:ascii="Arial" w:hAnsi="Arial" w:cs="Arial"/>
                  <w:sz w:val="22"/>
                  <w:szCs w:val="22"/>
                </w:rPr>
                <w:delText>P</w:delText>
              </w:r>
            </w:del>
            <w:r>
              <w:rPr>
                <w:rFonts w:ascii="Arial" w:hAnsi="Arial" w:cs="Arial"/>
                <w:sz w:val="22"/>
                <w:szCs w:val="22"/>
              </w:rPr>
              <w:t xml:space="preserve">arliament in the event of a judge’s removal. </w:t>
            </w:r>
          </w:p>
          <w:p w14:paraId="15CB9D38" w14:textId="77777777" w:rsidR="00C97AF8" w:rsidRDefault="00C97AF8" w:rsidP="00C97AF8">
            <w:pPr>
              <w:numPr>
                <w:ilvl w:val="0"/>
                <w:numId w:val="21"/>
              </w:numPr>
              <w:rPr>
                <w:rFonts w:ascii="Arial" w:hAnsi="Arial" w:cs="Arial"/>
                <w:sz w:val="22"/>
                <w:szCs w:val="22"/>
              </w:rPr>
            </w:pPr>
            <w:r w:rsidRPr="00F922F0">
              <w:rPr>
                <w:rFonts w:ascii="Arial" w:hAnsi="Arial" w:cs="Arial"/>
                <w:sz w:val="22"/>
                <w:szCs w:val="22"/>
              </w:rPr>
              <w:lastRenderedPageBreak/>
              <w:t xml:space="preserve">Only one superior court judge has been removed in Australia’s history, Judge Angelo </w:t>
            </w:r>
            <w:proofErr w:type="spellStart"/>
            <w:r w:rsidRPr="00F922F0">
              <w:rPr>
                <w:rFonts w:ascii="Arial" w:hAnsi="Arial" w:cs="Arial"/>
                <w:sz w:val="22"/>
                <w:szCs w:val="22"/>
              </w:rPr>
              <w:t>Vasta</w:t>
            </w:r>
            <w:proofErr w:type="spellEnd"/>
            <w:r w:rsidRPr="00F922F0">
              <w:rPr>
                <w:rFonts w:ascii="Arial" w:hAnsi="Arial" w:cs="Arial"/>
                <w:sz w:val="22"/>
                <w:szCs w:val="22"/>
              </w:rPr>
              <w:t xml:space="preserve"> of the Queensland Supreme Court, on the grounds of misconduct</w:t>
            </w:r>
            <w:r>
              <w:rPr>
                <w:rFonts w:ascii="Arial" w:hAnsi="Arial" w:cs="Arial"/>
                <w:sz w:val="22"/>
                <w:szCs w:val="22"/>
              </w:rPr>
              <w:t>.</w:t>
            </w:r>
          </w:p>
          <w:p w14:paraId="3F5B17D4" w14:textId="18EDD4B9" w:rsidR="00C97AF8" w:rsidRPr="00D44A5D" w:rsidRDefault="00C97AF8" w:rsidP="00C97AF8">
            <w:pPr>
              <w:numPr>
                <w:ilvl w:val="0"/>
                <w:numId w:val="21"/>
              </w:numPr>
              <w:rPr>
                <w:rFonts w:ascii="Arial" w:hAnsi="Arial" w:cs="Arial"/>
                <w:sz w:val="22"/>
                <w:szCs w:val="22"/>
              </w:rPr>
            </w:pPr>
            <w:r>
              <w:rPr>
                <w:rFonts w:ascii="Arial" w:hAnsi="Arial" w:cs="Arial"/>
                <w:sz w:val="22"/>
                <w:szCs w:val="22"/>
              </w:rPr>
              <w:t>Removing a judge is the ultimate sanction and one that could potentially threaten the independence of the courts</w:t>
            </w:r>
            <w:r w:rsidR="00D84070">
              <w:rPr>
                <w:rFonts w:ascii="Arial" w:hAnsi="Arial" w:cs="Arial"/>
                <w:sz w:val="22"/>
                <w:szCs w:val="22"/>
              </w:rPr>
              <w:t>.</w:t>
            </w:r>
          </w:p>
          <w:p w14:paraId="24ADF97B" w14:textId="77777777" w:rsidR="00C97AF8" w:rsidRDefault="00C97AF8" w:rsidP="00B336E9">
            <w:pPr>
              <w:rPr>
                <w:rFonts w:ascii="Arial" w:hAnsi="Arial" w:cs="Arial"/>
                <w:sz w:val="22"/>
                <w:szCs w:val="22"/>
              </w:rPr>
            </w:pPr>
          </w:p>
          <w:p w14:paraId="4148B8E1" w14:textId="77777777" w:rsidR="00C97AF8" w:rsidRDefault="00C97AF8" w:rsidP="00B336E9">
            <w:pPr>
              <w:rPr>
                <w:rFonts w:ascii="Arial" w:hAnsi="Arial" w:cs="Arial"/>
                <w:sz w:val="22"/>
                <w:szCs w:val="22"/>
              </w:rPr>
            </w:pPr>
            <w:r>
              <w:rPr>
                <w:rFonts w:ascii="Arial" w:hAnsi="Arial" w:cs="Arial"/>
                <w:sz w:val="22"/>
                <w:szCs w:val="22"/>
              </w:rPr>
              <w:t>In relation to relative effectiveness – students could reflect on these two external mechanisms of accountability and the ideas of parliamentary sovereignty and the difficulties historically in utilising the process to remove judges via the Constitution.</w:t>
            </w:r>
          </w:p>
        </w:tc>
      </w:tr>
    </w:tbl>
    <w:p w14:paraId="1BC9A3DE" w14:textId="77777777" w:rsidR="00C97AF8" w:rsidRDefault="00C97AF8" w:rsidP="00C97AF8">
      <w:pPr>
        <w:jc w:val="center"/>
        <w:rPr>
          <w:rFonts w:ascii="Arial" w:hAnsi="Arial" w:cs="Arial"/>
          <w:b/>
          <w:sz w:val="22"/>
          <w:szCs w:val="22"/>
          <w:lang w:val="en-US"/>
        </w:rPr>
      </w:pPr>
    </w:p>
    <w:p w14:paraId="21A032A6" w14:textId="77777777" w:rsidR="00C97AF8" w:rsidRPr="00C77C32" w:rsidRDefault="00C97AF8" w:rsidP="00C97AF8">
      <w:pPr>
        <w:jc w:val="center"/>
        <w:rPr>
          <w:rFonts w:ascii="Arial" w:hAnsi="Arial" w:cs="Arial"/>
          <w:b/>
          <w:sz w:val="22"/>
          <w:szCs w:val="22"/>
          <w:lang w:val="en-US"/>
        </w:rPr>
      </w:pPr>
      <w:r>
        <w:rPr>
          <w:rFonts w:ascii="Arial" w:hAnsi="Arial" w:cs="Arial"/>
          <w:b/>
          <w:sz w:val="22"/>
          <w:szCs w:val="22"/>
          <w:lang w:val="en-US"/>
        </w:rPr>
        <w:t>End of Section Two</w:t>
      </w:r>
    </w:p>
    <w:p w14:paraId="759F1969" w14:textId="77777777" w:rsidR="00743539" w:rsidRDefault="00743539" w:rsidP="004438CC">
      <w:pPr>
        <w:tabs>
          <w:tab w:val="right" w:pos="9360"/>
        </w:tabs>
        <w:rPr>
          <w:rFonts w:ascii="Arial" w:hAnsi="Arial" w:cs="Arial"/>
          <w:b/>
          <w:sz w:val="22"/>
          <w:szCs w:val="22"/>
        </w:rPr>
        <w:sectPr w:rsidR="00743539" w:rsidSect="001547F7">
          <w:headerReference w:type="even" r:id="rId14"/>
          <w:headerReference w:type="default" r:id="rId15"/>
          <w:footerReference w:type="even" r:id="rId16"/>
          <w:footerReference w:type="default" r:id="rId17"/>
          <w:headerReference w:type="first" r:id="rId18"/>
          <w:pgSz w:w="11906" w:h="16838" w:code="9"/>
          <w:pgMar w:top="864" w:right="1296" w:bottom="864" w:left="1296" w:header="720" w:footer="720" w:gutter="0"/>
          <w:cols w:space="708"/>
          <w:docGrid w:linePitch="360"/>
        </w:sectPr>
      </w:pPr>
    </w:p>
    <w:p w14:paraId="739ED41E" w14:textId="3851F64C" w:rsidR="004438CC" w:rsidRDefault="004438CC" w:rsidP="004438CC">
      <w:pPr>
        <w:tabs>
          <w:tab w:val="right" w:pos="9360"/>
        </w:tabs>
        <w:rPr>
          <w:rFonts w:ascii="Arial" w:hAnsi="Arial" w:cs="Arial"/>
          <w:b/>
          <w:sz w:val="22"/>
          <w:szCs w:val="22"/>
        </w:rPr>
      </w:pPr>
      <w:r>
        <w:rPr>
          <w:rFonts w:ascii="Arial" w:hAnsi="Arial" w:cs="Arial"/>
          <w:b/>
          <w:sz w:val="22"/>
          <w:szCs w:val="22"/>
        </w:rPr>
        <w:lastRenderedPageBreak/>
        <w:t xml:space="preserve">Section Three:  </w:t>
      </w:r>
      <w:r w:rsidR="00991AA0">
        <w:rPr>
          <w:rFonts w:ascii="Arial" w:hAnsi="Arial" w:cs="Arial"/>
          <w:b/>
          <w:sz w:val="22"/>
          <w:szCs w:val="22"/>
        </w:rPr>
        <w:t>Essay</w:t>
      </w:r>
      <w:r w:rsidRPr="0048293E">
        <w:rPr>
          <w:rFonts w:ascii="Arial" w:hAnsi="Arial" w:cs="Arial"/>
          <w:b/>
          <w:sz w:val="22"/>
          <w:szCs w:val="22"/>
        </w:rPr>
        <w:tab/>
      </w:r>
      <w:r w:rsidR="00D04BEA">
        <w:rPr>
          <w:rFonts w:ascii="Arial" w:hAnsi="Arial" w:cs="Arial"/>
          <w:b/>
          <w:sz w:val="22"/>
          <w:szCs w:val="22"/>
        </w:rPr>
        <w:t>50</w:t>
      </w:r>
      <w:r w:rsidR="00787A55">
        <w:rPr>
          <w:rFonts w:ascii="Arial" w:hAnsi="Arial" w:cs="Arial"/>
          <w:b/>
          <w:sz w:val="22"/>
          <w:szCs w:val="22"/>
        </w:rPr>
        <w:t>% (</w:t>
      </w:r>
      <w:r w:rsidR="000351C1">
        <w:rPr>
          <w:rFonts w:ascii="Arial" w:hAnsi="Arial" w:cs="Arial"/>
          <w:b/>
          <w:sz w:val="22"/>
          <w:szCs w:val="22"/>
        </w:rPr>
        <w:t>25</w:t>
      </w:r>
      <w:r w:rsidRPr="0048293E">
        <w:rPr>
          <w:rFonts w:ascii="Arial" w:hAnsi="Arial" w:cs="Arial"/>
          <w:b/>
          <w:sz w:val="22"/>
          <w:szCs w:val="22"/>
        </w:rPr>
        <w:t xml:space="preserve"> M</w:t>
      </w:r>
      <w:r>
        <w:rPr>
          <w:rFonts w:ascii="Arial" w:hAnsi="Arial" w:cs="Arial"/>
          <w:b/>
          <w:sz w:val="22"/>
          <w:szCs w:val="22"/>
        </w:rPr>
        <w:t>arks</w:t>
      </w:r>
      <w:r w:rsidR="00787A55">
        <w:rPr>
          <w:rFonts w:ascii="Arial" w:hAnsi="Arial" w:cs="Arial"/>
          <w:b/>
          <w:sz w:val="22"/>
          <w:szCs w:val="22"/>
        </w:rPr>
        <w:t>)</w:t>
      </w:r>
    </w:p>
    <w:p w14:paraId="2F3C7038" w14:textId="77777777" w:rsidR="004438CC" w:rsidRDefault="004438CC" w:rsidP="004438CC">
      <w:pPr>
        <w:tabs>
          <w:tab w:val="left" w:pos="2160"/>
          <w:tab w:val="right" w:pos="9270"/>
        </w:tabs>
        <w:rPr>
          <w:rFonts w:ascii="Arial" w:hAnsi="Arial" w:cs="Arial"/>
          <w:b/>
          <w:sz w:val="22"/>
          <w:szCs w:val="22"/>
        </w:rPr>
      </w:pPr>
    </w:p>
    <w:p w14:paraId="77737DCE" w14:textId="77777777" w:rsidR="00AB2978" w:rsidRPr="00A5116B" w:rsidRDefault="00AB2978" w:rsidP="00AB2978">
      <w:pPr>
        <w:tabs>
          <w:tab w:val="left" w:pos="720"/>
          <w:tab w:val="right" w:pos="9360"/>
        </w:tabs>
        <w:rPr>
          <w:rFonts w:ascii="Arial" w:hAnsi="Arial" w:cs="Arial"/>
          <w:sz w:val="22"/>
          <w:szCs w:val="22"/>
        </w:rPr>
      </w:pPr>
      <w:r>
        <w:rPr>
          <w:rFonts w:ascii="Arial" w:hAnsi="Arial" w:cs="Arial"/>
          <w:sz w:val="22"/>
          <w:szCs w:val="22"/>
        </w:rPr>
        <w:t>General m</w:t>
      </w:r>
      <w:r w:rsidRPr="00A5116B">
        <w:rPr>
          <w:rFonts w:ascii="Arial" w:hAnsi="Arial" w:cs="Arial"/>
          <w:sz w:val="22"/>
          <w:szCs w:val="22"/>
        </w:rPr>
        <w:t xml:space="preserve">arking guide to essay answers </w:t>
      </w:r>
    </w:p>
    <w:p w14:paraId="24AE49C3" w14:textId="77777777" w:rsidR="00AB2978" w:rsidRPr="00A5116B" w:rsidRDefault="00AB2978" w:rsidP="00AB2978">
      <w:pPr>
        <w:tabs>
          <w:tab w:val="left" w:pos="720"/>
          <w:tab w:val="right" w:pos="9360"/>
        </w:tabs>
        <w:rPr>
          <w:rFonts w:ascii="Arial" w:hAnsi="Arial" w:cs="Arial"/>
          <w:sz w:val="22"/>
          <w:szCs w:val="22"/>
        </w:rPr>
      </w:pPr>
      <w:r w:rsidRPr="00A5116B">
        <w:rPr>
          <w:rFonts w:ascii="Arial" w:hAnsi="Arial" w:cs="Arial"/>
          <w:sz w:val="22"/>
          <w:szCs w:val="22"/>
        </w:rPr>
        <w:t>Questions 7 -10</w:t>
      </w:r>
    </w:p>
    <w:p w14:paraId="4D50967B" w14:textId="77777777" w:rsidR="00AB2978" w:rsidRPr="00A5116B" w:rsidRDefault="00AB2978" w:rsidP="00AB2978">
      <w:pPr>
        <w:rPr>
          <w:rFonts w:ascii="Arial" w:hAnsi="Arial" w:cs="Arial"/>
          <w:sz w:val="22"/>
          <w:szCs w:val="22"/>
        </w:rPr>
      </w:pPr>
    </w:p>
    <w:tbl>
      <w:tblPr>
        <w:tblStyle w:val="TableGrid"/>
        <w:tblW w:w="9599" w:type="dxa"/>
        <w:tblLook w:val="04A0" w:firstRow="1" w:lastRow="0" w:firstColumn="1" w:lastColumn="0" w:noHBand="0" w:noVBand="1"/>
      </w:tblPr>
      <w:tblGrid>
        <w:gridCol w:w="8301"/>
        <w:gridCol w:w="51"/>
        <w:gridCol w:w="1247"/>
      </w:tblGrid>
      <w:tr w:rsidR="00AB2978" w:rsidRPr="00A5116B" w14:paraId="46E51EC1" w14:textId="77777777" w:rsidTr="00F51E33">
        <w:trPr>
          <w:trHeight w:val="283"/>
        </w:trPr>
        <w:tc>
          <w:tcPr>
            <w:tcW w:w="8301" w:type="dxa"/>
            <w:vAlign w:val="center"/>
          </w:tcPr>
          <w:p w14:paraId="27A9C1F4" w14:textId="77777777" w:rsidR="00AB2978" w:rsidRPr="000C70DE" w:rsidRDefault="00AB2978" w:rsidP="00F51E33">
            <w:pPr>
              <w:rPr>
                <w:rFonts w:ascii="Arial" w:hAnsi="Arial" w:cs="Arial"/>
                <w:b/>
                <w:sz w:val="22"/>
                <w:szCs w:val="22"/>
              </w:rPr>
            </w:pPr>
            <w:r w:rsidRPr="000C70DE">
              <w:rPr>
                <w:rFonts w:ascii="Arial" w:hAnsi="Arial" w:cs="Arial"/>
                <w:b/>
                <w:sz w:val="22"/>
                <w:szCs w:val="22"/>
              </w:rPr>
              <w:t>Description</w:t>
            </w:r>
          </w:p>
        </w:tc>
        <w:tc>
          <w:tcPr>
            <w:tcW w:w="1298" w:type="dxa"/>
            <w:gridSpan w:val="2"/>
          </w:tcPr>
          <w:p w14:paraId="36827C3E" w14:textId="77777777" w:rsidR="00AB2978" w:rsidRPr="000C70DE" w:rsidRDefault="00AB2978" w:rsidP="00F51E33">
            <w:pPr>
              <w:jc w:val="center"/>
              <w:rPr>
                <w:rFonts w:ascii="Arial" w:hAnsi="Arial" w:cs="Arial"/>
                <w:b/>
                <w:sz w:val="22"/>
                <w:szCs w:val="22"/>
              </w:rPr>
            </w:pPr>
            <w:r w:rsidRPr="000C70DE">
              <w:rPr>
                <w:rFonts w:ascii="Arial" w:hAnsi="Arial" w:cs="Arial"/>
                <w:b/>
                <w:sz w:val="22"/>
                <w:szCs w:val="22"/>
              </w:rPr>
              <w:t>Marks</w:t>
            </w:r>
          </w:p>
        </w:tc>
      </w:tr>
      <w:tr w:rsidR="00AB2978" w:rsidRPr="00A5116B" w14:paraId="603BFA96" w14:textId="77777777" w:rsidTr="00F51E33">
        <w:trPr>
          <w:trHeight w:val="283"/>
        </w:trPr>
        <w:tc>
          <w:tcPr>
            <w:tcW w:w="9599" w:type="dxa"/>
            <w:gridSpan w:val="3"/>
            <w:vAlign w:val="center"/>
          </w:tcPr>
          <w:p w14:paraId="5ED9AFD9" w14:textId="77777777" w:rsidR="00AB2978" w:rsidRPr="000C70DE" w:rsidRDefault="00AB2978" w:rsidP="00F51E33">
            <w:pPr>
              <w:rPr>
                <w:rFonts w:ascii="Arial" w:hAnsi="Arial" w:cs="Arial"/>
                <w:b/>
                <w:sz w:val="22"/>
                <w:szCs w:val="22"/>
              </w:rPr>
            </w:pPr>
            <w:r w:rsidRPr="000C70DE">
              <w:rPr>
                <w:rFonts w:ascii="Arial" w:hAnsi="Arial" w:cs="Arial"/>
                <w:b/>
                <w:sz w:val="22"/>
                <w:szCs w:val="22"/>
              </w:rPr>
              <w:t>Explains relevant terms and outlines parameters of discussion</w:t>
            </w:r>
          </w:p>
        </w:tc>
      </w:tr>
      <w:tr w:rsidR="00AB2978" w:rsidRPr="00A5116B" w14:paraId="55649C16" w14:textId="77777777" w:rsidTr="00F51E33">
        <w:trPr>
          <w:trHeight w:val="325"/>
        </w:trPr>
        <w:tc>
          <w:tcPr>
            <w:tcW w:w="8301" w:type="dxa"/>
            <w:vAlign w:val="center"/>
          </w:tcPr>
          <w:p w14:paraId="780935C3" w14:textId="77777777" w:rsidR="00AB2978" w:rsidRPr="000C70DE" w:rsidRDefault="00AB2978" w:rsidP="00F51E33">
            <w:pPr>
              <w:rPr>
                <w:rFonts w:ascii="Arial" w:hAnsi="Arial" w:cs="Arial"/>
                <w:sz w:val="22"/>
                <w:szCs w:val="22"/>
              </w:rPr>
            </w:pPr>
            <w:r w:rsidRPr="000C70DE">
              <w:rPr>
                <w:rFonts w:ascii="Arial" w:hAnsi="Arial" w:cs="Arial"/>
                <w:sz w:val="22"/>
                <w:szCs w:val="22"/>
              </w:rPr>
              <w:t>Explains all relevant terms and outlines parameters of discussion</w:t>
            </w:r>
          </w:p>
        </w:tc>
        <w:tc>
          <w:tcPr>
            <w:tcW w:w="1298" w:type="dxa"/>
            <w:gridSpan w:val="2"/>
          </w:tcPr>
          <w:p w14:paraId="146081EA"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5</w:t>
            </w:r>
          </w:p>
        </w:tc>
      </w:tr>
      <w:tr w:rsidR="00AB2978" w:rsidRPr="00A5116B" w14:paraId="1B0AB46D" w14:textId="77777777" w:rsidTr="00F51E33">
        <w:trPr>
          <w:trHeight w:val="252"/>
        </w:trPr>
        <w:tc>
          <w:tcPr>
            <w:tcW w:w="8301" w:type="dxa"/>
            <w:vAlign w:val="center"/>
          </w:tcPr>
          <w:p w14:paraId="0FC4ED09" w14:textId="77777777" w:rsidR="00AB2978" w:rsidRPr="000C70DE" w:rsidRDefault="00AB2978" w:rsidP="00F51E33">
            <w:pPr>
              <w:rPr>
                <w:rFonts w:ascii="Arial" w:hAnsi="Arial" w:cs="Arial"/>
                <w:sz w:val="22"/>
                <w:szCs w:val="22"/>
              </w:rPr>
            </w:pPr>
            <w:r w:rsidRPr="000C70DE">
              <w:rPr>
                <w:rFonts w:ascii="Arial" w:hAnsi="Arial" w:cs="Arial"/>
                <w:sz w:val="22"/>
                <w:szCs w:val="22"/>
              </w:rPr>
              <w:t>Explains some relevant terms and outlines parameters of discussion</w:t>
            </w:r>
          </w:p>
        </w:tc>
        <w:tc>
          <w:tcPr>
            <w:tcW w:w="1298" w:type="dxa"/>
            <w:gridSpan w:val="2"/>
          </w:tcPr>
          <w:p w14:paraId="10C61B1C"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4</w:t>
            </w:r>
          </w:p>
        </w:tc>
      </w:tr>
      <w:tr w:rsidR="00AB2978" w:rsidRPr="00A5116B" w14:paraId="5D71823C" w14:textId="77777777" w:rsidTr="00F51E33">
        <w:trPr>
          <w:trHeight w:val="252"/>
        </w:trPr>
        <w:tc>
          <w:tcPr>
            <w:tcW w:w="8301" w:type="dxa"/>
            <w:vAlign w:val="center"/>
          </w:tcPr>
          <w:p w14:paraId="04B8765E" w14:textId="77777777" w:rsidR="00AB2978" w:rsidRPr="000C70DE" w:rsidRDefault="00AB2978" w:rsidP="00F51E33">
            <w:pPr>
              <w:rPr>
                <w:rFonts w:ascii="Arial" w:hAnsi="Arial" w:cs="Arial"/>
                <w:sz w:val="22"/>
                <w:szCs w:val="22"/>
              </w:rPr>
            </w:pPr>
            <w:r w:rsidRPr="000C70DE">
              <w:rPr>
                <w:rFonts w:ascii="Arial" w:hAnsi="Arial" w:cs="Arial"/>
                <w:sz w:val="22"/>
                <w:szCs w:val="22"/>
              </w:rPr>
              <w:t>Indicates what is to be addressed in the discussion</w:t>
            </w:r>
          </w:p>
        </w:tc>
        <w:tc>
          <w:tcPr>
            <w:tcW w:w="1298" w:type="dxa"/>
            <w:gridSpan w:val="2"/>
          </w:tcPr>
          <w:p w14:paraId="33A1B38A"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3</w:t>
            </w:r>
          </w:p>
        </w:tc>
      </w:tr>
      <w:tr w:rsidR="00AB2978" w:rsidRPr="00A5116B" w14:paraId="33A54BFF" w14:textId="77777777" w:rsidTr="00F51E33">
        <w:trPr>
          <w:trHeight w:val="252"/>
        </w:trPr>
        <w:tc>
          <w:tcPr>
            <w:tcW w:w="8301" w:type="dxa"/>
            <w:vAlign w:val="center"/>
          </w:tcPr>
          <w:p w14:paraId="669E0E1D" w14:textId="77777777" w:rsidR="00AB2978" w:rsidRPr="000C70DE" w:rsidRDefault="00AB2978" w:rsidP="00F51E33">
            <w:pPr>
              <w:rPr>
                <w:rFonts w:ascii="Arial" w:hAnsi="Arial" w:cs="Arial"/>
                <w:sz w:val="22"/>
                <w:szCs w:val="22"/>
              </w:rPr>
            </w:pPr>
            <w:r w:rsidRPr="000C70DE">
              <w:rPr>
                <w:rFonts w:ascii="Arial" w:hAnsi="Arial" w:cs="Arial"/>
                <w:sz w:val="22"/>
                <w:szCs w:val="22"/>
              </w:rPr>
              <w:t>Attempts to provide a focus for discussion</w:t>
            </w:r>
          </w:p>
        </w:tc>
        <w:tc>
          <w:tcPr>
            <w:tcW w:w="1298" w:type="dxa"/>
            <w:gridSpan w:val="2"/>
          </w:tcPr>
          <w:p w14:paraId="589051F7"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2</w:t>
            </w:r>
          </w:p>
        </w:tc>
      </w:tr>
      <w:tr w:rsidR="00AB2978" w:rsidRPr="00A5116B" w14:paraId="07A9B44F" w14:textId="77777777" w:rsidTr="00F51E33">
        <w:trPr>
          <w:trHeight w:val="252"/>
        </w:trPr>
        <w:tc>
          <w:tcPr>
            <w:tcW w:w="8301" w:type="dxa"/>
            <w:vAlign w:val="center"/>
          </w:tcPr>
          <w:p w14:paraId="67613240" w14:textId="77777777" w:rsidR="00AB2978" w:rsidRPr="000C70DE" w:rsidRDefault="00AB2978" w:rsidP="00F51E33">
            <w:pPr>
              <w:rPr>
                <w:rFonts w:ascii="Arial" w:hAnsi="Arial" w:cs="Arial"/>
                <w:sz w:val="22"/>
                <w:szCs w:val="22"/>
              </w:rPr>
            </w:pPr>
            <w:r w:rsidRPr="000C70DE">
              <w:rPr>
                <w:rFonts w:ascii="Arial" w:hAnsi="Arial" w:cs="Arial"/>
                <w:sz w:val="22"/>
                <w:szCs w:val="22"/>
              </w:rPr>
              <w:t>Makes a general statement concerning the topic/claim</w:t>
            </w:r>
          </w:p>
        </w:tc>
        <w:tc>
          <w:tcPr>
            <w:tcW w:w="1298" w:type="dxa"/>
            <w:gridSpan w:val="2"/>
          </w:tcPr>
          <w:p w14:paraId="16D1BF6F"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1</w:t>
            </w:r>
          </w:p>
        </w:tc>
      </w:tr>
      <w:tr w:rsidR="00AB2978" w:rsidRPr="00A5116B" w14:paraId="3BF23370" w14:textId="77777777" w:rsidTr="00F51E33">
        <w:trPr>
          <w:trHeight w:val="283"/>
        </w:trPr>
        <w:tc>
          <w:tcPr>
            <w:tcW w:w="8301" w:type="dxa"/>
            <w:vAlign w:val="center"/>
          </w:tcPr>
          <w:p w14:paraId="1476E9E8" w14:textId="77777777" w:rsidR="00AB2978" w:rsidRPr="000C70DE" w:rsidRDefault="00AB2978" w:rsidP="00F51E33">
            <w:pPr>
              <w:jc w:val="right"/>
              <w:rPr>
                <w:rFonts w:ascii="Arial" w:hAnsi="Arial" w:cs="Arial"/>
                <w:b/>
                <w:sz w:val="22"/>
                <w:szCs w:val="22"/>
              </w:rPr>
            </w:pPr>
            <w:r w:rsidRPr="000C70DE">
              <w:rPr>
                <w:rFonts w:ascii="Arial" w:hAnsi="Arial" w:cs="Arial"/>
                <w:b/>
                <w:sz w:val="22"/>
                <w:szCs w:val="22"/>
              </w:rPr>
              <w:t>Subtotal</w:t>
            </w:r>
          </w:p>
        </w:tc>
        <w:tc>
          <w:tcPr>
            <w:tcW w:w="1298" w:type="dxa"/>
            <w:gridSpan w:val="2"/>
          </w:tcPr>
          <w:p w14:paraId="30F82D64" w14:textId="77777777" w:rsidR="00AB2978" w:rsidRPr="000C70DE" w:rsidRDefault="00AB2978" w:rsidP="00F51E33">
            <w:pPr>
              <w:jc w:val="center"/>
              <w:rPr>
                <w:rFonts w:ascii="Arial" w:hAnsi="Arial" w:cs="Arial"/>
                <w:b/>
                <w:sz w:val="22"/>
                <w:szCs w:val="22"/>
              </w:rPr>
            </w:pPr>
            <w:r w:rsidRPr="000C70DE">
              <w:rPr>
                <w:rFonts w:ascii="Arial" w:hAnsi="Arial" w:cs="Arial"/>
                <w:b/>
                <w:sz w:val="22"/>
                <w:szCs w:val="22"/>
              </w:rPr>
              <w:t>5</w:t>
            </w:r>
          </w:p>
        </w:tc>
      </w:tr>
      <w:tr w:rsidR="00AB2978" w:rsidRPr="00A5116B" w14:paraId="4990E867" w14:textId="77777777" w:rsidTr="00F51E33">
        <w:trPr>
          <w:trHeight w:val="283"/>
        </w:trPr>
        <w:tc>
          <w:tcPr>
            <w:tcW w:w="9599" w:type="dxa"/>
            <w:gridSpan w:val="3"/>
            <w:vAlign w:val="center"/>
          </w:tcPr>
          <w:p w14:paraId="55AC2EEC" w14:textId="77777777" w:rsidR="00AB2978" w:rsidRPr="000C70DE" w:rsidRDefault="00AB2978" w:rsidP="00F51E33">
            <w:pPr>
              <w:rPr>
                <w:rFonts w:ascii="Arial" w:hAnsi="Arial" w:cs="Arial"/>
                <w:b/>
                <w:sz w:val="22"/>
                <w:szCs w:val="22"/>
              </w:rPr>
            </w:pPr>
            <w:r w:rsidRPr="000C70DE">
              <w:rPr>
                <w:rFonts w:ascii="Arial" w:hAnsi="Arial" w:cs="Arial"/>
                <w:b/>
                <w:sz w:val="22"/>
                <w:szCs w:val="22"/>
              </w:rPr>
              <w:t>Discussion of relevant issues including pertinent examples</w:t>
            </w:r>
          </w:p>
        </w:tc>
      </w:tr>
      <w:tr w:rsidR="00AB2978" w:rsidRPr="00A5116B" w14:paraId="5034197B" w14:textId="77777777" w:rsidTr="00F51E33">
        <w:trPr>
          <w:trHeight w:val="755"/>
        </w:trPr>
        <w:tc>
          <w:tcPr>
            <w:tcW w:w="8352" w:type="dxa"/>
            <w:gridSpan w:val="2"/>
            <w:vAlign w:val="center"/>
          </w:tcPr>
          <w:p w14:paraId="57309AFF" w14:textId="77777777" w:rsidR="00AB2978" w:rsidRPr="000C70DE" w:rsidRDefault="00AB2978" w:rsidP="00F51E33">
            <w:pPr>
              <w:rPr>
                <w:rFonts w:ascii="Arial" w:hAnsi="Arial" w:cs="Arial"/>
                <w:sz w:val="22"/>
                <w:szCs w:val="22"/>
              </w:rPr>
            </w:pPr>
            <w:r w:rsidRPr="000C70DE">
              <w:rPr>
                <w:rFonts w:ascii="Arial" w:hAnsi="Arial" w:cs="Arial"/>
                <w:sz w:val="22"/>
                <w:szCs w:val="22"/>
              </w:rPr>
              <w:t>Discusses relevant issues comprehensively using a well-structured format and supportive examples in a cohesive, logical sequence and relevant political and legal terminology</w:t>
            </w:r>
          </w:p>
        </w:tc>
        <w:tc>
          <w:tcPr>
            <w:tcW w:w="1247" w:type="dxa"/>
          </w:tcPr>
          <w:p w14:paraId="7EB711D5"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9-10</w:t>
            </w:r>
          </w:p>
        </w:tc>
      </w:tr>
      <w:tr w:rsidR="00AB2978" w:rsidRPr="00A5116B" w14:paraId="6F0F4AFB" w14:textId="77777777" w:rsidTr="00F51E33">
        <w:trPr>
          <w:trHeight w:val="503"/>
        </w:trPr>
        <w:tc>
          <w:tcPr>
            <w:tcW w:w="8352" w:type="dxa"/>
            <w:gridSpan w:val="2"/>
            <w:vAlign w:val="center"/>
          </w:tcPr>
          <w:p w14:paraId="79C25C52" w14:textId="77777777" w:rsidR="00AB2978" w:rsidRPr="000C70DE" w:rsidRDefault="00AB2978" w:rsidP="00F51E33">
            <w:pPr>
              <w:rPr>
                <w:rFonts w:ascii="Arial" w:hAnsi="Arial" w:cs="Arial"/>
                <w:sz w:val="22"/>
                <w:szCs w:val="22"/>
              </w:rPr>
            </w:pPr>
            <w:r w:rsidRPr="000C70DE">
              <w:rPr>
                <w:rFonts w:ascii="Arial" w:hAnsi="Arial" w:cs="Arial"/>
                <w:sz w:val="22"/>
                <w:szCs w:val="22"/>
              </w:rPr>
              <w:t>Discusses some relevant issues incorporating some examples in a cohesive, logical sequence and using relevant political and legal terminology</w:t>
            </w:r>
          </w:p>
        </w:tc>
        <w:tc>
          <w:tcPr>
            <w:tcW w:w="1247" w:type="dxa"/>
          </w:tcPr>
          <w:p w14:paraId="305CB16C"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7-8</w:t>
            </w:r>
          </w:p>
        </w:tc>
      </w:tr>
      <w:tr w:rsidR="00AB2978" w:rsidRPr="00A5116B" w14:paraId="6A4923B3" w14:textId="77777777" w:rsidTr="00F51E33">
        <w:trPr>
          <w:trHeight w:val="503"/>
        </w:trPr>
        <w:tc>
          <w:tcPr>
            <w:tcW w:w="8352" w:type="dxa"/>
            <w:gridSpan w:val="2"/>
            <w:vAlign w:val="center"/>
          </w:tcPr>
          <w:p w14:paraId="38BC7BB7" w14:textId="77777777" w:rsidR="00AB2978" w:rsidRPr="000C70DE" w:rsidRDefault="00AB2978" w:rsidP="00F51E33">
            <w:pPr>
              <w:rPr>
                <w:rFonts w:ascii="Arial" w:hAnsi="Arial" w:cs="Arial"/>
                <w:sz w:val="22"/>
                <w:szCs w:val="22"/>
              </w:rPr>
            </w:pPr>
            <w:r w:rsidRPr="000C70DE">
              <w:rPr>
                <w:rFonts w:ascii="Arial" w:hAnsi="Arial" w:cs="Arial"/>
                <w:sz w:val="22"/>
                <w:szCs w:val="22"/>
              </w:rPr>
              <w:t>Limited discussion with limited examples in a logical sequence and some relevant political and legal terminology</w:t>
            </w:r>
          </w:p>
        </w:tc>
        <w:tc>
          <w:tcPr>
            <w:tcW w:w="1247" w:type="dxa"/>
          </w:tcPr>
          <w:p w14:paraId="31E2F120"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5-6</w:t>
            </w:r>
          </w:p>
        </w:tc>
      </w:tr>
      <w:tr w:rsidR="00AB2978" w:rsidRPr="00A5116B" w14:paraId="3B6377FB" w14:textId="77777777" w:rsidTr="00F51E33">
        <w:trPr>
          <w:trHeight w:val="252"/>
        </w:trPr>
        <w:tc>
          <w:tcPr>
            <w:tcW w:w="8352" w:type="dxa"/>
            <w:gridSpan w:val="2"/>
            <w:vAlign w:val="center"/>
          </w:tcPr>
          <w:p w14:paraId="12EB8A62" w14:textId="77777777" w:rsidR="00AB2978" w:rsidRPr="000C70DE" w:rsidRDefault="00AB2978" w:rsidP="00F51E33">
            <w:pPr>
              <w:rPr>
                <w:rFonts w:ascii="Arial" w:hAnsi="Arial" w:cs="Arial"/>
                <w:sz w:val="22"/>
                <w:szCs w:val="22"/>
              </w:rPr>
            </w:pPr>
            <w:r w:rsidRPr="000C70DE">
              <w:rPr>
                <w:rFonts w:ascii="Arial" w:hAnsi="Arial" w:cs="Arial"/>
                <w:sz w:val="22"/>
                <w:szCs w:val="22"/>
              </w:rPr>
              <w:t>Limited discussion of the issues with limited political and legal terminology</w:t>
            </w:r>
          </w:p>
        </w:tc>
        <w:tc>
          <w:tcPr>
            <w:tcW w:w="1247" w:type="dxa"/>
          </w:tcPr>
          <w:p w14:paraId="71288AD8"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3-4</w:t>
            </w:r>
          </w:p>
        </w:tc>
      </w:tr>
      <w:tr w:rsidR="00AB2978" w:rsidRPr="00A5116B" w14:paraId="491B317B" w14:textId="77777777" w:rsidTr="00F51E33">
        <w:trPr>
          <w:trHeight w:val="325"/>
        </w:trPr>
        <w:tc>
          <w:tcPr>
            <w:tcW w:w="8352" w:type="dxa"/>
            <w:gridSpan w:val="2"/>
            <w:vAlign w:val="center"/>
          </w:tcPr>
          <w:p w14:paraId="71FEA73B" w14:textId="77777777" w:rsidR="00AB2978" w:rsidRPr="000C70DE" w:rsidRDefault="00AB2978" w:rsidP="00F51E33">
            <w:pPr>
              <w:rPr>
                <w:rFonts w:ascii="Arial" w:hAnsi="Arial" w:cs="Arial"/>
                <w:sz w:val="22"/>
                <w:szCs w:val="22"/>
              </w:rPr>
            </w:pPr>
            <w:r w:rsidRPr="000C70DE">
              <w:rPr>
                <w:rFonts w:ascii="Arial" w:hAnsi="Arial" w:cs="Arial"/>
                <w:sz w:val="22"/>
                <w:szCs w:val="22"/>
              </w:rPr>
              <w:t>Makes general statements concerning the topic</w:t>
            </w:r>
          </w:p>
        </w:tc>
        <w:tc>
          <w:tcPr>
            <w:tcW w:w="1247" w:type="dxa"/>
          </w:tcPr>
          <w:p w14:paraId="51627479"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1-2</w:t>
            </w:r>
          </w:p>
        </w:tc>
      </w:tr>
      <w:tr w:rsidR="00AB2978" w:rsidRPr="00A5116B" w14:paraId="440A2A70" w14:textId="77777777" w:rsidTr="00F51E33">
        <w:trPr>
          <w:trHeight w:val="283"/>
        </w:trPr>
        <w:tc>
          <w:tcPr>
            <w:tcW w:w="8352" w:type="dxa"/>
            <w:gridSpan w:val="2"/>
            <w:vAlign w:val="center"/>
          </w:tcPr>
          <w:p w14:paraId="33460843" w14:textId="77777777" w:rsidR="00AB2978" w:rsidRPr="000C70DE" w:rsidRDefault="00AB2978" w:rsidP="00F51E33">
            <w:pPr>
              <w:jc w:val="right"/>
              <w:rPr>
                <w:rFonts w:ascii="Arial" w:hAnsi="Arial" w:cs="Arial"/>
                <w:b/>
                <w:sz w:val="22"/>
                <w:szCs w:val="22"/>
              </w:rPr>
            </w:pPr>
            <w:r w:rsidRPr="000C70DE">
              <w:rPr>
                <w:rFonts w:ascii="Arial" w:hAnsi="Arial" w:cs="Arial"/>
                <w:b/>
                <w:sz w:val="22"/>
                <w:szCs w:val="22"/>
              </w:rPr>
              <w:t>Subtotal</w:t>
            </w:r>
          </w:p>
        </w:tc>
        <w:tc>
          <w:tcPr>
            <w:tcW w:w="1247" w:type="dxa"/>
          </w:tcPr>
          <w:p w14:paraId="20B7BE3F" w14:textId="77777777" w:rsidR="00AB2978" w:rsidRPr="000C70DE" w:rsidRDefault="00AB2978" w:rsidP="00F51E33">
            <w:pPr>
              <w:jc w:val="center"/>
              <w:rPr>
                <w:rFonts w:ascii="Arial" w:hAnsi="Arial" w:cs="Arial"/>
                <w:b/>
                <w:sz w:val="22"/>
                <w:szCs w:val="22"/>
              </w:rPr>
            </w:pPr>
            <w:r w:rsidRPr="000C70DE">
              <w:rPr>
                <w:rFonts w:ascii="Arial" w:hAnsi="Arial" w:cs="Arial"/>
                <w:b/>
                <w:sz w:val="22"/>
                <w:szCs w:val="22"/>
              </w:rPr>
              <w:t>10</w:t>
            </w:r>
          </w:p>
        </w:tc>
      </w:tr>
      <w:tr w:rsidR="00AB2978" w:rsidRPr="00A5116B" w14:paraId="1DBFE2C9" w14:textId="77777777" w:rsidTr="00F51E33">
        <w:trPr>
          <w:trHeight w:val="283"/>
        </w:trPr>
        <w:tc>
          <w:tcPr>
            <w:tcW w:w="9599" w:type="dxa"/>
            <w:gridSpan w:val="3"/>
            <w:vAlign w:val="center"/>
          </w:tcPr>
          <w:p w14:paraId="550AE354" w14:textId="77777777" w:rsidR="00AB2978" w:rsidRPr="000C70DE" w:rsidRDefault="00AB2978" w:rsidP="00F51E33">
            <w:pPr>
              <w:rPr>
                <w:rFonts w:ascii="Arial" w:hAnsi="Arial" w:cs="Arial"/>
                <w:b/>
                <w:sz w:val="22"/>
                <w:szCs w:val="22"/>
              </w:rPr>
            </w:pPr>
            <w:r w:rsidRPr="000C70DE">
              <w:rPr>
                <w:rFonts w:ascii="Arial" w:hAnsi="Arial" w:cs="Arial"/>
                <w:b/>
                <w:sz w:val="22"/>
                <w:szCs w:val="22"/>
              </w:rPr>
              <w:t>Evaluation / assessment / analysis</w:t>
            </w:r>
          </w:p>
        </w:tc>
      </w:tr>
      <w:tr w:rsidR="00AB2978" w:rsidRPr="00A5116B" w14:paraId="027DBC03" w14:textId="77777777" w:rsidTr="00F51E33">
        <w:trPr>
          <w:trHeight w:val="503"/>
        </w:trPr>
        <w:tc>
          <w:tcPr>
            <w:tcW w:w="8301" w:type="dxa"/>
            <w:vAlign w:val="center"/>
          </w:tcPr>
          <w:p w14:paraId="656C079E" w14:textId="77777777" w:rsidR="00AB2978" w:rsidRPr="000C70DE" w:rsidRDefault="00AB2978" w:rsidP="00F51E33">
            <w:pPr>
              <w:rPr>
                <w:rFonts w:ascii="Arial" w:hAnsi="Arial" w:cs="Arial"/>
                <w:sz w:val="22"/>
                <w:szCs w:val="22"/>
              </w:rPr>
            </w:pPr>
            <w:r w:rsidRPr="000C70DE">
              <w:rPr>
                <w:rFonts w:ascii="Arial" w:hAnsi="Arial" w:cs="Arial"/>
                <w:sz w:val="22"/>
                <w:szCs w:val="22"/>
              </w:rPr>
              <w:t>Evaluates/assesses/analyses the claim using specific evidence which demonstrates a comprehensive understanding of the topic</w:t>
            </w:r>
          </w:p>
        </w:tc>
        <w:tc>
          <w:tcPr>
            <w:tcW w:w="1298" w:type="dxa"/>
            <w:gridSpan w:val="2"/>
          </w:tcPr>
          <w:p w14:paraId="7C6D26FD"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7</w:t>
            </w:r>
          </w:p>
        </w:tc>
      </w:tr>
      <w:tr w:rsidR="00AB2978" w:rsidRPr="00A5116B" w14:paraId="5026479A" w14:textId="77777777" w:rsidTr="00F51E33">
        <w:trPr>
          <w:trHeight w:val="503"/>
        </w:trPr>
        <w:tc>
          <w:tcPr>
            <w:tcW w:w="8301" w:type="dxa"/>
            <w:vAlign w:val="center"/>
          </w:tcPr>
          <w:p w14:paraId="2CA27B8F" w14:textId="77777777" w:rsidR="00AB2978" w:rsidRPr="000C70DE" w:rsidRDefault="00AB2978" w:rsidP="00F51E33">
            <w:pPr>
              <w:rPr>
                <w:rFonts w:ascii="Arial" w:hAnsi="Arial" w:cs="Arial"/>
                <w:sz w:val="22"/>
                <w:szCs w:val="22"/>
              </w:rPr>
            </w:pPr>
            <w:r w:rsidRPr="000C70DE">
              <w:rPr>
                <w:rFonts w:ascii="Arial" w:hAnsi="Arial" w:cs="Arial"/>
                <w:sz w:val="22"/>
                <w:szCs w:val="22"/>
              </w:rPr>
              <w:t xml:space="preserve">Evaluates/assesses/analyses the claim using appropriate evidence which demonstrates an understanding of the topic </w:t>
            </w:r>
          </w:p>
        </w:tc>
        <w:tc>
          <w:tcPr>
            <w:tcW w:w="1298" w:type="dxa"/>
            <w:gridSpan w:val="2"/>
          </w:tcPr>
          <w:p w14:paraId="706AE6D4"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6</w:t>
            </w:r>
          </w:p>
        </w:tc>
      </w:tr>
      <w:tr w:rsidR="00AB2978" w:rsidRPr="00A5116B" w14:paraId="0FE40C45" w14:textId="77777777" w:rsidTr="00F51E33">
        <w:trPr>
          <w:trHeight w:val="503"/>
        </w:trPr>
        <w:tc>
          <w:tcPr>
            <w:tcW w:w="8301" w:type="dxa"/>
            <w:vAlign w:val="center"/>
          </w:tcPr>
          <w:p w14:paraId="6795D10F" w14:textId="77777777" w:rsidR="00AB2978" w:rsidRPr="000C70DE" w:rsidRDefault="00AB2978" w:rsidP="00F51E33">
            <w:pPr>
              <w:rPr>
                <w:rFonts w:ascii="Arial" w:hAnsi="Arial" w:cs="Arial"/>
                <w:sz w:val="22"/>
                <w:szCs w:val="22"/>
              </w:rPr>
            </w:pPr>
            <w:r w:rsidRPr="000C70DE">
              <w:rPr>
                <w:rFonts w:ascii="Arial" w:hAnsi="Arial" w:cs="Arial"/>
                <w:sz w:val="22"/>
                <w:szCs w:val="22"/>
              </w:rPr>
              <w:t>Evaluates/assesses/analyses the claim using some evidence which demonstrates some understanding of the topic</w:t>
            </w:r>
          </w:p>
        </w:tc>
        <w:tc>
          <w:tcPr>
            <w:tcW w:w="1298" w:type="dxa"/>
            <w:gridSpan w:val="2"/>
          </w:tcPr>
          <w:p w14:paraId="79821EC9"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5</w:t>
            </w:r>
          </w:p>
        </w:tc>
      </w:tr>
      <w:tr w:rsidR="00AB2978" w:rsidRPr="00A5116B" w14:paraId="67FCBAA9" w14:textId="77777777" w:rsidTr="00F51E33">
        <w:trPr>
          <w:trHeight w:val="252"/>
        </w:trPr>
        <w:tc>
          <w:tcPr>
            <w:tcW w:w="8301" w:type="dxa"/>
            <w:vAlign w:val="center"/>
          </w:tcPr>
          <w:p w14:paraId="3AB7614C" w14:textId="77777777" w:rsidR="00AB2978" w:rsidRPr="000C70DE" w:rsidRDefault="00AB2978" w:rsidP="00F51E33">
            <w:pPr>
              <w:rPr>
                <w:rFonts w:ascii="Arial" w:hAnsi="Arial" w:cs="Arial"/>
                <w:sz w:val="22"/>
                <w:szCs w:val="22"/>
              </w:rPr>
            </w:pPr>
            <w:r w:rsidRPr="000C70DE">
              <w:rPr>
                <w:rFonts w:ascii="Arial" w:hAnsi="Arial" w:cs="Arial"/>
                <w:sz w:val="22"/>
                <w:szCs w:val="22"/>
              </w:rPr>
              <w:t>Constructs a relevant but weak evaluation/assessment/analysis</w:t>
            </w:r>
          </w:p>
        </w:tc>
        <w:tc>
          <w:tcPr>
            <w:tcW w:w="1298" w:type="dxa"/>
            <w:gridSpan w:val="2"/>
          </w:tcPr>
          <w:p w14:paraId="281C7D39"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4</w:t>
            </w:r>
          </w:p>
        </w:tc>
      </w:tr>
      <w:tr w:rsidR="00AB2978" w:rsidRPr="00A5116B" w14:paraId="19F7AC3D" w14:textId="77777777" w:rsidTr="00F51E33">
        <w:trPr>
          <w:trHeight w:val="252"/>
        </w:trPr>
        <w:tc>
          <w:tcPr>
            <w:tcW w:w="8301" w:type="dxa"/>
            <w:vAlign w:val="center"/>
          </w:tcPr>
          <w:p w14:paraId="6591E61F" w14:textId="77777777" w:rsidR="00AB2978" w:rsidRPr="000C70DE" w:rsidRDefault="00AB2978" w:rsidP="00F51E33">
            <w:pPr>
              <w:rPr>
                <w:rFonts w:ascii="Arial" w:hAnsi="Arial" w:cs="Arial"/>
                <w:sz w:val="22"/>
                <w:szCs w:val="22"/>
              </w:rPr>
            </w:pPr>
            <w:r w:rsidRPr="000C70DE">
              <w:rPr>
                <w:rFonts w:ascii="Arial" w:hAnsi="Arial" w:cs="Arial"/>
                <w:sz w:val="22"/>
                <w:szCs w:val="22"/>
              </w:rPr>
              <w:t>Constructs a weak evaluation/assessment/analysis</w:t>
            </w:r>
          </w:p>
        </w:tc>
        <w:tc>
          <w:tcPr>
            <w:tcW w:w="1298" w:type="dxa"/>
            <w:gridSpan w:val="2"/>
          </w:tcPr>
          <w:p w14:paraId="29360F5A"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3</w:t>
            </w:r>
          </w:p>
        </w:tc>
      </w:tr>
      <w:tr w:rsidR="00AB2978" w:rsidRPr="00A5116B" w14:paraId="6BD3B3FE" w14:textId="77777777" w:rsidTr="00F51E33">
        <w:trPr>
          <w:trHeight w:val="252"/>
        </w:trPr>
        <w:tc>
          <w:tcPr>
            <w:tcW w:w="8301" w:type="dxa"/>
            <w:vAlign w:val="center"/>
          </w:tcPr>
          <w:p w14:paraId="4D977102" w14:textId="77777777" w:rsidR="00AB2978" w:rsidRPr="000C70DE" w:rsidRDefault="00AB2978" w:rsidP="00F51E33">
            <w:pPr>
              <w:rPr>
                <w:rFonts w:ascii="Arial" w:hAnsi="Arial" w:cs="Arial"/>
                <w:sz w:val="22"/>
                <w:szCs w:val="22"/>
              </w:rPr>
            </w:pPr>
            <w:r w:rsidRPr="000C70DE">
              <w:rPr>
                <w:rFonts w:ascii="Arial" w:hAnsi="Arial" w:cs="Arial"/>
                <w:sz w:val="22"/>
                <w:szCs w:val="22"/>
              </w:rPr>
              <w:t>Limited evaluation/assessment/analysis</w:t>
            </w:r>
          </w:p>
        </w:tc>
        <w:tc>
          <w:tcPr>
            <w:tcW w:w="1298" w:type="dxa"/>
            <w:gridSpan w:val="2"/>
          </w:tcPr>
          <w:p w14:paraId="45D73331"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2</w:t>
            </w:r>
          </w:p>
        </w:tc>
      </w:tr>
      <w:tr w:rsidR="00AB2978" w:rsidRPr="00A5116B" w14:paraId="6C408A3B" w14:textId="77777777" w:rsidTr="00F51E33">
        <w:trPr>
          <w:trHeight w:val="252"/>
        </w:trPr>
        <w:tc>
          <w:tcPr>
            <w:tcW w:w="8301" w:type="dxa"/>
            <w:vAlign w:val="center"/>
          </w:tcPr>
          <w:p w14:paraId="33AD0545" w14:textId="77777777" w:rsidR="00AB2978" w:rsidRPr="000C70DE" w:rsidRDefault="00AB2978" w:rsidP="00F51E33">
            <w:pPr>
              <w:rPr>
                <w:rFonts w:ascii="Arial" w:hAnsi="Arial" w:cs="Arial"/>
                <w:sz w:val="22"/>
                <w:szCs w:val="22"/>
              </w:rPr>
            </w:pPr>
            <w:r w:rsidRPr="000C70DE">
              <w:rPr>
                <w:rFonts w:ascii="Arial" w:hAnsi="Arial" w:cs="Arial"/>
                <w:sz w:val="22"/>
                <w:szCs w:val="22"/>
              </w:rPr>
              <w:t>No relevant evaluation/assessment/analysis.  A statement only</w:t>
            </w:r>
          </w:p>
        </w:tc>
        <w:tc>
          <w:tcPr>
            <w:tcW w:w="1298" w:type="dxa"/>
            <w:gridSpan w:val="2"/>
          </w:tcPr>
          <w:p w14:paraId="0FAFF46C"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1</w:t>
            </w:r>
          </w:p>
        </w:tc>
      </w:tr>
      <w:tr w:rsidR="00AB2978" w:rsidRPr="00A5116B" w14:paraId="07B5A690" w14:textId="77777777" w:rsidTr="00F51E33">
        <w:trPr>
          <w:trHeight w:val="283"/>
        </w:trPr>
        <w:tc>
          <w:tcPr>
            <w:tcW w:w="8301" w:type="dxa"/>
            <w:vAlign w:val="center"/>
          </w:tcPr>
          <w:p w14:paraId="0303DFB7" w14:textId="77777777" w:rsidR="00AB2978" w:rsidRPr="000C70DE" w:rsidRDefault="00AB2978" w:rsidP="00F51E33">
            <w:pPr>
              <w:rPr>
                <w:rFonts w:ascii="Arial" w:hAnsi="Arial" w:cs="Arial"/>
                <w:b/>
                <w:sz w:val="22"/>
                <w:szCs w:val="22"/>
              </w:rPr>
            </w:pPr>
            <w:r w:rsidRPr="000C70DE">
              <w:rPr>
                <w:rFonts w:ascii="Arial" w:hAnsi="Arial" w:cs="Arial"/>
                <w:b/>
                <w:sz w:val="22"/>
                <w:szCs w:val="22"/>
              </w:rPr>
              <w:t>Subtotal</w:t>
            </w:r>
          </w:p>
        </w:tc>
        <w:tc>
          <w:tcPr>
            <w:tcW w:w="1298" w:type="dxa"/>
            <w:gridSpan w:val="2"/>
          </w:tcPr>
          <w:p w14:paraId="46AA20B5" w14:textId="77777777" w:rsidR="00AB2978" w:rsidRPr="000C70DE" w:rsidRDefault="00AB2978" w:rsidP="00F51E33">
            <w:pPr>
              <w:jc w:val="center"/>
              <w:rPr>
                <w:rFonts w:ascii="Arial" w:hAnsi="Arial" w:cs="Arial"/>
                <w:b/>
                <w:sz w:val="22"/>
                <w:szCs w:val="22"/>
              </w:rPr>
            </w:pPr>
            <w:r w:rsidRPr="000C70DE">
              <w:rPr>
                <w:rFonts w:ascii="Arial" w:hAnsi="Arial" w:cs="Arial"/>
                <w:b/>
                <w:sz w:val="22"/>
                <w:szCs w:val="22"/>
              </w:rPr>
              <w:t>7</w:t>
            </w:r>
          </w:p>
        </w:tc>
      </w:tr>
      <w:tr w:rsidR="00AB2978" w:rsidRPr="00A5116B" w14:paraId="0F3F649A" w14:textId="77777777" w:rsidTr="00F51E33">
        <w:trPr>
          <w:trHeight w:val="283"/>
        </w:trPr>
        <w:tc>
          <w:tcPr>
            <w:tcW w:w="9599" w:type="dxa"/>
            <w:gridSpan w:val="3"/>
            <w:vAlign w:val="center"/>
          </w:tcPr>
          <w:p w14:paraId="5EC38E85" w14:textId="77777777" w:rsidR="00AB2978" w:rsidRPr="000C70DE" w:rsidRDefault="00AB2978" w:rsidP="00F51E33">
            <w:pPr>
              <w:rPr>
                <w:rFonts w:ascii="Arial" w:hAnsi="Arial" w:cs="Arial"/>
                <w:sz w:val="22"/>
                <w:szCs w:val="22"/>
              </w:rPr>
            </w:pPr>
            <w:r w:rsidRPr="000C70DE">
              <w:rPr>
                <w:rFonts w:ascii="Arial" w:hAnsi="Arial" w:cs="Arial"/>
                <w:b/>
                <w:sz w:val="22"/>
                <w:szCs w:val="22"/>
              </w:rPr>
              <w:t>Conclusion</w:t>
            </w:r>
          </w:p>
        </w:tc>
      </w:tr>
      <w:tr w:rsidR="00AB2978" w:rsidRPr="00A5116B" w14:paraId="3A9443D2" w14:textId="77777777" w:rsidTr="00F51E33">
        <w:trPr>
          <w:trHeight w:val="252"/>
        </w:trPr>
        <w:tc>
          <w:tcPr>
            <w:tcW w:w="8301" w:type="dxa"/>
            <w:vAlign w:val="center"/>
          </w:tcPr>
          <w:p w14:paraId="0E032B16" w14:textId="77777777" w:rsidR="00AB2978" w:rsidRPr="000C70DE" w:rsidRDefault="00AB2978" w:rsidP="00F51E33">
            <w:pPr>
              <w:rPr>
                <w:rFonts w:ascii="Arial" w:hAnsi="Arial" w:cs="Arial"/>
                <w:sz w:val="22"/>
                <w:szCs w:val="22"/>
              </w:rPr>
            </w:pPr>
            <w:r w:rsidRPr="000C70DE">
              <w:rPr>
                <w:rFonts w:ascii="Arial" w:hAnsi="Arial" w:cs="Arial"/>
                <w:sz w:val="22"/>
                <w:szCs w:val="22"/>
              </w:rPr>
              <w:t>Draws together the argument linking evidence</w:t>
            </w:r>
          </w:p>
        </w:tc>
        <w:tc>
          <w:tcPr>
            <w:tcW w:w="1298" w:type="dxa"/>
            <w:gridSpan w:val="2"/>
          </w:tcPr>
          <w:p w14:paraId="2A9894E1"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3</w:t>
            </w:r>
          </w:p>
        </w:tc>
      </w:tr>
      <w:tr w:rsidR="00AB2978" w:rsidRPr="00A5116B" w14:paraId="4944476F" w14:textId="77777777" w:rsidTr="00F51E33">
        <w:trPr>
          <w:trHeight w:val="252"/>
        </w:trPr>
        <w:tc>
          <w:tcPr>
            <w:tcW w:w="8301" w:type="dxa"/>
            <w:vAlign w:val="center"/>
          </w:tcPr>
          <w:p w14:paraId="64FA9F16" w14:textId="77777777" w:rsidR="00AB2978" w:rsidRPr="000C70DE" w:rsidRDefault="00AB2978" w:rsidP="00F51E33">
            <w:pPr>
              <w:rPr>
                <w:rFonts w:ascii="Arial" w:hAnsi="Arial" w:cs="Arial"/>
                <w:sz w:val="22"/>
                <w:szCs w:val="22"/>
              </w:rPr>
            </w:pPr>
            <w:r w:rsidRPr="000C70DE">
              <w:rPr>
                <w:rFonts w:ascii="Arial" w:hAnsi="Arial" w:cs="Arial"/>
                <w:sz w:val="22"/>
                <w:szCs w:val="22"/>
              </w:rPr>
              <w:t>Summarises the argument</w:t>
            </w:r>
          </w:p>
        </w:tc>
        <w:tc>
          <w:tcPr>
            <w:tcW w:w="1298" w:type="dxa"/>
            <w:gridSpan w:val="2"/>
          </w:tcPr>
          <w:p w14:paraId="7DB5F9FD"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2</w:t>
            </w:r>
          </w:p>
        </w:tc>
      </w:tr>
      <w:tr w:rsidR="00AB2978" w:rsidRPr="00A5116B" w14:paraId="4BCC28FC" w14:textId="77777777" w:rsidTr="00F51E33">
        <w:trPr>
          <w:trHeight w:val="252"/>
        </w:trPr>
        <w:tc>
          <w:tcPr>
            <w:tcW w:w="8301" w:type="dxa"/>
            <w:vAlign w:val="center"/>
          </w:tcPr>
          <w:p w14:paraId="5B755626" w14:textId="77777777" w:rsidR="00AB2978" w:rsidRPr="000C70DE" w:rsidRDefault="00AB2978" w:rsidP="00F51E33">
            <w:pPr>
              <w:rPr>
                <w:rFonts w:ascii="Arial" w:hAnsi="Arial" w:cs="Arial"/>
                <w:sz w:val="22"/>
                <w:szCs w:val="22"/>
              </w:rPr>
            </w:pPr>
            <w:r w:rsidRPr="000C70DE">
              <w:rPr>
                <w:rFonts w:ascii="Arial" w:hAnsi="Arial" w:cs="Arial"/>
                <w:sz w:val="22"/>
                <w:szCs w:val="22"/>
              </w:rPr>
              <w:t>Makes general/superficial statements</w:t>
            </w:r>
          </w:p>
        </w:tc>
        <w:tc>
          <w:tcPr>
            <w:tcW w:w="1298" w:type="dxa"/>
            <w:gridSpan w:val="2"/>
          </w:tcPr>
          <w:p w14:paraId="3F76CE11" w14:textId="77777777" w:rsidR="00AB2978" w:rsidRPr="000C70DE" w:rsidRDefault="00AB2978" w:rsidP="00F51E33">
            <w:pPr>
              <w:jc w:val="center"/>
              <w:rPr>
                <w:rFonts w:ascii="Arial" w:hAnsi="Arial" w:cs="Arial"/>
                <w:sz w:val="22"/>
                <w:szCs w:val="22"/>
              </w:rPr>
            </w:pPr>
            <w:r w:rsidRPr="000C70DE">
              <w:rPr>
                <w:rFonts w:ascii="Arial" w:hAnsi="Arial" w:cs="Arial"/>
                <w:sz w:val="22"/>
                <w:szCs w:val="22"/>
              </w:rPr>
              <w:t>1</w:t>
            </w:r>
          </w:p>
        </w:tc>
      </w:tr>
      <w:tr w:rsidR="00AB2978" w:rsidRPr="00A5116B" w14:paraId="41A1F440" w14:textId="77777777" w:rsidTr="00F51E33">
        <w:trPr>
          <w:trHeight w:val="252"/>
        </w:trPr>
        <w:tc>
          <w:tcPr>
            <w:tcW w:w="8301" w:type="dxa"/>
            <w:vAlign w:val="center"/>
          </w:tcPr>
          <w:p w14:paraId="724D17F9" w14:textId="77777777" w:rsidR="00AB2978" w:rsidRPr="000C70DE" w:rsidRDefault="00AB2978" w:rsidP="00F51E33">
            <w:pPr>
              <w:jc w:val="right"/>
              <w:rPr>
                <w:rFonts w:ascii="Arial" w:hAnsi="Arial" w:cs="Arial"/>
                <w:b/>
                <w:sz w:val="22"/>
                <w:szCs w:val="22"/>
              </w:rPr>
            </w:pPr>
            <w:r w:rsidRPr="000C70DE">
              <w:rPr>
                <w:rFonts w:ascii="Arial" w:hAnsi="Arial" w:cs="Arial"/>
                <w:b/>
                <w:sz w:val="22"/>
                <w:szCs w:val="22"/>
              </w:rPr>
              <w:t>Subtotal</w:t>
            </w:r>
          </w:p>
        </w:tc>
        <w:tc>
          <w:tcPr>
            <w:tcW w:w="1298" w:type="dxa"/>
            <w:gridSpan w:val="2"/>
          </w:tcPr>
          <w:p w14:paraId="129D8FCA" w14:textId="77777777" w:rsidR="00AB2978" w:rsidRPr="000C70DE" w:rsidRDefault="00AB2978" w:rsidP="00F51E33">
            <w:pPr>
              <w:jc w:val="center"/>
              <w:rPr>
                <w:rFonts w:ascii="Arial" w:hAnsi="Arial" w:cs="Arial"/>
                <w:b/>
                <w:sz w:val="22"/>
                <w:szCs w:val="22"/>
              </w:rPr>
            </w:pPr>
            <w:r w:rsidRPr="000C70DE">
              <w:rPr>
                <w:rFonts w:ascii="Arial" w:hAnsi="Arial" w:cs="Arial"/>
                <w:b/>
                <w:sz w:val="22"/>
                <w:szCs w:val="22"/>
              </w:rPr>
              <w:t>3</w:t>
            </w:r>
          </w:p>
        </w:tc>
      </w:tr>
      <w:tr w:rsidR="00AB2978" w:rsidRPr="00A5116B" w14:paraId="4651CDAF" w14:textId="77777777" w:rsidTr="00F51E33">
        <w:trPr>
          <w:trHeight w:val="252"/>
        </w:trPr>
        <w:tc>
          <w:tcPr>
            <w:tcW w:w="8301" w:type="dxa"/>
            <w:vAlign w:val="center"/>
          </w:tcPr>
          <w:p w14:paraId="7D241A1B" w14:textId="77777777" w:rsidR="00AB2978" w:rsidRPr="000C70DE" w:rsidRDefault="00AB2978" w:rsidP="00F51E33">
            <w:pPr>
              <w:jc w:val="right"/>
              <w:rPr>
                <w:rFonts w:ascii="Arial" w:hAnsi="Arial" w:cs="Arial"/>
                <w:b/>
                <w:sz w:val="22"/>
                <w:szCs w:val="22"/>
              </w:rPr>
            </w:pPr>
            <w:r w:rsidRPr="000C70DE">
              <w:rPr>
                <w:rFonts w:ascii="Arial" w:hAnsi="Arial" w:cs="Arial"/>
                <w:b/>
                <w:sz w:val="22"/>
                <w:szCs w:val="22"/>
              </w:rPr>
              <w:t>Total</w:t>
            </w:r>
          </w:p>
        </w:tc>
        <w:tc>
          <w:tcPr>
            <w:tcW w:w="1298" w:type="dxa"/>
            <w:gridSpan w:val="2"/>
          </w:tcPr>
          <w:p w14:paraId="6D0A7C5C" w14:textId="77777777" w:rsidR="00AB2978" w:rsidRPr="000C70DE" w:rsidRDefault="00AB2978" w:rsidP="00F51E33">
            <w:pPr>
              <w:jc w:val="center"/>
              <w:rPr>
                <w:rFonts w:ascii="Arial" w:hAnsi="Arial" w:cs="Arial"/>
                <w:b/>
                <w:sz w:val="22"/>
                <w:szCs w:val="22"/>
              </w:rPr>
            </w:pPr>
            <w:r w:rsidRPr="000C70DE">
              <w:rPr>
                <w:rFonts w:ascii="Arial" w:hAnsi="Arial" w:cs="Arial"/>
                <w:b/>
                <w:sz w:val="22"/>
                <w:szCs w:val="22"/>
              </w:rPr>
              <w:t>25</w:t>
            </w:r>
          </w:p>
        </w:tc>
      </w:tr>
    </w:tbl>
    <w:p w14:paraId="7E4A2594" w14:textId="77777777" w:rsidR="00AB2978" w:rsidRDefault="00AB2978" w:rsidP="00F439A4">
      <w:pPr>
        <w:suppressAutoHyphens/>
        <w:jc w:val="both"/>
        <w:rPr>
          <w:rFonts w:ascii="Arial" w:hAnsi="Arial" w:cs="Arial"/>
          <w:bCs/>
          <w:sz w:val="22"/>
          <w:szCs w:val="22"/>
        </w:rPr>
      </w:pPr>
    </w:p>
    <w:p w14:paraId="30603F91" w14:textId="77777777" w:rsidR="00AB2978" w:rsidRDefault="00AB2978" w:rsidP="00B94513">
      <w:pPr>
        <w:suppressAutoHyphens/>
        <w:jc w:val="both"/>
        <w:rPr>
          <w:rFonts w:ascii="Arial" w:hAnsi="Arial" w:cs="Arial"/>
          <w:bCs/>
          <w:sz w:val="22"/>
          <w:szCs w:val="22"/>
        </w:rPr>
      </w:pPr>
    </w:p>
    <w:p w14:paraId="3B5EAE08" w14:textId="19086AAE" w:rsidR="004438CC" w:rsidRDefault="004438CC" w:rsidP="00B94513">
      <w:pPr>
        <w:pStyle w:val="NormalWeb"/>
        <w:spacing w:before="20" w:beforeAutospacing="0" w:after="20" w:afterAutospacing="0"/>
        <w:rPr>
          <w:rFonts w:ascii="Arial" w:eastAsia="Times New Roman" w:hAnsi="Arial" w:cs="Arial"/>
          <w:sz w:val="22"/>
          <w:szCs w:val="22"/>
        </w:rPr>
      </w:pPr>
    </w:p>
    <w:p w14:paraId="72F14ADB" w14:textId="2DD1B5DC" w:rsidR="00AB2978" w:rsidRDefault="00AB2978" w:rsidP="00B94513">
      <w:pPr>
        <w:pStyle w:val="NormalWeb"/>
        <w:spacing w:before="20" w:beforeAutospacing="0" w:after="20" w:afterAutospacing="0"/>
        <w:rPr>
          <w:rFonts w:ascii="Arial" w:eastAsia="Times New Roman" w:hAnsi="Arial" w:cs="Arial"/>
          <w:sz w:val="22"/>
          <w:szCs w:val="22"/>
        </w:rPr>
      </w:pPr>
    </w:p>
    <w:p w14:paraId="613A8DF7" w14:textId="1E651CCA" w:rsidR="00AB2978" w:rsidRDefault="00AB2978" w:rsidP="00B94513">
      <w:pPr>
        <w:pStyle w:val="NormalWeb"/>
        <w:spacing w:before="20" w:beforeAutospacing="0" w:after="20" w:afterAutospacing="0"/>
        <w:rPr>
          <w:rFonts w:ascii="Arial" w:eastAsia="Times New Roman" w:hAnsi="Arial" w:cs="Arial"/>
          <w:sz w:val="22"/>
          <w:szCs w:val="22"/>
        </w:rPr>
      </w:pPr>
    </w:p>
    <w:p w14:paraId="280E45FB" w14:textId="469F646E" w:rsidR="00AB2978" w:rsidRDefault="00AB2978" w:rsidP="00B94513">
      <w:pPr>
        <w:pStyle w:val="NormalWeb"/>
        <w:spacing w:before="20" w:beforeAutospacing="0" w:after="20" w:afterAutospacing="0"/>
        <w:rPr>
          <w:rFonts w:ascii="Arial" w:eastAsia="Times New Roman" w:hAnsi="Arial" w:cs="Arial"/>
          <w:sz w:val="22"/>
          <w:szCs w:val="22"/>
        </w:rPr>
      </w:pPr>
    </w:p>
    <w:p w14:paraId="6BDCBD47" w14:textId="0E564D86" w:rsidR="00AB2978" w:rsidRDefault="00AB2978" w:rsidP="00B94513">
      <w:pPr>
        <w:pStyle w:val="NormalWeb"/>
        <w:spacing w:before="20" w:beforeAutospacing="0" w:after="20" w:afterAutospacing="0"/>
        <w:rPr>
          <w:rFonts w:ascii="Arial" w:eastAsia="Times New Roman" w:hAnsi="Arial" w:cs="Arial"/>
          <w:sz w:val="22"/>
          <w:szCs w:val="22"/>
        </w:rPr>
      </w:pPr>
    </w:p>
    <w:p w14:paraId="1FE8C38E" w14:textId="3FA2E911" w:rsidR="00AB2978" w:rsidRDefault="00AB2978" w:rsidP="00B94513">
      <w:pPr>
        <w:pStyle w:val="NormalWeb"/>
        <w:spacing w:before="20" w:beforeAutospacing="0" w:after="20" w:afterAutospacing="0"/>
        <w:rPr>
          <w:rFonts w:ascii="Arial" w:eastAsia="Times New Roman" w:hAnsi="Arial" w:cs="Arial"/>
          <w:sz w:val="22"/>
          <w:szCs w:val="22"/>
        </w:rPr>
      </w:pPr>
    </w:p>
    <w:p w14:paraId="67D3F9C7" w14:textId="4A2247DF" w:rsidR="00AB2978" w:rsidRDefault="00AB2978" w:rsidP="00B94513">
      <w:pPr>
        <w:pStyle w:val="NormalWeb"/>
        <w:spacing w:before="20" w:beforeAutospacing="0" w:after="20" w:afterAutospacing="0"/>
        <w:rPr>
          <w:rFonts w:ascii="Arial" w:eastAsia="Times New Roman" w:hAnsi="Arial" w:cs="Arial"/>
          <w:sz w:val="22"/>
          <w:szCs w:val="22"/>
        </w:rPr>
      </w:pPr>
    </w:p>
    <w:p w14:paraId="202C042A" w14:textId="72F76C87" w:rsidR="00AB2978" w:rsidRDefault="00AB2978" w:rsidP="00B94513">
      <w:pPr>
        <w:pStyle w:val="NormalWeb"/>
        <w:spacing w:before="20" w:beforeAutospacing="0" w:after="20" w:afterAutospacing="0"/>
        <w:rPr>
          <w:rFonts w:ascii="Arial" w:eastAsia="Times New Roman" w:hAnsi="Arial" w:cs="Arial"/>
          <w:sz w:val="22"/>
          <w:szCs w:val="22"/>
        </w:rPr>
      </w:pPr>
    </w:p>
    <w:p w14:paraId="190B62A5" w14:textId="64D4011F" w:rsidR="00B94513" w:rsidRDefault="00B94513" w:rsidP="00B94513">
      <w:pPr>
        <w:pStyle w:val="NormalWeb"/>
        <w:spacing w:before="20" w:beforeAutospacing="0" w:after="20" w:afterAutospacing="0"/>
        <w:rPr>
          <w:rFonts w:ascii="Arial" w:eastAsia="Times New Roman" w:hAnsi="Arial" w:cs="Arial"/>
          <w:sz w:val="22"/>
          <w:szCs w:val="22"/>
        </w:rPr>
      </w:pPr>
    </w:p>
    <w:p w14:paraId="343BF068" w14:textId="7A82A011" w:rsidR="00B94513" w:rsidRDefault="00B94513" w:rsidP="00B94513">
      <w:pPr>
        <w:pStyle w:val="NormalWeb"/>
        <w:spacing w:before="20" w:beforeAutospacing="0" w:after="20" w:afterAutospacing="0"/>
        <w:rPr>
          <w:rFonts w:ascii="Arial" w:eastAsia="Times New Roman" w:hAnsi="Arial" w:cs="Arial"/>
          <w:sz w:val="22"/>
          <w:szCs w:val="22"/>
        </w:rPr>
      </w:pPr>
    </w:p>
    <w:p w14:paraId="5F4572EC" w14:textId="77777777" w:rsidR="00B94513" w:rsidRDefault="00B94513" w:rsidP="008472DB">
      <w:pPr>
        <w:tabs>
          <w:tab w:val="right" w:pos="9360"/>
        </w:tabs>
        <w:rPr>
          <w:rFonts w:ascii="Arial" w:hAnsi="Arial" w:cs="Arial"/>
          <w:b/>
          <w:sz w:val="22"/>
          <w:szCs w:val="22"/>
        </w:rPr>
      </w:pPr>
      <w:bookmarkStart w:id="99" w:name="OLE_LINK15"/>
      <w:bookmarkStart w:id="100" w:name="OLE_LINK16"/>
    </w:p>
    <w:p w14:paraId="5C76586F" w14:textId="3E83BF0F" w:rsidR="001A22D4" w:rsidRPr="00C34C62" w:rsidRDefault="001A22D4" w:rsidP="008472DB">
      <w:pPr>
        <w:tabs>
          <w:tab w:val="right" w:pos="9360"/>
        </w:tabs>
        <w:rPr>
          <w:rFonts w:ascii="Arial" w:hAnsi="Arial" w:cs="Arial"/>
          <w:b/>
          <w:sz w:val="22"/>
          <w:szCs w:val="22"/>
        </w:rPr>
      </w:pPr>
      <w:r w:rsidRPr="00C34C62">
        <w:rPr>
          <w:rFonts w:ascii="Arial" w:hAnsi="Arial" w:cs="Arial"/>
          <w:b/>
          <w:sz w:val="22"/>
          <w:szCs w:val="22"/>
        </w:rPr>
        <w:lastRenderedPageBreak/>
        <w:t>Q</w:t>
      </w:r>
      <w:r w:rsidR="00BB25FF" w:rsidRPr="00C34C62">
        <w:rPr>
          <w:rFonts w:ascii="Arial" w:hAnsi="Arial" w:cs="Arial"/>
          <w:b/>
          <w:sz w:val="22"/>
          <w:szCs w:val="22"/>
        </w:rPr>
        <w:t xml:space="preserve">uestion </w:t>
      </w:r>
      <w:r w:rsidR="000F2749" w:rsidRPr="00C34C62">
        <w:rPr>
          <w:rFonts w:ascii="Arial" w:hAnsi="Arial" w:cs="Arial"/>
          <w:b/>
          <w:sz w:val="22"/>
          <w:szCs w:val="22"/>
        </w:rPr>
        <w:t>7</w:t>
      </w:r>
      <w:r w:rsidR="008472DB" w:rsidRPr="00C34C62">
        <w:rPr>
          <w:rFonts w:ascii="Arial" w:hAnsi="Arial" w:cs="Arial"/>
          <w:b/>
          <w:sz w:val="22"/>
          <w:szCs w:val="22"/>
        </w:rPr>
        <w:tab/>
      </w:r>
      <w:r w:rsidRPr="00C34C62">
        <w:rPr>
          <w:rFonts w:ascii="Arial" w:hAnsi="Arial" w:cs="Arial"/>
          <w:b/>
          <w:sz w:val="22"/>
          <w:szCs w:val="22"/>
        </w:rPr>
        <w:t>(</w:t>
      </w:r>
      <w:r w:rsidR="00155F84" w:rsidRPr="00C34C62">
        <w:rPr>
          <w:rFonts w:ascii="Arial" w:hAnsi="Arial" w:cs="Arial"/>
          <w:b/>
          <w:sz w:val="22"/>
          <w:szCs w:val="22"/>
        </w:rPr>
        <w:t>25</w:t>
      </w:r>
      <w:r w:rsidRPr="00C34C62">
        <w:rPr>
          <w:rFonts w:ascii="Arial" w:hAnsi="Arial" w:cs="Arial"/>
          <w:b/>
          <w:sz w:val="22"/>
          <w:szCs w:val="22"/>
        </w:rPr>
        <w:t xml:space="preserve"> marks)</w:t>
      </w:r>
    </w:p>
    <w:p w14:paraId="432B8818" w14:textId="3F9ECCE2" w:rsidR="001A22D4" w:rsidRDefault="001A22D4" w:rsidP="001A22D4">
      <w:pPr>
        <w:tabs>
          <w:tab w:val="right" w:pos="9360"/>
        </w:tabs>
        <w:rPr>
          <w:rFonts w:ascii="Arial" w:hAnsi="Arial" w:cs="Arial"/>
          <w:sz w:val="22"/>
          <w:szCs w:val="22"/>
        </w:rPr>
      </w:pPr>
    </w:p>
    <w:p w14:paraId="186E872A" w14:textId="48E4724E" w:rsidR="005D4FA8" w:rsidRPr="006F2800" w:rsidRDefault="005D4FA8" w:rsidP="005D4FA8">
      <w:pPr>
        <w:tabs>
          <w:tab w:val="right" w:pos="9360"/>
        </w:tabs>
        <w:rPr>
          <w:rFonts w:ascii="Arial" w:hAnsi="Arial" w:cs="Arial"/>
          <w:sz w:val="22"/>
          <w:szCs w:val="22"/>
        </w:rPr>
      </w:pPr>
      <w:r w:rsidRPr="006F2800">
        <w:rPr>
          <w:rFonts w:ascii="Arial" w:hAnsi="Arial" w:cs="Arial"/>
          <w:sz w:val="22"/>
          <w:szCs w:val="22"/>
        </w:rPr>
        <w:t xml:space="preserve">‘Since Federation, informal constitutional change has occurred frequently and </w:t>
      </w:r>
      <w:r>
        <w:rPr>
          <w:rFonts w:ascii="Arial" w:hAnsi="Arial" w:cs="Arial"/>
          <w:sz w:val="22"/>
          <w:szCs w:val="22"/>
        </w:rPr>
        <w:t>has</w:t>
      </w:r>
      <w:r w:rsidRPr="006F2800">
        <w:rPr>
          <w:rFonts w:ascii="Arial" w:hAnsi="Arial" w:cs="Arial"/>
          <w:sz w:val="22"/>
          <w:szCs w:val="22"/>
        </w:rPr>
        <w:t xml:space="preserve"> therefore had the greate</w:t>
      </w:r>
      <w:ins w:id="101" w:author="Haylie Pepper" w:date="2022-06-08T17:39:00Z">
        <w:r w:rsidR="001E3582">
          <w:rPr>
            <w:rFonts w:ascii="Arial" w:hAnsi="Arial" w:cs="Arial"/>
            <w:sz w:val="22"/>
            <w:szCs w:val="22"/>
          </w:rPr>
          <w:t>r</w:t>
        </w:r>
      </w:ins>
      <w:del w:id="102" w:author="Haylie Pepper" w:date="2022-06-08T17:39:00Z">
        <w:r w:rsidRPr="006F2800" w:rsidDel="001E3582">
          <w:rPr>
            <w:rFonts w:ascii="Arial" w:hAnsi="Arial" w:cs="Arial"/>
            <w:sz w:val="22"/>
            <w:szCs w:val="22"/>
          </w:rPr>
          <w:delText>st</w:delText>
        </w:r>
      </w:del>
      <w:r w:rsidRPr="006F2800">
        <w:rPr>
          <w:rFonts w:ascii="Arial" w:hAnsi="Arial" w:cs="Arial"/>
          <w:sz w:val="22"/>
          <w:szCs w:val="22"/>
        </w:rPr>
        <w:t xml:space="preserve"> impact</w:t>
      </w:r>
      <w:r>
        <w:rPr>
          <w:rFonts w:ascii="Arial" w:hAnsi="Arial" w:cs="Arial"/>
          <w:sz w:val="22"/>
          <w:szCs w:val="22"/>
        </w:rPr>
        <w:t xml:space="preserve"> on Australia’s political and legal system’.</w:t>
      </w:r>
    </w:p>
    <w:p w14:paraId="0DACBA32" w14:textId="77777777" w:rsidR="00183D45" w:rsidRPr="0085603D" w:rsidRDefault="00183D45" w:rsidP="00D442B4">
      <w:pPr>
        <w:rPr>
          <w:rFonts w:ascii="Arial" w:hAnsi="Arial" w:cs="Arial"/>
          <w:color w:val="000000"/>
        </w:rPr>
      </w:pPr>
    </w:p>
    <w:p w14:paraId="47DC14AD" w14:textId="45F61C69" w:rsidR="00D442B4" w:rsidRPr="00D442B4" w:rsidRDefault="00D442B4" w:rsidP="00D442B4">
      <w:r w:rsidRPr="0085603D">
        <w:rPr>
          <w:rFonts w:ascii="Arial" w:hAnsi="Arial" w:cs="Arial"/>
          <w:color w:val="000000"/>
        </w:rPr>
        <w:t>Assess this claim with reference to formal and informal change to the Commonwealth Constitution.</w:t>
      </w:r>
      <w:r w:rsidRPr="00D442B4">
        <w:rPr>
          <w:rFonts w:ascii="Arial" w:hAnsi="Arial" w:cs="Arial"/>
          <w:color w:val="000000"/>
        </w:rPr>
        <w:t xml:space="preserve"> </w:t>
      </w:r>
    </w:p>
    <w:p w14:paraId="61121699" w14:textId="77777777" w:rsidR="00D442B4" w:rsidRPr="00D442B4" w:rsidRDefault="00D442B4" w:rsidP="00D442B4"/>
    <w:p w14:paraId="4A193C34" w14:textId="0CFF2C91" w:rsidR="00AB2978" w:rsidRDefault="00AB2978" w:rsidP="001A22D4">
      <w:pPr>
        <w:tabs>
          <w:tab w:val="right" w:pos="9360"/>
        </w:tabs>
        <w:rPr>
          <w:rFonts w:ascii="Arial" w:hAnsi="Arial" w:cs="Arial"/>
          <w:sz w:val="22"/>
          <w:szCs w:val="22"/>
        </w:rPr>
      </w:pPr>
    </w:p>
    <w:tbl>
      <w:tblPr>
        <w:tblStyle w:val="TableGrid"/>
        <w:tblW w:w="0" w:type="auto"/>
        <w:tblLook w:val="04A0" w:firstRow="1" w:lastRow="0" w:firstColumn="1" w:lastColumn="0" w:noHBand="0" w:noVBand="1"/>
      </w:tblPr>
      <w:tblGrid>
        <w:gridCol w:w="9304"/>
      </w:tblGrid>
      <w:tr w:rsidR="00E408E0" w:rsidRPr="00A5116B" w14:paraId="5A193062" w14:textId="77777777" w:rsidTr="00F51E33">
        <w:trPr>
          <w:trHeight w:val="1082"/>
        </w:trPr>
        <w:tc>
          <w:tcPr>
            <w:tcW w:w="9533" w:type="dxa"/>
          </w:tcPr>
          <w:p w14:paraId="4189E73E" w14:textId="77777777" w:rsidR="00E408E0" w:rsidRPr="00A5116B" w:rsidRDefault="00E408E0" w:rsidP="00F51E33">
            <w:pPr>
              <w:rPr>
                <w:rFonts w:ascii="Arial" w:hAnsi="Arial" w:cs="Arial"/>
                <w:b/>
                <w:sz w:val="22"/>
                <w:szCs w:val="22"/>
              </w:rPr>
            </w:pPr>
            <w:r w:rsidRPr="00A5116B">
              <w:rPr>
                <w:rFonts w:ascii="Arial" w:hAnsi="Arial" w:cs="Arial"/>
                <w:b/>
                <w:sz w:val="22"/>
                <w:szCs w:val="22"/>
              </w:rPr>
              <w:t>Relevant terms and parameters of discussion:</w:t>
            </w:r>
          </w:p>
          <w:p w14:paraId="62790878" w14:textId="63441A24" w:rsidR="00344EA5" w:rsidRDefault="007D7F55" w:rsidP="00344EA5">
            <w:pPr>
              <w:pStyle w:val="ListParagraph"/>
              <w:numPr>
                <w:ilvl w:val="0"/>
                <w:numId w:val="26"/>
              </w:numPr>
              <w:pBdr>
                <w:top w:val="nil"/>
                <w:left w:val="nil"/>
                <w:bottom w:val="nil"/>
                <w:right w:val="nil"/>
                <w:between w:val="nil"/>
                <w:bar w:val="nil"/>
              </w:pBdr>
              <w:contextualSpacing/>
              <w:rPr>
                <w:rFonts w:ascii="Arial" w:hAnsi="Arial" w:cs="Arial"/>
                <w:sz w:val="22"/>
                <w:szCs w:val="22"/>
              </w:rPr>
            </w:pPr>
            <w:r>
              <w:rPr>
                <w:rFonts w:ascii="Arial" w:hAnsi="Arial" w:cs="Arial"/>
                <w:sz w:val="22"/>
                <w:szCs w:val="22"/>
              </w:rPr>
              <w:t>Informal constitution</w:t>
            </w:r>
            <w:r w:rsidR="001817F4">
              <w:rPr>
                <w:rFonts w:ascii="Arial" w:hAnsi="Arial" w:cs="Arial"/>
                <w:sz w:val="22"/>
                <w:szCs w:val="22"/>
              </w:rPr>
              <w:t xml:space="preserve">al changes affect the operation of the constitution rather than it’s wording. Informal changes occur through High Court interpretation, referrals of power by States under s51(xxxvii) and unchallenged legislation. </w:t>
            </w:r>
          </w:p>
          <w:p w14:paraId="602A61C0" w14:textId="51267299" w:rsidR="00C01C22" w:rsidRDefault="001817F4" w:rsidP="001817F4">
            <w:pPr>
              <w:pStyle w:val="ListParagraph"/>
              <w:numPr>
                <w:ilvl w:val="0"/>
                <w:numId w:val="26"/>
              </w:numPr>
              <w:pBdr>
                <w:top w:val="nil"/>
                <w:left w:val="nil"/>
                <w:bottom w:val="nil"/>
                <w:right w:val="nil"/>
                <w:between w:val="nil"/>
                <w:bar w:val="nil"/>
              </w:pBdr>
              <w:contextualSpacing/>
              <w:rPr>
                <w:rFonts w:ascii="Arial" w:hAnsi="Arial" w:cs="Arial"/>
                <w:sz w:val="22"/>
                <w:szCs w:val="22"/>
              </w:rPr>
            </w:pPr>
            <w:r>
              <w:rPr>
                <w:rFonts w:ascii="Arial" w:hAnsi="Arial" w:cs="Arial"/>
                <w:sz w:val="22"/>
                <w:szCs w:val="22"/>
              </w:rPr>
              <w:t xml:space="preserve">Formal constitutional change can only occur through the s128 </w:t>
            </w:r>
            <w:r w:rsidR="00E05691">
              <w:rPr>
                <w:rFonts w:ascii="Arial" w:hAnsi="Arial" w:cs="Arial"/>
                <w:sz w:val="22"/>
                <w:szCs w:val="22"/>
              </w:rPr>
              <w:t xml:space="preserve">the </w:t>
            </w:r>
            <w:r>
              <w:rPr>
                <w:rFonts w:ascii="Arial" w:hAnsi="Arial" w:cs="Arial"/>
                <w:sz w:val="22"/>
                <w:szCs w:val="22"/>
              </w:rPr>
              <w:t xml:space="preserve">referendum process </w:t>
            </w:r>
            <w:r w:rsidR="00E05691">
              <w:rPr>
                <w:rFonts w:ascii="Arial" w:hAnsi="Arial" w:cs="Arial"/>
                <w:sz w:val="22"/>
                <w:szCs w:val="22"/>
              </w:rPr>
              <w:t xml:space="preserve">that </w:t>
            </w:r>
            <w:r>
              <w:rPr>
                <w:rFonts w:ascii="Arial" w:hAnsi="Arial" w:cs="Arial"/>
                <w:sz w:val="22"/>
                <w:szCs w:val="22"/>
              </w:rPr>
              <w:t>changes the words of the constitution.</w:t>
            </w:r>
            <w:r w:rsidR="00183D45">
              <w:rPr>
                <w:rFonts w:ascii="Arial" w:hAnsi="Arial" w:cs="Arial"/>
                <w:sz w:val="22"/>
                <w:szCs w:val="22"/>
              </w:rPr>
              <w:t xml:space="preserve"> Under s128 a proposal to change the constitution must first be passed through both houses of </w:t>
            </w:r>
            <w:del w:id="103" w:author="Haylie Pepper" w:date="2022-06-08T17:40:00Z">
              <w:r w:rsidR="00183D45" w:rsidDel="0086621A">
                <w:rPr>
                  <w:rFonts w:ascii="Arial" w:hAnsi="Arial" w:cs="Arial"/>
                  <w:sz w:val="22"/>
                  <w:szCs w:val="22"/>
                </w:rPr>
                <w:delText>P</w:delText>
              </w:r>
            </w:del>
            <w:ins w:id="104" w:author="Haylie Pepper" w:date="2022-06-08T17:40:00Z">
              <w:r w:rsidR="0086621A">
                <w:rPr>
                  <w:rFonts w:ascii="Arial" w:hAnsi="Arial" w:cs="Arial"/>
                  <w:sz w:val="22"/>
                  <w:szCs w:val="22"/>
                </w:rPr>
                <w:t>p</w:t>
              </w:r>
            </w:ins>
            <w:r w:rsidR="00183D45">
              <w:rPr>
                <w:rFonts w:ascii="Arial" w:hAnsi="Arial" w:cs="Arial"/>
                <w:sz w:val="22"/>
                <w:szCs w:val="22"/>
              </w:rPr>
              <w:t xml:space="preserve">arliament, or the same house twice. The proposal </w:t>
            </w:r>
            <w:r w:rsidR="00E05691">
              <w:rPr>
                <w:rFonts w:ascii="Arial" w:hAnsi="Arial" w:cs="Arial"/>
                <w:sz w:val="22"/>
                <w:szCs w:val="22"/>
              </w:rPr>
              <w:t xml:space="preserve">is </w:t>
            </w:r>
            <w:r w:rsidR="00183D45">
              <w:rPr>
                <w:rFonts w:ascii="Arial" w:hAnsi="Arial" w:cs="Arial"/>
                <w:sz w:val="22"/>
                <w:szCs w:val="22"/>
              </w:rPr>
              <w:t>then voted on by the Australia</w:t>
            </w:r>
            <w:r w:rsidR="00A238C4">
              <w:rPr>
                <w:rFonts w:ascii="Arial" w:hAnsi="Arial" w:cs="Arial"/>
                <w:sz w:val="22"/>
                <w:szCs w:val="22"/>
              </w:rPr>
              <w:t>n</w:t>
            </w:r>
            <w:r w:rsidR="00183D45">
              <w:rPr>
                <w:rFonts w:ascii="Arial" w:hAnsi="Arial" w:cs="Arial"/>
                <w:sz w:val="22"/>
                <w:szCs w:val="22"/>
              </w:rPr>
              <w:t xml:space="preserve"> public</w:t>
            </w:r>
            <w:r w:rsidR="006736F2">
              <w:rPr>
                <w:rFonts w:ascii="Arial" w:hAnsi="Arial" w:cs="Arial"/>
                <w:sz w:val="22"/>
                <w:szCs w:val="22"/>
              </w:rPr>
              <w:t xml:space="preserve">. The vote </w:t>
            </w:r>
            <w:r w:rsidR="00E05691">
              <w:rPr>
                <w:rFonts w:ascii="Arial" w:hAnsi="Arial" w:cs="Arial"/>
                <w:sz w:val="22"/>
                <w:szCs w:val="22"/>
              </w:rPr>
              <w:t xml:space="preserve">will </w:t>
            </w:r>
            <w:r w:rsidR="00183D45">
              <w:rPr>
                <w:rFonts w:ascii="Arial" w:hAnsi="Arial" w:cs="Arial"/>
                <w:sz w:val="22"/>
                <w:szCs w:val="22"/>
              </w:rPr>
              <w:t xml:space="preserve">only succeed if it achieves a </w:t>
            </w:r>
            <w:r w:rsidR="00E05691">
              <w:rPr>
                <w:rFonts w:ascii="Arial" w:hAnsi="Arial" w:cs="Arial"/>
                <w:sz w:val="22"/>
                <w:szCs w:val="22"/>
              </w:rPr>
              <w:t>‘</w:t>
            </w:r>
            <w:r w:rsidR="00183D45">
              <w:rPr>
                <w:rFonts w:ascii="Arial" w:hAnsi="Arial" w:cs="Arial"/>
                <w:sz w:val="22"/>
                <w:szCs w:val="22"/>
              </w:rPr>
              <w:t>double majority</w:t>
            </w:r>
            <w:r w:rsidR="00E05691">
              <w:rPr>
                <w:rFonts w:ascii="Arial" w:hAnsi="Arial" w:cs="Arial"/>
                <w:sz w:val="22"/>
                <w:szCs w:val="22"/>
              </w:rPr>
              <w:t>’</w:t>
            </w:r>
            <w:r w:rsidR="00183D45">
              <w:rPr>
                <w:rFonts w:ascii="Arial" w:hAnsi="Arial" w:cs="Arial"/>
                <w:sz w:val="22"/>
                <w:szCs w:val="22"/>
              </w:rPr>
              <w:t>, that is the major</w:t>
            </w:r>
            <w:r w:rsidR="00A238C4">
              <w:rPr>
                <w:rFonts w:ascii="Arial" w:hAnsi="Arial" w:cs="Arial"/>
                <w:sz w:val="22"/>
                <w:szCs w:val="22"/>
              </w:rPr>
              <w:t>ity</w:t>
            </w:r>
            <w:r w:rsidR="00183D45">
              <w:rPr>
                <w:rFonts w:ascii="Arial" w:hAnsi="Arial" w:cs="Arial"/>
                <w:sz w:val="22"/>
                <w:szCs w:val="22"/>
              </w:rPr>
              <w:t xml:space="preserve"> of </w:t>
            </w:r>
            <w:r w:rsidR="00E05691">
              <w:rPr>
                <w:rFonts w:ascii="Arial" w:hAnsi="Arial" w:cs="Arial"/>
                <w:sz w:val="22"/>
                <w:szCs w:val="22"/>
              </w:rPr>
              <w:t xml:space="preserve">the </w:t>
            </w:r>
            <w:del w:id="105" w:author="Haylie Pepper" w:date="2022-06-08T17:40:00Z">
              <w:r w:rsidR="00183D45" w:rsidDel="0086621A">
                <w:rPr>
                  <w:rFonts w:ascii="Arial" w:hAnsi="Arial" w:cs="Arial"/>
                  <w:sz w:val="22"/>
                  <w:szCs w:val="22"/>
                </w:rPr>
                <w:delText>S</w:delText>
              </w:r>
            </w:del>
            <w:ins w:id="106" w:author="Haylie Pepper" w:date="2022-06-08T17:40:00Z">
              <w:r w:rsidR="0086621A">
                <w:rPr>
                  <w:rFonts w:ascii="Arial" w:hAnsi="Arial" w:cs="Arial"/>
                  <w:sz w:val="22"/>
                  <w:szCs w:val="22"/>
                </w:rPr>
                <w:t>s</w:t>
              </w:r>
            </w:ins>
            <w:r w:rsidR="00183D45">
              <w:rPr>
                <w:rFonts w:ascii="Arial" w:hAnsi="Arial" w:cs="Arial"/>
                <w:sz w:val="22"/>
                <w:szCs w:val="22"/>
              </w:rPr>
              <w:t xml:space="preserve">tates and a majority of </w:t>
            </w:r>
            <w:r w:rsidR="00E05691">
              <w:rPr>
                <w:rFonts w:ascii="Arial" w:hAnsi="Arial" w:cs="Arial"/>
                <w:sz w:val="22"/>
                <w:szCs w:val="22"/>
              </w:rPr>
              <w:t xml:space="preserve">the national </w:t>
            </w:r>
            <w:r w:rsidR="00183D45">
              <w:rPr>
                <w:rFonts w:ascii="Arial" w:hAnsi="Arial" w:cs="Arial"/>
                <w:sz w:val="22"/>
                <w:szCs w:val="22"/>
              </w:rPr>
              <w:t>vote</w:t>
            </w:r>
            <w:r w:rsidR="00A238C4">
              <w:rPr>
                <w:rFonts w:ascii="Arial" w:hAnsi="Arial" w:cs="Arial"/>
                <w:sz w:val="22"/>
                <w:szCs w:val="22"/>
              </w:rPr>
              <w:t xml:space="preserve">. Only then will the </w:t>
            </w:r>
            <w:r w:rsidR="00C01F23">
              <w:rPr>
                <w:rFonts w:ascii="Arial" w:hAnsi="Arial" w:cs="Arial"/>
                <w:sz w:val="22"/>
                <w:szCs w:val="22"/>
              </w:rPr>
              <w:t>proposal</w:t>
            </w:r>
            <w:r w:rsidR="00A238C4">
              <w:rPr>
                <w:rFonts w:ascii="Arial" w:hAnsi="Arial" w:cs="Arial"/>
                <w:sz w:val="22"/>
                <w:szCs w:val="22"/>
              </w:rPr>
              <w:t xml:space="preserve"> be given royal assent and the words of the constitution changed. </w:t>
            </w:r>
          </w:p>
          <w:p w14:paraId="6379FE2F" w14:textId="20907021" w:rsidR="006736F2" w:rsidRPr="001817F4" w:rsidRDefault="006736F2" w:rsidP="006736F2">
            <w:pPr>
              <w:pStyle w:val="ListParagraph"/>
              <w:pBdr>
                <w:top w:val="nil"/>
                <w:left w:val="nil"/>
                <w:bottom w:val="nil"/>
                <w:right w:val="nil"/>
                <w:between w:val="nil"/>
                <w:bar w:val="nil"/>
              </w:pBdr>
              <w:ind w:left="360"/>
              <w:contextualSpacing/>
              <w:rPr>
                <w:rFonts w:ascii="Arial" w:hAnsi="Arial" w:cs="Arial"/>
                <w:sz w:val="22"/>
                <w:szCs w:val="22"/>
              </w:rPr>
            </w:pPr>
          </w:p>
        </w:tc>
      </w:tr>
      <w:tr w:rsidR="00E408E0" w:rsidRPr="00A5116B" w14:paraId="1D28B5B6" w14:textId="77777777" w:rsidTr="00F51E33">
        <w:trPr>
          <w:trHeight w:val="2466"/>
        </w:trPr>
        <w:tc>
          <w:tcPr>
            <w:tcW w:w="9533" w:type="dxa"/>
          </w:tcPr>
          <w:p w14:paraId="1362123F" w14:textId="77777777" w:rsidR="00E408E0" w:rsidRPr="00D3283B" w:rsidRDefault="00E408E0" w:rsidP="00F51E33">
            <w:pPr>
              <w:rPr>
                <w:rFonts w:ascii="Arial" w:hAnsi="Arial" w:cs="Arial"/>
                <w:b/>
                <w:sz w:val="22"/>
                <w:szCs w:val="22"/>
              </w:rPr>
            </w:pPr>
            <w:r w:rsidRPr="00D3283B">
              <w:rPr>
                <w:rFonts w:ascii="Arial" w:hAnsi="Arial" w:cs="Arial"/>
                <w:b/>
                <w:sz w:val="22"/>
                <w:szCs w:val="22"/>
              </w:rPr>
              <w:t>Issues including pertinent examples could include:</w:t>
            </w:r>
          </w:p>
          <w:p w14:paraId="0221FF00" w14:textId="455A9212" w:rsidR="006E4992" w:rsidRPr="00D3283B" w:rsidRDefault="00A238C4" w:rsidP="00A238C4">
            <w:pPr>
              <w:pStyle w:val="ListParagraph"/>
              <w:numPr>
                <w:ilvl w:val="0"/>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b/>
                <w:sz w:val="22"/>
                <w:szCs w:val="22"/>
                <w:u w:color="000000"/>
              </w:rPr>
              <w:t>Formal constitutional change</w:t>
            </w:r>
            <w:r w:rsidRPr="00D3283B">
              <w:rPr>
                <w:rFonts w:ascii="Arial" w:eastAsia="Calibri" w:hAnsi="Arial" w:cs="Arial"/>
                <w:sz w:val="22"/>
                <w:szCs w:val="22"/>
                <w:u w:color="000000"/>
              </w:rPr>
              <w:t xml:space="preserve"> is </w:t>
            </w:r>
            <w:r w:rsidRPr="00D3283B">
              <w:rPr>
                <w:rFonts w:ascii="Arial" w:eastAsia="Calibri" w:hAnsi="Arial" w:cs="Arial"/>
                <w:b/>
                <w:sz w:val="22"/>
                <w:szCs w:val="22"/>
                <w:u w:color="000000"/>
              </w:rPr>
              <w:t>difficult</w:t>
            </w:r>
            <w:r w:rsidR="00C01F23" w:rsidRPr="00D3283B">
              <w:rPr>
                <w:rFonts w:ascii="Arial" w:eastAsia="Calibri" w:hAnsi="Arial" w:cs="Arial"/>
                <w:sz w:val="22"/>
                <w:szCs w:val="22"/>
                <w:u w:color="000000"/>
              </w:rPr>
              <w:t xml:space="preserve"> and the impact of successful referendums is limited by the mere fact that there has been so few of them.  </w:t>
            </w:r>
          </w:p>
          <w:p w14:paraId="0C908794" w14:textId="77777777" w:rsidR="00A238C4" w:rsidRPr="00D3283B" w:rsidRDefault="00A238C4" w:rsidP="00A238C4">
            <w:pPr>
              <w:pStyle w:val="ListParagraph"/>
              <w:numPr>
                <w:ilvl w:val="1"/>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There have been 44 referenda questions put to the Australian public on 19 occasions. Only 8 have succeeded. The last successful referendum occurred in 1977.</w:t>
            </w:r>
          </w:p>
          <w:p w14:paraId="41FA1DE9" w14:textId="7A13C1A6" w:rsidR="00A238C4" w:rsidRPr="00D3283B" w:rsidRDefault="00A238C4" w:rsidP="00A238C4">
            <w:pPr>
              <w:pStyle w:val="ListParagraph"/>
              <w:numPr>
                <w:ilvl w:val="1"/>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 xml:space="preserve">The </w:t>
            </w:r>
            <w:r w:rsidR="00E05691">
              <w:rPr>
                <w:rFonts w:ascii="Arial" w:eastAsia="Calibri" w:hAnsi="Arial" w:cs="Arial"/>
                <w:sz w:val="22"/>
                <w:szCs w:val="22"/>
                <w:u w:color="000000"/>
              </w:rPr>
              <w:t>‘d</w:t>
            </w:r>
            <w:r w:rsidRPr="00D3283B">
              <w:rPr>
                <w:rFonts w:ascii="Arial" w:eastAsia="Calibri" w:hAnsi="Arial" w:cs="Arial"/>
                <w:sz w:val="22"/>
                <w:szCs w:val="22"/>
                <w:u w:color="000000"/>
              </w:rPr>
              <w:t xml:space="preserve">ouble </w:t>
            </w:r>
            <w:r w:rsidR="00E05691">
              <w:rPr>
                <w:rFonts w:ascii="Arial" w:eastAsia="Calibri" w:hAnsi="Arial" w:cs="Arial"/>
                <w:sz w:val="22"/>
                <w:szCs w:val="22"/>
                <w:u w:color="000000"/>
              </w:rPr>
              <w:t>m</w:t>
            </w:r>
            <w:r w:rsidRPr="00D3283B">
              <w:rPr>
                <w:rFonts w:ascii="Arial" w:eastAsia="Calibri" w:hAnsi="Arial" w:cs="Arial"/>
                <w:sz w:val="22"/>
                <w:szCs w:val="22"/>
                <w:u w:color="000000"/>
              </w:rPr>
              <w:t>ajority</w:t>
            </w:r>
            <w:r w:rsidR="00E05691">
              <w:rPr>
                <w:rFonts w:ascii="Arial" w:eastAsia="Calibri" w:hAnsi="Arial" w:cs="Arial"/>
                <w:sz w:val="22"/>
                <w:szCs w:val="22"/>
                <w:u w:color="000000"/>
              </w:rPr>
              <w:t>’</w:t>
            </w:r>
            <w:r w:rsidRPr="00D3283B">
              <w:rPr>
                <w:rFonts w:ascii="Arial" w:eastAsia="Calibri" w:hAnsi="Arial" w:cs="Arial"/>
                <w:sz w:val="22"/>
                <w:szCs w:val="22"/>
                <w:u w:color="000000"/>
              </w:rPr>
              <w:t xml:space="preserve"> requirement of s128 has proven to be a ‘labour of Hercules’ as stated by PM Menzies.</w:t>
            </w:r>
            <w:r w:rsidR="005E1419" w:rsidRPr="00D3283B">
              <w:rPr>
                <w:rFonts w:ascii="Arial" w:eastAsia="Calibri" w:hAnsi="Arial" w:cs="Arial"/>
                <w:sz w:val="22"/>
                <w:szCs w:val="22"/>
                <w:u w:color="000000"/>
              </w:rPr>
              <w:t xml:space="preserve"> The 1951 double dissolution election resulted in Menzies gaining control of both houses of </w:t>
            </w:r>
            <w:del w:id="107" w:author="Haylie Pepper" w:date="2022-06-08T17:40:00Z">
              <w:r w:rsidR="005E1419" w:rsidRPr="00D3283B" w:rsidDel="0086621A">
                <w:rPr>
                  <w:rFonts w:ascii="Arial" w:eastAsia="Calibri" w:hAnsi="Arial" w:cs="Arial"/>
                  <w:sz w:val="22"/>
                  <w:szCs w:val="22"/>
                  <w:u w:color="000000"/>
                </w:rPr>
                <w:delText>P</w:delText>
              </w:r>
            </w:del>
            <w:ins w:id="108" w:author="Haylie Pepper" w:date="2022-06-08T17:40:00Z">
              <w:r w:rsidR="0086621A">
                <w:rPr>
                  <w:rFonts w:ascii="Arial" w:eastAsia="Calibri" w:hAnsi="Arial" w:cs="Arial"/>
                  <w:sz w:val="22"/>
                  <w:szCs w:val="22"/>
                  <w:u w:color="000000"/>
                </w:rPr>
                <w:t>p</w:t>
              </w:r>
            </w:ins>
            <w:r w:rsidR="005E1419" w:rsidRPr="00D3283B">
              <w:rPr>
                <w:rFonts w:ascii="Arial" w:eastAsia="Calibri" w:hAnsi="Arial" w:cs="Arial"/>
                <w:sz w:val="22"/>
                <w:szCs w:val="22"/>
                <w:u w:color="000000"/>
              </w:rPr>
              <w:t xml:space="preserve">arliament, but even with this level of support his 1951 </w:t>
            </w:r>
            <w:r w:rsidR="00C01F23" w:rsidRPr="00D3283B">
              <w:rPr>
                <w:rFonts w:ascii="Arial" w:eastAsia="Calibri" w:hAnsi="Arial" w:cs="Arial"/>
                <w:sz w:val="22"/>
                <w:szCs w:val="22"/>
                <w:u w:color="000000"/>
              </w:rPr>
              <w:t>referendum</w:t>
            </w:r>
            <w:r w:rsidR="005E1419" w:rsidRPr="00D3283B">
              <w:rPr>
                <w:rFonts w:ascii="Arial" w:eastAsia="Calibri" w:hAnsi="Arial" w:cs="Arial"/>
                <w:sz w:val="22"/>
                <w:szCs w:val="22"/>
                <w:u w:color="000000"/>
              </w:rPr>
              <w:t xml:space="preserve"> to ban the Australian Communist Party failed to gain either a majority of votes (49.44% </w:t>
            </w:r>
            <w:r w:rsidR="00E05691">
              <w:rPr>
                <w:rFonts w:ascii="Arial" w:eastAsia="Calibri" w:hAnsi="Arial" w:cs="Arial"/>
                <w:sz w:val="22"/>
                <w:szCs w:val="22"/>
                <w:u w:color="000000"/>
              </w:rPr>
              <w:t xml:space="preserve">- </w:t>
            </w:r>
            <w:r w:rsidR="005E1419" w:rsidRPr="00D3283B">
              <w:rPr>
                <w:rFonts w:ascii="Arial" w:eastAsia="Calibri" w:hAnsi="Arial" w:cs="Arial"/>
                <w:sz w:val="22"/>
                <w:szCs w:val="22"/>
                <w:u w:color="000000"/>
              </w:rPr>
              <w:t xml:space="preserve">yes) or a majority of </w:t>
            </w:r>
            <w:ins w:id="109" w:author="Haylie Pepper" w:date="2022-06-08T17:40:00Z">
              <w:r w:rsidR="0086621A">
                <w:rPr>
                  <w:rFonts w:ascii="Arial" w:eastAsia="Calibri" w:hAnsi="Arial" w:cs="Arial"/>
                  <w:sz w:val="22"/>
                  <w:szCs w:val="22"/>
                  <w:u w:color="000000"/>
                </w:rPr>
                <w:t>s</w:t>
              </w:r>
            </w:ins>
            <w:del w:id="110" w:author="Haylie Pepper" w:date="2022-06-08T17:40:00Z">
              <w:r w:rsidR="005E1419" w:rsidRPr="00D3283B" w:rsidDel="0086621A">
                <w:rPr>
                  <w:rFonts w:ascii="Arial" w:eastAsia="Calibri" w:hAnsi="Arial" w:cs="Arial"/>
                  <w:sz w:val="22"/>
                  <w:szCs w:val="22"/>
                  <w:u w:color="000000"/>
                </w:rPr>
                <w:delText>S</w:delText>
              </w:r>
            </w:del>
            <w:r w:rsidR="005E1419" w:rsidRPr="00D3283B">
              <w:rPr>
                <w:rFonts w:ascii="Arial" w:eastAsia="Calibri" w:hAnsi="Arial" w:cs="Arial"/>
                <w:sz w:val="22"/>
                <w:szCs w:val="22"/>
                <w:u w:color="000000"/>
              </w:rPr>
              <w:t xml:space="preserve">tates (only WA, Qld and Tasmania </w:t>
            </w:r>
            <w:ins w:id="111" w:author="Haylie Pepper" w:date="2022-06-08T17:40:00Z">
              <w:r w:rsidR="0086621A">
                <w:rPr>
                  <w:rFonts w:ascii="Arial" w:eastAsia="Calibri" w:hAnsi="Arial" w:cs="Arial"/>
                  <w:sz w:val="22"/>
                  <w:szCs w:val="22"/>
                  <w:u w:color="000000"/>
                </w:rPr>
                <w:t>had a</w:t>
              </w:r>
            </w:ins>
            <w:del w:id="112" w:author="Haylie Pepper" w:date="2022-06-08T17:40:00Z">
              <w:r w:rsidR="005E1419" w:rsidRPr="00D3283B" w:rsidDel="0086621A">
                <w:rPr>
                  <w:rFonts w:ascii="Arial" w:eastAsia="Calibri" w:hAnsi="Arial" w:cs="Arial"/>
                  <w:sz w:val="22"/>
                  <w:szCs w:val="22"/>
                  <w:u w:color="000000"/>
                </w:rPr>
                <w:delText>voted</w:delText>
              </w:r>
            </w:del>
            <w:r w:rsidR="005E1419" w:rsidRPr="00D3283B">
              <w:rPr>
                <w:rFonts w:ascii="Arial" w:eastAsia="Calibri" w:hAnsi="Arial" w:cs="Arial"/>
                <w:sz w:val="22"/>
                <w:szCs w:val="22"/>
                <w:u w:color="000000"/>
              </w:rPr>
              <w:t xml:space="preserve"> </w:t>
            </w:r>
            <w:proofErr w:type="spellStart"/>
            <w:r w:rsidR="00E05691">
              <w:rPr>
                <w:rFonts w:ascii="Arial" w:eastAsia="Calibri" w:hAnsi="Arial" w:cs="Arial"/>
                <w:sz w:val="22"/>
                <w:szCs w:val="22"/>
                <w:u w:color="000000"/>
              </w:rPr>
              <w:t>a</w:t>
            </w:r>
            <w:proofErr w:type="spellEnd"/>
            <w:r w:rsidR="00E05691">
              <w:rPr>
                <w:rFonts w:ascii="Arial" w:eastAsia="Calibri" w:hAnsi="Arial" w:cs="Arial"/>
                <w:sz w:val="22"/>
                <w:szCs w:val="22"/>
                <w:u w:color="000000"/>
              </w:rPr>
              <w:t xml:space="preserve"> </w:t>
            </w:r>
            <w:r w:rsidR="005E1419" w:rsidRPr="00D3283B">
              <w:rPr>
                <w:rFonts w:ascii="Arial" w:eastAsia="Calibri" w:hAnsi="Arial" w:cs="Arial"/>
                <w:sz w:val="22"/>
                <w:szCs w:val="22"/>
                <w:u w:color="000000"/>
              </w:rPr>
              <w:t xml:space="preserve">majority in favour). </w:t>
            </w:r>
          </w:p>
          <w:p w14:paraId="1CFDF0FA" w14:textId="0940A43F" w:rsidR="00C01F23" w:rsidRPr="00D3283B" w:rsidRDefault="005E1419" w:rsidP="00C01F23">
            <w:pPr>
              <w:pStyle w:val="ListParagraph"/>
              <w:numPr>
                <w:ilvl w:val="1"/>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The difficulty in passing a referendum can be linked to conservativism by the Australian public. The 1999 republic referendum failed, not only because of division within the republicans on t</w:t>
            </w:r>
            <w:r w:rsidR="00C01F23" w:rsidRPr="00D3283B">
              <w:rPr>
                <w:rFonts w:ascii="Arial" w:eastAsia="Calibri" w:hAnsi="Arial" w:cs="Arial"/>
                <w:sz w:val="22"/>
                <w:szCs w:val="22"/>
                <w:u w:color="000000"/>
              </w:rPr>
              <w:t xml:space="preserve">he model of republic Australia should adopt, but because of a fear of unforeseeable consequences </w:t>
            </w:r>
            <w:r w:rsidR="00E05691">
              <w:rPr>
                <w:rFonts w:ascii="Arial" w:eastAsia="Calibri" w:hAnsi="Arial" w:cs="Arial"/>
                <w:sz w:val="22"/>
                <w:szCs w:val="22"/>
                <w:u w:color="000000"/>
              </w:rPr>
              <w:t>of the</w:t>
            </w:r>
            <w:r w:rsidR="00E05691" w:rsidRPr="00D3283B">
              <w:rPr>
                <w:rFonts w:ascii="Arial" w:eastAsia="Calibri" w:hAnsi="Arial" w:cs="Arial"/>
                <w:sz w:val="22"/>
                <w:szCs w:val="22"/>
                <w:u w:color="000000"/>
              </w:rPr>
              <w:t xml:space="preserve"> </w:t>
            </w:r>
            <w:r w:rsidR="00C01F23" w:rsidRPr="00D3283B">
              <w:rPr>
                <w:rFonts w:ascii="Arial" w:eastAsia="Calibri" w:hAnsi="Arial" w:cs="Arial"/>
                <w:sz w:val="22"/>
                <w:szCs w:val="22"/>
                <w:u w:color="000000"/>
              </w:rPr>
              <w:t>changes to the constitution</w:t>
            </w:r>
            <w:r w:rsidR="00E05691">
              <w:rPr>
                <w:rFonts w:ascii="Arial" w:eastAsia="Calibri" w:hAnsi="Arial" w:cs="Arial"/>
                <w:sz w:val="22"/>
                <w:szCs w:val="22"/>
                <w:u w:color="000000"/>
              </w:rPr>
              <w:t xml:space="preserve"> that would have to be made</w:t>
            </w:r>
            <w:r w:rsidR="00C01F23" w:rsidRPr="00D3283B">
              <w:rPr>
                <w:rFonts w:ascii="Arial" w:eastAsia="Calibri" w:hAnsi="Arial" w:cs="Arial"/>
                <w:sz w:val="22"/>
                <w:szCs w:val="22"/>
                <w:u w:color="000000"/>
              </w:rPr>
              <w:t xml:space="preserve">. The </w:t>
            </w:r>
            <w:r w:rsidR="00E05691">
              <w:rPr>
                <w:rFonts w:ascii="Arial" w:eastAsia="Calibri" w:hAnsi="Arial" w:cs="Arial"/>
                <w:sz w:val="22"/>
                <w:szCs w:val="22"/>
                <w:u w:color="000000"/>
              </w:rPr>
              <w:t>‘</w:t>
            </w:r>
            <w:r w:rsidR="00C01F23" w:rsidRPr="00D3283B">
              <w:rPr>
                <w:rFonts w:ascii="Arial" w:eastAsia="Calibri" w:hAnsi="Arial" w:cs="Arial"/>
                <w:sz w:val="22"/>
                <w:szCs w:val="22"/>
                <w:u w:color="000000"/>
              </w:rPr>
              <w:t>No</w:t>
            </w:r>
            <w:r w:rsidR="00E05691">
              <w:rPr>
                <w:rFonts w:ascii="Arial" w:eastAsia="Calibri" w:hAnsi="Arial" w:cs="Arial"/>
                <w:sz w:val="22"/>
                <w:szCs w:val="22"/>
                <w:u w:color="000000"/>
              </w:rPr>
              <w:t>’</w:t>
            </w:r>
            <w:r w:rsidR="00C01F23" w:rsidRPr="00D3283B">
              <w:rPr>
                <w:rFonts w:ascii="Arial" w:eastAsia="Calibri" w:hAnsi="Arial" w:cs="Arial"/>
                <w:sz w:val="22"/>
                <w:szCs w:val="22"/>
                <w:u w:color="000000"/>
              </w:rPr>
              <w:t xml:space="preserve"> campaign in the 1999 referendum campaigned that a ‘no vote is a safe vote’. </w:t>
            </w:r>
          </w:p>
          <w:p w14:paraId="7102C372" w14:textId="76541BAE" w:rsidR="00C01F23" w:rsidRPr="00D3283B" w:rsidRDefault="00C01F23" w:rsidP="00C01F23">
            <w:pPr>
              <w:pBdr>
                <w:top w:val="nil"/>
                <w:left w:val="nil"/>
                <w:bottom w:val="nil"/>
                <w:right w:val="nil"/>
                <w:between w:val="nil"/>
                <w:bar w:val="nil"/>
              </w:pBdr>
              <w:ind w:left="720"/>
              <w:contextualSpacing/>
              <w:rPr>
                <w:rFonts w:ascii="Arial" w:eastAsia="Calibri" w:hAnsi="Arial" w:cs="Arial"/>
                <w:sz w:val="22"/>
                <w:szCs w:val="22"/>
                <w:u w:color="000000"/>
              </w:rPr>
            </w:pPr>
          </w:p>
          <w:p w14:paraId="3E638D28" w14:textId="58FF5058" w:rsidR="00C01F23" w:rsidRPr="00D3283B" w:rsidRDefault="00C01F23" w:rsidP="00C01F23">
            <w:pPr>
              <w:pStyle w:val="ListParagraph"/>
              <w:numPr>
                <w:ilvl w:val="0"/>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 xml:space="preserve">The majority of successful referendums have resulted in only </w:t>
            </w:r>
            <w:r w:rsidRPr="00D3283B">
              <w:rPr>
                <w:rFonts w:ascii="Arial" w:eastAsia="Calibri" w:hAnsi="Arial" w:cs="Arial"/>
                <w:b/>
                <w:sz w:val="22"/>
                <w:szCs w:val="22"/>
                <w:u w:color="000000"/>
              </w:rPr>
              <w:t>minor technical changes</w:t>
            </w:r>
            <w:r w:rsidRPr="00D3283B">
              <w:rPr>
                <w:rFonts w:ascii="Arial" w:eastAsia="Calibri" w:hAnsi="Arial" w:cs="Arial"/>
                <w:sz w:val="22"/>
                <w:szCs w:val="22"/>
                <w:u w:color="000000"/>
              </w:rPr>
              <w:t xml:space="preserve"> to the constitution.</w:t>
            </w:r>
          </w:p>
          <w:p w14:paraId="50E425D0" w14:textId="643E5446" w:rsidR="005E1419" w:rsidRPr="00D3283B" w:rsidRDefault="00C01F23" w:rsidP="00C01F23">
            <w:pPr>
              <w:pStyle w:val="ListParagraph"/>
              <w:numPr>
                <w:ilvl w:val="1"/>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A distrust of federal politicians may also contribute to the difficulty in achieving a double majority. As the referendum process can only be initiated by the Commonwealth Parliament, people may distrust the motivation behind the change.</w:t>
            </w:r>
          </w:p>
          <w:p w14:paraId="63290253" w14:textId="77777777" w:rsidR="00C01F23" w:rsidRPr="00D3283B" w:rsidRDefault="00C01F23" w:rsidP="00C01F23">
            <w:pPr>
              <w:pStyle w:val="ListParagraph"/>
              <w:numPr>
                <w:ilvl w:val="1"/>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Minor technical changes to the constitution have been more likely to succeed:</w:t>
            </w:r>
          </w:p>
          <w:p w14:paraId="3C3F10F6" w14:textId="0FE9C375" w:rsidR="00C01F23" w:rsidRPr="00D3283B" w:rsidRDefault="00C01F23" w:rsidP="00C01F23">
            <w:pPr>
              <w:pStyle w:val="ListParagraph"/>
              <w:numPr>
                <w:ilvl w:val="2"/>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 xml:space="preserve">1906 Senate Election referendum moved the </w:t>
            </w:r>
            <w:r w:rsidR="00E05691">
              <w:rPr>
                <w:rFonts w:ascii="Arial" w:eastAsia="Calibri" w:hAnsi="Arial" w:cs="Arial"/>
                <w:sz w:val="22"/>
                <w:szCs w:val="22"/>
                <w:u w:color="000000"/>
              </w:rPr>
              <w:t>commencement</w:t>
            </w:r>
            <w:r w:rsidR="00E05691" w:rsidRPr="00D3283B">
              <w:rPr>
                <w:rFonts w:ascii="Arial" w:eastAsia="Calibri" w:hAnsi="Arial" w:cs="Arial"/>
                <w:sz w:val="22"/>
                <w:szCs w:val="22"/>
                <w:u w:color="000000"/>
              </w:rPr>
              <w:t xml:space="preserve"> </w:t>
            </w:r>
            <w:r w:rsidRPr="00D3283B">
              <w:rPr>
                <w:rFonts w:ascii="Arial" w:eastAsia="Calibri" w:hAnsi="Arial" w:cs="Arial"/>
                <w:sz w:val="22"/>
                <w:szCs w:val="22"/>
                <w:u w:color="000000"/>
              </w:rPr>
              <w:t xml:space="preserve">date of the Senate term to allow for simultaneous elections of </w:t>
            </w:r>
            <w:r w:rsidR="00E05691">
              <w:rPr>
                <w:rFonts w:ascii="Arial" w:eastAsia="Calibri" w:hAnsi="Arial" w:cs="Arial"/>
                <w:sz w:val="22"/>
                <w:szCs w:val="22"/>
                <w:u w:color="000000"/>
              </w:rPr>
              <w:t xml:space="preserve">the </w:t>
            </w:r>
            <w:r w:rsidRPr="00D3283B">
              <w:rPr>
                <w:rFonts w:ascii="Arial" w:eastAsia="Calibri" w:hAnsi="Arial" w:cs="Arial"/>
                <w:sz w:val="22"/>
                <w:szCs w:val="22"/>
                <w:u w:color="000000"/>
              </w:rPr>
              <w:t xml:space="preserve">two houses. </w:t>
            </w:r>
          </w:p>
          <w:p w14:paraId="1EEEFAC4" w14:textId="77777777" w:rsidR="00C01F23" w:rsidRPr="00D3283B" w:rsidRDefault="004B3956" w:rsidP="00C01F23">
            <w:pPr>
              <w:pStyle w:val="ListParagraph"/>
              <w:numPr>
                <w:ilvl w:val="2"/>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The three successful changes from the 1977 referendum can be seen as minor technical changes.</w:t>
            </w:r>
          </w:p>
          <w:p w14:paraId="4A287AEA" w14:textId="15FC0652" w:rsidR="004B3956" w:rsidRPr="00D3283B" w:rsidRDefault="004B3956" w:rsidP="004B3956">
            <w:pPr>
              <w:pStyle w:val="ListParagraph"/>
              <w:numPr>
                <w:ilvl w:val="3"/>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Casual Senate Vacancies – s15 was altered so that replaced Senators would be from the same political party as the departing Senator.</w:t>
            </w:r>
          </w:p>
          <w:p w14:paraId="63D6827D" w14:textId="768BDB6C" w:rsidR="004B3956" w:rsidRPr="00D3283B" w:rsidRDefault="004B3956" w:rsidP="004B3956">
            <w:pPr>
              <w:pStyle w:val="ListParagraph"/>
              <w:numPr>
                <w:ilvl w:val="3"/>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 xml:space="preserve">Retirement of Judges – s72 was altered to set the age of retirement for </w:t>
            </w:r>
            <w:r w:rsidR="004E0C84">
              <w:rPr>
                <w:rFonts w:ascii="Arial" w:eastAsia="Calibri" w:hAnsi="Arial" w:cs="Arial"/>
                <w:sz w:val="22"/>
                <w:szCs w:val="22"/>
                <w:u w:color="000000"/>
              </w:rPr>
              <w:t>HCA</w:t>
            </w:r>
            <w:r w:rsidRPr="00D3283B">
              <w:rPr>
                <w:rFonts w:ascii="Arial" w:eastAsia="Calibri" w:hAnsi="Arial" w:cs="Arial"/>
                <w:sz w:val="22"/>
                <w:szCs w:val="22"/>
                <w:u w:color="000000"/>
              </w:rPr>
              <w:t xml:space="preserve"> judges at 70</w:t>
            </w:r>
            <w:r w:rsidR="004E0C84">
              <w:rPr>
                <w:rFonts w:ascii="Arial" w:eastAsia="Calibri" w:hAnsi="Arial" w:cs="Arial"/>
                <w:sz w:val="22"/>
                <w:szCs w:val="22"/>
                <w:u w:color="000000"/>
              </w:rPr>
              <w:t xml:space="preserve"> years</w:t>
            </w:r>
            <w:r w:rsidRPr="00D3283B">
              <w:rPr>
                <w:rFonts w:ascii="Arial" w:eastAsia="Calibri" w:hAnsi="Arial" w:cs="Arial"/>
                <w:sz w:val="22"/>
                <w:szCs w:val="22"/>
                <w:u w:color="000000"/>
              </w:rPr>
              <w:t>.</w:t>
            </w:r>
          </w:p>
          <w:p w14:paraId="5A07500F" w14:textId="6E6DC03C" w:rsidR="004B3956" w:rsidRPr="00D3283B" w:rsidRDefault="004B3956" w:rsidP="004B3956">
            <w:pPr>
              <w:pStyle w:val="ListParagraph"/>
              <w:numPr>
                <w:ilvl w:val="3"/>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lastRenderedPageBreak/>
              <w:t>Territorial voters – s128 was altered so that Territorian votes would be counted as part of the national vote in future referendums.</w:t>
            </w:r>
          </w:p>
          <w:p w14:paraId="1D5373AC" w14:textId="1C7878AC" w:rsidR="004B3956" w:rsidRPr="00D3283B" w:rsidRDefault="004B3956" w:rsidP="004B3956">
            <w:pPr>
              <w:pStyle w:val="ListParagraph"/>
              <w:numPr>
                <w:ilvl w:val="1"/>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 xml:space="preserve">Amendments that are not seen as a power grab by the Commonwealth or </w:t>
            </w:r>
            <w:r w:rsidR="004E0C84">
              <w:rPr>
                <w:rFonts w:ascii="Arial" w:eastAsia="Calibri" w:hAnsi="Arial" w:cs="Arial"/>
                <w:sz w:val="22"/>
                <w:szCs w:val="22"/>
                <w:u w:color="000000"/>
              </w:rPr>
              <w:t xml:space="preserve">that </w:t>
            </w:r>
            <w:r w:rsidRPr="00D3283B">
              <w:rPr>
                <w:rFonts w:ascii="Arial" w:eastAsia="Calibri" w:hAnsi="Arial" w:cs="Arial"/>
                <w:sz w:val="22"/>
                <w:szCs w:val="22"/>
                <w:u w:color="000000"/>
              </w:rPr>
              <w:t xml:space="preserve">are seen as beneficial to the </w:t>
            </w:r>
            <w:ins w:id="113" w:author="Haylie Pepper" w:date="2022-06-08T17:40:00Z">
              <w:r w:rsidR="00CD74BF">
                <w:rPr>
                  <w:rFonts w:ascii="Arial" w:eastAsia="Calibri" w:hAnsi="Arial" w:cs="Arial"/>
                  <w:sz w:val="22"/>
                  <w:szCs w:val="22"/>
                  <w:u w:color="000000"/>
                </w:rPr>
                <w:t>s</w:t>
              </w:r>
            </w:ins>
            <w:del w:id="114" w:author="Haylie Pepper" w:date="2022-06-08T17:40:00Z">
              <w:r w:rsidRPr="00D3283B" w:rsidDel="00CD74BF">
                <w:rPr>
                  <w:rFonts w:ascii="Arial" w:eastAsia="Calibri" w:hAnsi="Arial" w:cs="Arial"/>
                  <w:sz w:val="22"/>
                  <w:szCs w:val="22"/>
                  <w:u w:color="000000"/>
                </w:rPr>
                <w:delText>S</w:delText>
              </w:r>
            </w:del>
            <w:r w:rsidRPr="00D3283B">
              <w:rPr>
                <w:rFonts w:ascii="Arial" w:eastAsia="Calibri" w:hAnsi="Arial" w:cs="Arial"/>
                <w:sz w:val="22"/>
                <w:szCs w:val="22"/>
                <w:u w:color="000000"/>
              </w:rPr>
              <w:t>tates have been more likely to pass:</w:t>
            </w:r>
          </w:p>
          <w:p w14:paraId="5372C966" w14:textId="6CF2FA08" w:rsidR="008C76E1" w:rsidRPr="00D3283B" w:rsidRDefault="004B3956" w:rsidP="008C76E1">
            <w:pPr>
              <w:pStyle w:val="ListParagraph"/>
              <w:numPr>
                <w:ilvl w:val="2"/>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 xml:space="preserve">The 1910 State Debts referendum allowed the Commonwealth to take over </w:t>
            </w:r>
            <w:del w:id="115" w:author="Haylie Pepper" w:date="2022-06-08T17:40:00Z">
              <w:r w:rsidRPr="00D3283B" w:rsidDel="00CD74BF">
                <w:rPr>
                  <w:rFonts w:ascii="Arial" w:eastAsia="Calibri" w:hAnsi="Arial" w:cs="Arial"/>
                  <w:sz w:val="22"/>
                  <w:szCs w:val="22"/>
                  <w:u w:color="000000"/>
                </w:rPr>
                <w:delText>S</w:delText>
              </w:r>
            </w:del>
            <w:ins w:id="116" w:author="Haylie Pepper" w:date="2022-06-08T17:40:00Z">
              <w:r w:rsidR="00CD74BF">
                <w:rPr>
                  <w:rFonts w:ascii="Arial" w:eastAsia="Calibri" w:hAnsi="Arial" w:cs="Arial"/>
                  <w:sz w:val="22"/>
                  <w:szCs w:val="22"/>
                  <w:u w:color="000000"/>
                </w:rPr>
                <w:t>s</w:t>
              </w:r>
            </w:ins>
            <w:r w:rsidRPr="00D3283B">
              <w:rPr>
                <w:rFonts w:ascii="Arial" w:eastAsia="Calibri" w:hAnsi="Arial" w:cs="Arial"/>
                <w:sz w:val="22"/>
                <w:szCs w:val="22"/>
                <w:u w:color="000000"/>
              </w:rPr>
              <w:t xml:space="preserve">tate </w:t>
            </w:r>
            <w:ins w:id="117" w:author="Haylie Pepper" w:date="2022-06-08T17:41:00Z">
              <w:r w:rsidR="00CD74BF">
                <w:rPr>
                  <w:rFonts w:ascii="Arial" w:eastAsia="Calibri" w:hAnsi="Arial" w:cs="Arial"/>
                  <w:sz w:val="22"/>
                  <w:szCs w:val="22"/>
                  <w:u w:color="000000"/>
                </w:rPr>
                <w:t>d</w:t>
              </w:r>
            </w:ins>
            <w:del w:id="118" w:author="Haylie Pepper" w:date="2022-06-08T17:41:00Z">
              <w:r w:rsidRPr="00D3283B" w:rsidDel="00CD74BF">
                <w:rPr>
                  <w:rFonts w:ascii="Arial" w:eastAsia="Calibri" w:hAnsi="Arial" w:cs="Arial"/>
                  <w:sz w:val="22"/>
                  <w:szCs w:val="22"/>
                  <w:u w:color="000000"/>
                </w:rPr>
                <w:delText>D</w:delText>
              </w:r>
            </w:del>
            <w:r w:rsidRPr="00D3283B">
              <w:rPr>
                <w:rFonts w:ascii="Arial" w:eastAsia="Calibri" w:hAnsi="Arial" w:cs="Arial"/>
                <w:sz w:val="22"/>
                <w:szCs w:val="22"/>
                <w:u w:color="000000"/>
              </w:rPr>
              <w:t>ebts.</w:t>
            </w:r>
          </w:p>
          <w:p w14:paraId="7BEAA8E9" w14:textId="77777777" w:rsidR="008C76E1" w:rsidRPr="00D3283B" w:rsidRDefault="008C76E1" w:rsidP="008C76E1">
            <w:pPr>
              <w:pBdr>
                <w:top w:val="nil"/>
                <w:left w:val="nil"/>
                <w:bottom w:val="nil"/>
                <w:right w:val="nil"/>
                <w:between w:val="nil"/>
                <w:bar w:val="nil"/>
              </w:pBdr>
              <w:ind w:left="1440"/>
              <w:contextualSpacing/>
              <w:rPr>
                <w:rFonts w:ascii="Arial" w:eastAsia="Calibri" w:hAnsi="Arial" w:cs="Arial"/>
                <w:sz w:val="22"/>
                <w:szCs w:val="22"/>
                <w:u w:color="000000"/>
              </w:rPr>
            </w:pPr>
          </w:p>
          <w:p w14:paraId="7835608F" w14:textId="2D7F3C38" w:rsidR="008C76E1" w:rsidRPr="00D3283B" w:rsidRDefault="008C76E1" w:rsidP="008C76E1">
            <w:pPr>
              <w:pStyle w:val="ListParagraph"/>
              <w:numPr>
                <w:ilvl w:val="0"/>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 xml:space="preserve">Nevertheless, </w:t>
            </w:r>
            <w:r w:rsidRPr="00D3283B">
              <w:rPr>
                <w:rFonts w:ascii="Arial" w:eastAsia="Calibri" w:hAnsi="Arial" w:cs="Arial"/>
                <w:b/>
                <w:sz w:val="22"/>
                <w:szCs w:val="22"/>
                <w:u w:color="000000"/>
              </w:rPr>
              <w:t>a few successful referendums have had a significant impact</w:t>
            </w:r>
            <w:r w:rsidRPr="00D3283B">
              <w:rPr>
                <w:rFonts w:ascii="Arial" w:eastAsia="Calibri" w:hAnsi="Arial" w:cs="Arial"/>
                <w:sz w:val="22"/>
                <w:szCs w:val="22"/>
                <w:u w:color="000000"/>
              </w:rPr>
              <w:t xml:space="preserve"> on </w:t>
            </w:r>
            <w:r w:rsidR="004E0C84">
              <w:rPr>
                <w:rFonts w:ascii="Arial" w:eastAsia="Calibri" w:hAnsi="Arial" w:cs="Arial"/>
                <w:sz w:val="22"/>
                <w:szCs w:val="22"/>
                <w:u w:color="000000"/>
              </w:rPr>
              <w:t>Australia’s</w:t>
            </w:r>
            <w:r w:rsidR="004E0C84" w:rsidRPr="00D3283B">
              <w:rPr>
                <w:rFonts w:ascii="Arial" w:eastAsia="Calibri" w:hAnsi="Arial" w:cs="Arial"/>
                <w:sz w:val="22"/>
                <w:szCs w:val="22"/>
                <w:u w:color="000000"/>
              </w:rPr>
              <w:t xml:space="preserve"> </w:t>
            </w:r>
            <w:r w:rsidRPr="00D3283B">
              <w:rPr>
                <w:rFonts w:ascii="Arial" w:eastAsia="Calibri" w:hAnsi="Arial" w:cs="Arial"/>
                <w:sz w:val="22"/>
                <w:szCs w:val="22"/>
                <w:u w:color="000000"/>
              </w:rPr>
              <w:t>political and legal system</w:t>
            </w:r>
            <w:r w:rsidR="004E0C84">
              <w:rPr>
                <w:rFonts w:ascii="Arial" w:eastAsia="Calibri" w:hAnsi="Arial" w:cs="Arial"/>
                <w:sz w:val="22"/>
                <w:szCs w:val="22"/>
                <w:u w:color="000000"/>
              </w:rPr>
              <w:t>.</w:t>
            </w:r>
          </w:p>
          <w:p w14:paraId="38BE0EB4" w14:textId="021B0251" w:rsidR="008C76E1" w:rsidRPr="00D3283B" w:rsidRDefault="004B3956" w:rsidP="008C76E1">
            <w:pPr>
              <w:pStyle w:val="ListParagraph"/>
              <w:numPr>
                <w:ilvl w:val="1"/>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The 1946 Social Services referendum added s51(</w:t>
            </w:r>
            <w:proofErr w:type="spellStart"/>
            <w:r w:rsidRPr="00D3283B">
              <w:rPr>
                <w:rFonts w:ascii="Arial" w:eastAsia="Calibri" w:hAnsi="Arial" w:cs="Arial"/>
                <w:sz w:val="22"/>
                <w:szCs w:val="22"/>
                <w:u w:color="000000"/>
              </w:rPr>
              <w:t>xxii</w:t>
            </w:r>
            <w:r w:rsidR="006A700B" w:rsidRPr="00D3283B">
              <w:rPr>
                <w:rFonts w:ascii="Arial" w:eastAsia="Calibri" w:hAnsi="Arial" w:cs="Arial"/>
                <w:sz w:val="22"/>
                <w:szCs w:val="22"/>
                <w:u w:color="000000"/>
              </w:rPr>
              <w:t>i</w:t>
            </w:r>
            <w:r w:rsidRPr="00D3283B">
              <w:rPr>
                <w:rFonts w:ascii="Arial" w:eastAsia="Calibri" w:hAnsi="Arial" w:cs="Arial"/>
                <w:sz w:val="22"/>
                <w:szCs w:val="22"/>
                <w:u w:color="000000"/>
              </w:rPr>
              <w:t>A</w:t>
            </w:r>
            <w:proofErr w:type="spellEnd"/>
            <w:r w:rsidRPr="00D3283B">
              <w:rPr>
                <w:rFonts w:ascii="Arial" w:eastAsia="Calibri" w:hAnsi="Arial" w:cs="Arial"/>
                <w:sz w:val="22"/>
                <w:szCs w:val="22"/>
                <w:u w:color="000000"/>
              </w:rPr>
              <w:t xml:space="preserve">) </w:t>
            </w:r>
            <w:r w:rsidR="004E0C84">
              <w:rPr>
                <w:rFonts w:ascii="Arial" w:eastAsia="Calibri" w:hAnsi="Arial" w:cs="Arial"/>
                <w:sz w:val="22"/>
                <w:szCs w:val="22"/>
                <w:u w:color="000000"/>
              </w:rPr>
              <w:t>that</w:t>
            </w:r>
            <w:r w:rsidR="004E0C84" w:rsidRPr="00D3283B">
              <w:rPr>
                <w:rFonts w:ascii="Arial" w:eastAsia="Calibri" w:hAnsi="Arial" w:cs="Arial"/>
                <w:sz w:val="22"/>
                <w:szCs w:val="22"/>
                <w:u w:color="000000"/>
              </w:rPr>
              <w:t xml:space="preserve"> </w:t>
            </w:r>
            <w:r w:rsidR="004E0C84">
              <w:rPr>
                <w:rFonts w:ascii="Arial" w:eastAsia="Calibri" w:hAnsi="Arial" w:cs="Arial"/>
                <w:sz w:val="22"/>
                <w:szCs w:val="22"/>
                <w:u w:color="000000"/>
              </w:rPr>
              <w:t>enabled</w:t>
            </w:r>
            <w:r w:rsidR="004E0C84" w:rsidRPr="00D3283B">
              <w:rPr>
                <w:rFonts w:ascii="Arial" w:eastAsia="Calibri" w:hAnsi="Arial" w:cs="Arial"/>
                <w:sz w:val="22"/>
                <w:szCs w:val="22"/>
                <w:u w:color="000000"/>
              </w:rPr>
              <w:t xml:space="preserve"> </w:t>
            </w:r>
            <w:r w:rsidRPr="00D3283B">
              <w:rPr>
                <w:rFonts w:ascii="Arial" w:eastAsia="Calibri" w:hAnsi="Arial" w:cs="Arial"/>
                <w:sz w:val="22"/>
                <w:szCs w:val="22"/>
                <w:u w:color="000000"/>
              </w:rPr>
              <w:t xml:space="preserve">the Commonwealth to make payments </w:t>
            </w:r>
            <w:r w:rsidR="008C76E1" w:rsidRPr="00D3283B">
              <w:rPr>
                <w:rFonts w:ascii="Arial" w:eastAsia="Calibri" w:hAnsi="Arial" w:cs="Arial"/>
                <w:sz w:val="22"/>
                <w:szCs w:val="22"/>
                <w:u w:color="000000"/>
              </w:rPr>
              <w:t>for maternity allowances, widows</w:t>
            </w:r>
            <w:r w:rsidR="004E0C84">
              <w:rPr>
                <w:rFonts w:ascii="Arial" w:eastAsia="Calibri" w:hAnsi="Arial" w:cs="Arial"/>
                <w:sz w:val="22"/>
                <w:szCs w:val="22"/>
                <w:u w:color="000000"/>
              </w:rPr>
              <w:t>’</w:t>
            </w:r>
            <w:r w:rsidR="008C76E1" w:rsidRPr="00D3283B">
              <w:rPr>
                <w:rFonts w:ascii="Arial" w:eastAsia="Calibri" w:hAnsi="Arial" w:cs="Arial"/>
                <w:sz w:val="22"/>
                <w:szCs w:val="22"/>
                <w:u w:color="000000"/>
              </w:rPr>
              <w:t xml:space="preserve"> pensions, child endowment, unemployment, pharmaceutical, sickness and hospital benefit, benefits to students and family allowances.</w:t>
            </w:r>
          </w:p>
          <w:p w14:paraId="5F3B8C84" w14:textId="77777777" w:rsidR="006A700B" w:rsidRPr="00D3283B" w:rsidRDefault="008C76E1" w:rsidP="00386220">
            <w:pPr>
              <w:pStyle w:val="ListParagraph"/>
              <w:numPr>
                <w:ilvl w:val="2"/>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 xml:space="preserve">This </w:t>
            </w:r>
            <w:r w:rsidR="006A700B" w:rsidRPr="00D3283B">
              <w:rPr>
                <w:rFonts w:ascii="Arial" w:eastAsia="Calibri" w:hAnsi="Arial" w:cs="Arial"/>
                <w:sz w:val="22"/>
                <w:szCs w:val="22"/>
                <w:u w:color="000000"/>
              </w:rPr>
              <w:t>referendum</w:t>
            </w:r>
            <w:r w:rsidRPr="00D3283B">
              <w:rPr>
                <w:rFonts w:ascii="Arial" w:eastAsia="Calibri" w:hAnsi="Arial" w:cs="Arial"/>
                <w:sz w:val="22"/>
                <w:szCs w:val="22"/>
                <w:u w:color="000000"/>
              </w:rPr>
              <w:t xml:space="preserve"> came about from the growth of the welfare st</w:t>
            </w:r>
            <w:r w:rsidR="006A700B" w:rsidRPr="00D3283B">
              <w:rPr>
                <w:rFonts w:ascii="Arial" w:eastAsia="Calibri" w:hAnsi="Arial" w:cs="Arial"/>
                <w:sz w:val="22"/>
                <w:szCs w:val="22"/>
                <w:u w:color="000000"/>
              </w:rPr>
              <w:t>ate in Australia after the Second World War. The Post war period saw an increased demand for a national welfare scheme for social and economic reconstruction.</w:t>
            </w:r>
          </w:p>
          <w:p w14:paraId="0F4EEA62" w14:textId="61347ED8" w:rsidR="008C76E1" w:rsidRPr="00D3283B" w:rsidRDefault="006A700B" w:rsidP="00386220">
            <w:pPr>
              <w:pStyle w:val="ListParagraph"/>
              <w:numPr>
                <w:ilvl w:val="2"/>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 xml:space="preserve">The government passed the </w:t>
            </w:r>
            <w:r w:rsidRPr="005D4FA8">
              <w:rPr>
                <w:rFonts w:ascii="Arial" w:eastAsia="Calibri" w:hAnsi="Arial" w:cs="Arial"/>
                <w:i/>
                <w:sz w:val="22"/>
                <w:szCs w:val="22"/>
                <w:u w:val="single"/>
              </w:rPr>
              <w:t>Pharmaceutical Benefits Act 1944 (Cth</w:t>
            </w:r>
            <w:r w:rsidRPr="00D3283B">
              <w:rPr>
                <w:rFonts w:ascii="Arial" w:eastAsia="Calibri" w:hAnsi="Arial" w:cs="Arial"/>
                <w:i/>
                <w:sz w:val="22"/>
                <w:szCs w:val="22"/>
                <w:u w:color="000000"/>
              </w:rPr>
              <w:t>)</w:t>
            </w:r>
            <w:r w:rsidRPr="00D3283B">
              <w:rPr>
                <w:rFonts w:ascii="Arial" w:eastAsia="Calibri" w:hAnsi="Arial" w:cs="Arial"/>
                <w:sz w:val="22"/>
                <w:szCs w:val="22"/>
                <w:u w:color="000000"/>
              </w:rPr>
              <w:t xml:space="preserve"> but this was invalidated by the </w:t>
            </w:r>
            <w:r w:rsidR="004E0C84">
              <w:rPr>
                <w:rFonts w:ascii="Arial" w:eastAsia="Calibri" w:hAnsi="Arial" w:cs="Arial"/>
                <w:sz w:val="22"/>
                <w:szCs w:val="22"/>
                <w:u w:color="000000"/>
              </w:rPr>
              <w:t>HCA</w:t>
            </w:r>
            <w:r w:rsidRPr="00D3283B">
              <w:rPr>
                <w:rFonts w:ascii="Arial" w:eastAsia="Calibri" w:hAnsi="Arial" w:cs="Arial"/>
                <w:sz w:val="22"/>
                <w:szCs w:val="22"/>
                <w:u w:color="000000"/>
              </w:rPr>
              <w:t xml:space="preserve"> in the </w:t>
            </w:r>
            <w:r w:rsidR="00386220" w:rsidRPr="00D3283B">
              <w:rPr>
                <w:rFonts w:ascii="Arial" w:eastAsia="Calibri" w:hAnsi="Arial" w:cs="Arial"/>
                <w:i/>
                <w:sz w:val="22"/>
                <w:szCs w:val="22"/>
                <w:u w:color="000000"/>
              </w:rPr>
              <w:t xml:space="preserve">First </w:t>
            </w:r>
            <w:r w:rsidRPr="00D3283B">
              <w:rPr>
                <w:rFonts w:ascii="Arial" w:eastAsia="Calibri" w:hAnsi="Arial" w:cs="Arial"/>
                <w:i/>
                <w:sz w:val="22"/>
                <w:szCs w:val="22"/>
                <w:u w:color="000000"/>
              </w:rPr>
              <w:t>Pharmaceuticals Benefit Case</w:t>
            </w:r>
            <w:r w:rsidRPr="00D3283B">
              <w:rPr>
                <w:rFonts w:ascii="Arial" w:eastAsia="Calibri" w:hAnsi="Arial" w:cs="Arial"/>
                <w:sz w:val="22"/>
                <w:szCs w:val="22"/>
                <w:u w:color="000000"/>
              </w:rPr>
              <w:t xml:space="preserve"> </w:t>
            </w:r>
            <w:r w:rsidR="00386220" w:rsidRPr="00D3283B">
              <w:rPr>
                <w:rFonts w:ascii="Arial" w:eastAsia="Calibri" w:hAnsi="Arial" w:cs="Arial"/>
                <w:sz w:val="22"/>
                <w:szCs w:val="22"/>
                <w:u w:color="000000"/>
              </w:rPr>
              <w:t xml:space="preserve">(1945) </w:t>
            </w:r>
            <w:r w:rsidRPr="00D3283B">
              <w:rPr>
                <w:rFonts w:ascii="Arial" w:eastAsia="Calibri" w:hAnsi="Arial" w:cs="Arial"/>
                <w:sz w:val="22"/>
                <w:szCs w:val="22"/>
                <w:u w:color="000000"/>
              </w:rPr>
              <w:t xml:space="preserve">for lacking the support of a specific head of power. Hence the need for the referendum. </w:t>
            </w:r>
          </w:p>
          <w:p w14:paraId="0C06639E" w14:textId="0FE62148" w:rsidR="006A700B" w:rsidRPr="00D3283B" w:rsidRDefault="006A700B" w:rsidP="00386220">
            <w:pPr>
              <w:pStyle w:val="ListParagraph"/>
              <w:numPr>
                <w:ilvl w:val="2"/>
                <w:numId w:val="26"/>
              </w:numPr>
              <w:pBdr>
                <w:top w:val="nil"/>
                <w:left w:val="nil"/>
                <w:bottom w:val="nil"/>
                <w:right w:val="nil"/>
                <w:between w:val="nil"/>
                <w:bar w:val="nil"/>
              </w:pBdr>
              <w:contextualSpacing/>
              <w:rPr>
                <w:rFonts w:ascii="Arial" w:eastAsia="Calibri" w:hAnsi="Arial" w:cs="Arial"/>
                <w:i/>
                <w:sz w:val="22"/>
                <w:szCs w:val="22"/>
                <w:u w:color="000000"/>
              </w:rPr>
            </w:pPr>
            <w:r w:rsidRPr="00D3283B">
              <w:rPr>
                <w:rFonts w:ascii="Arial" w:eastAsia="Calibri" w:hAnsi="Arial" w:cs="Arial"/>
                <w:sz w:val="22"/>
                <w:szCs w:val="22"/>
                <w:u w:color="000000"/>
              </w:rPr>
              <w:t xml:space="preserve">Section 51(xxiiiA) </w:t>
            </w:r>
            <w:r w:rsidR="008C76E1" w:rsidRPr="00D3283B">
              <w:rPr>
                <w:rFonts w:ascii="Arial" w:eastAsia="Calibri" w:hAnsi="Arial" w:cs="Arial"/>
                <w:sz w:val="22"/>
                <w:szCs w:val="22"/>
                <w:u w:color="000000"/>
              </w:rPr>
              <w:t>has greatly expanded the reach of the Commonwealth’s social security</w:t>
            </w:r>
            <w:r w:rsidRPr="00D3283B">
              <w:rPr>
                <w:rFonts w:ascii="Arial" w:eastAsia="Calibri" w:hAnsi="Arial" w:cs="Arial"/>
                <w:sz w:val="22"/>
                <w:szCs w:val="22"/>
                <w:u w:color="000000"/>
              </w:rPr>
              <w:t xml:space="preserve">. It allowed the Commonwealth to </w:t>
            </w:r>
            <w:r w:rsidR="00386220" w:rsidRPr="00D3283B">
              <w:rPr>
                <w:rFonts w:ascii="Arial" w:eastAsia="Calibri" w:hAnsi="Arial" w:cs="Arial"/>
                <w:sz w:val="22"/>
                <w:szCs w:val="22"/>
                <w:u w:color="000000"/>
              </w:rPr>
              <w:t>set up a</w:t>
            </w:r>
            <w:r w:rsidRPr="00D3283B">
              <w:rPr>
                <w:rFonts w:ascii="Arial" w:eastAsia="Calibri" w:hAnsi="Arial" w:cs="Arial"/>
                <w:sz w:val="22"/>
                <w:szCs w:val="22"/>
                <w:u w:color="000000"/>
              </w:rPr>
              <w:t xml:space="preserve"> pharmaceutical benefits </w:t>
            </w:r>
            <w:r w:rsidR="00386220" w:rsidRPr="00D3283B">
              <w:rPr>
                <w:rFonts w:ascii="Arial" w:eastAsia="Calibri" w:hAnsi="Arial" w:cs="Arial"/>
                <w:sz w:val="22"/>
                <w:szCs w:val="22"/>
                <w:u w:color="000000"/>
              </w:rPr>
              <w:t xml:space="preserve">scheme, introduce a national healthcare system (Medicare) and supported millions of Australians who have accessed social security payments that would otherwise not have been possible. </w:t>
            </w:r>
          </w:p>
          <w:p w14:paraId="0EF0AA55" w14:textId="35F2FEC3" w:rsidR="008C76E1" w:rsidRPr="00D3283B" w:rsidRDefault="00386220" w:rsidP="008C76E1">
            <w:pPr>
              <w:pStyle w:val="ListParagraph"/>
              <w:numPr>
                <w:ilvl w:val="1"/>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The 1967 Aboriginals referendum deleted part of s 51(xxvi) so as to allow the Commonwealth to make laws for Aboriginal people. The referendum also deleted s127 so as to allow aboriginals to be counted in the census.</w:t>
            </w:r>
          </w:p>
          <w:p w14:paraId="4207D559" w14:textId="23F14C04" w:rsidR="00386220" w:rsidRPr="00D3283B" w:rsidRDefault="00386220" w:rsidP="00386220">
            <w:pPr>
              <w:pStyle w:val="ListParagraph"/>
              <w:numPr>
                <w:ilvl w:val="2"/>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 xml:space="preserve">90.77% of voters and all States supported the referendum. This overwhelming support was a huge symbolic victory for the Aboriginal rights movement. </w:t>
            </w:r>
            <w:r w:rsidR="008C61D7" w:rsidRPr="00D3283B">
              <w:rPr>
                <w:rFonts w:ascii="Arial" w:eastAsia="Calibri" w:hAnsi="Arial" w:cs="Arial"/>
                <w:sz w:val="22"/>
                <w:szCs w:val="22"/>
                <w:u w:color="000000"/>
              </w:rPr>
              <w:t>It signalled a general shift in Australian governments towards reconciliation rather than assimilation.</w:t>
            </w:r>
          </w:p>
          <w:p w14:paraId="7AFDF48A" w14:textId="4FD106C5" w:rsidR="008C61D7" w:rsidRPr="00D3283B" w:rsidRDefault="008C61D7" w:rsidP="00386220">
            <w:pPr>
              <w:pStyle w:val="ListParagraph"/>
              <w:numPr>
                <w:ilvl w:val="2"/>
                <w:numId w:val="26"/>
              </w:numPr>
              <w:pBdr>
                <w:top w:val="nil"/>
                <w:left w:val="nil"/>
                <w:bottom w:val="nil"/>
                <w:right w:val="nil"/>
                <w:between w:val="nil"/>
                <w:bar w:val="nil"/>
              </w:pBdr>
              <w:contextualSpacing/>
              <w:rPr>
                <w:rFonts w:ascii="Arial" w:eastAsia="Calibri" w:hAnsi="Arial" w:cs="Arial"/>
                <w:sz w:val="22"/>
                <w:szCs w:val="22"/>
                <w:u w:color="000000"/>
              </w:rPr>
            </w:pPr>
            <w:r w:rsidRPr="00D3283B">
              <w:rPr>
                <w:rFonts w:ascii="Arial" w:eastAsia="Calibri" w:hAnsi="Arial" w:cs="Arial"/>
                <w:sz w:val="22"/>
                <w:szCs w:val="22"/>
                <w:u w:color="000000"/>
              </w:rPr>
              <w:t xml:space="preserve">However, the immediate impacts of the 1967 referendum did little to actually benefit Aboriginal people. Aboriginal people already had the vote (at a Commonwealth level through the </w:t>
            </w:r>
            <w:r w:rsidRPr="005D4FA8">
              <w:rPr>
                <w:rFonts w:ascii="Arial" w:eastAsia="Calibri" w:hAnsi="Arial" w:cs="Arial"/>
                <w:i/>
                <w:sz w:val="22"/>
                <w:szCs w:val="22"/>
                <w:u w:val="single"/>
              </w:rPr>
              <w:t>Commonwealth Electoral Act 1962</w:t>
            </w:r>
            <w:r w:rsidRPr="00D3283B">
              <w:rPr>
                <w:rFonts w:ascii="Arial" w:eastAsia="Calibri" w:hAnsi="Arial" w:cs="Arial"/>
                <w:sz w:val="22"/>
                <w:szCs w:val="22"/>
                <w:u w:color="000000"/>
              </w:rPr>
              <w:t xml:space="preserve">, and in all </w:t>
            </w:r>
            <w:ins w:id="119" w:author="Haylie Pepper" w:date="2022-06-08T17:41:00Z">
              <w:r w:rsidR="002D5F59">
                <w:rPr>
                  <w:rFonts w:ascii="Arial" w:eastAsia="Calibri" w:hAnsi="Arial" w:cs="Arial"/>
                  <w:sz w:val="22"/>
                  <w:szCs w:val="22"/>
                  <w:u w:color="000000"/>
                </w:rPr>
                <w:t>s</w:t>
              </w:r>
            </w:ins>
            <w:del w:id="120" w:author="Haylie Pepper" w:date="2022-06-08T17:41:00Z">
              <w:r w:rsidRPr="00D3283B" w:rsidDel="002D5F59">
                <w:rPr>
                  <w:rFonts w:ascii="Arial" w:eastAsia="Calibri" w:hAnsi="Arial" w:cs="Arial"/>
                  <w:sz w:val="22"/>
                  <w:szCs w:val="22"/>
                  <w:u w:color="000000"/>
                </w:rPr>
                <w:delText>S</w:delText>
              </w:r>
            </w:del>
            <w:r w:rsidRPr="00D3283B">
              <w:rPr>
                <w:rFonts w:ascii="Arial" w:eastAsia="Calibri" w:hAnsi="Arial" w:cs="Arial"/>
                <w:sz w:val="22"/>
                <w:szCs w:val="22"/>
                <w:u w:color="000000"/>
              </w:rPr>
              <w:t xml:space="preserve">tates and </w:t>
            </w:r>
            <w:ins w:id="121" w:author="Haylie Pepper" w:date="2022-06-08T17:41:00Z">
              <w:r w:rsidR="002D5F59">
                <w:rPr>
                  <w:rFonts w:ascii="Arial" w:eastAsia="Calibri" w:hAnsi="Arial" w:cs="Arial"/>
                  <w:sz w:val="22"/>
                  <w:szCs w:val="22"/>
                  <w:u w:color="000000"/>
                </w:rPr>
                <w:t>t</w:t>
              </w:r>
            </w:ins>
            <w:del w:id="122" w:author="Haylie Pepper" w:date="2022-06-08T17:41:00Z">
              <w:r w:rsidRPr="00D3283B" w:rsidDel="002D5F59">
                <w:rPr>
                  <w:rFonts w:ascii="Arial" w:eastAsia="Calibri" w:hAnsi="Arial" w:cs="Arial"/>
                  <w:sz w:val="22"/>
                  <w:szCs w:val="22"/>
                  <w:u w:color="000000"/>
                </w:rPr>
                <w:delText>T</w:delText>
              </w:r>
            </w:del>
            <w:r w:rsidRPr="00D3283B">
              <w:rPr>
                <w:rFonts w:ascii="Arial" w:eastAsia="Calibri" w:hAnsi="Arial" w:cs="Arial"/>
                <w:sz w:val="22"/>
                <w:szCs w:val="22"/>
                <w:u w:color="000000"/>
              </w:rPr>
              <w:t xml:space="preserve">erritories by 1965) and were already citizens under the </w:t>
            </w:r>
            <w:r w:rsidRPr="005D4FA8">
              <w:rPr>
                <w:rFonts w:ascii="Arial" w:eastAsia="Calibri" w:hAnsi="Arial" w:cs="Arial"/>
                <w:i/>
                <w:sz w:val="22"/>
                <w:szCs w:val="22"/>
                <w:u w:val="single"/>
              </w:rPr>
              <w:t>Nationality and Citizenship Act 1948</w:t>
            </w:r>
            <w:r w:rsidRPr="00D3283B">
              <w:rPr>
                <w:rFonts w:ascii="Arial" w:eastAsia="Calibri" w:hAnsi="Arial" w:cs="Arial"/>
                <w:sz w:val="22"/>
                <w:szCs w:val="22"/>
                <w:u w:color="000000"/>
              </w:rPr>
              <w:t xml:space="preserve">. At the time of the referendum, Aboriginal people </w:t>
            </w:r>
            <w:r w:rsidR="00A4066C" w:rsidRPr="00D3283B">
              <w:rPr>
                <w:rFonts w:ascii="Arial" w:eastAsia="Calibri" w:hAnsi="Arial" w:cs="Arial"/>
                <w:sz w:val="22"/>
                <w:szCs w:val="22"/>
                <w:u w:color="000000"/>
              </w:rPr>
              <w:t>in several jurisdiction</w:t>
            </w:r>
            <w:r w:rsidR="00DE69BC">
              <w:rPr>
                <w:rFonts w:ascii="Arial" w:eastAsia="Calibri" w:hAnsi="Arial" w:cs="Arial"/>
                <w:sz w:val="22"/>
                <w:szCs w:val="22"/>
                <w:u w:color="000000"/>
              </w:rPr>
              <w:t>s</w:t>
            </w:r>
            <w:r w:rsidRPr="00D3283B">
              <w:rPr>
                <w:rFonts w:ascii="Arial" w:eastAsia="Calibri" w:hAnsi="Arial" w:cs="Arial"/>
                <w:sz w:val="22"/>
                <w:szCs w:val="22"/>
                <w:u w:color="000000"/>
              </w:rPr>
              <w:t xml:space="preserve"> still lived ‘under the Act’; they were subject to discriminatory legislation</w:t>
            </w:r>
            <w:r w:rsidR="00A4066C" w:rsidRPr="00D3283B">
              <w:rPr>
                <w:rFonts w:ascii="Arial" w:eastAsia="Calibri" w:hAnsi="Arial" w:cs="Arial"/>
                <w:sz w:val="22"/>
                <w:szCs w:val="22"/>
                <w:u w:color="000000"/>
              </w:rPr>
              <w:t xml:space="preserve">. </w:t>
            </w:r>
            <w:r w:rsidR="00D4342D" w:rsidRPr="00D3283B">
              <w:rPr>
                <w:rFonts w:ascii="Arial" w:eastAsia="Calibri" w:hAnsi="Arial" w:cs="Arial"/>
                <w:sz w:val="22"/>
                <w:szCs w:val="22"/>
                <w:u w:color="000000"/>
              </w:rPr>
              <w:t xml:space="preserve">It was not until 1972 that Aboriginal Affairs was given its own department. Protections under the </w:t>
            </w:r>
            <w:r w:rsidR="00D4342D" w:rsidRPr="005D4FA8">
              <w:rPr>
                <w:rFonts w:ascii="Arial" w:eastAsia="Calibri" w:hAnsi="Arial" w:cs="Arial"/>
                <w:i/>
                <w:sz w:val="22"/>
                <w:szCs w:val="22"/>
                <w:u w:val="single"/>
              </w:rPr>
              <w:t xml:space="preserve">Racial Discrimination Act </w:t>
            </w:r>
            <w:r w:rsidR="00DE69BC">
              <w:rPr>
                <w:rFonts w:ascii="Arial" w:eastAsia="Calibri" w:hAnsi="Arial" w:cs="Arial"/>
                <w:i/>
                <w:sz w:val="22"/>
                <w:szCs w:val="22"/>
                <w:u w:val="single"/>
              </w:rPr>
              <w:t>(</w:t>
            </w:r>
            <w:r w:rsidR="00D4342D" w:rsidRPr="005D4FA8">
              <w:rPr>
                <w:rFonts w:ascii="Arial" w:eastAsia="Calibri" w:hAnsi="Arial" w:cs="Arial"/>
                <w:i/>
                <w:sz w:val="22"/>
                <w:szCs w:val="22"/>
                <w:u w:val="single"/>
              </w:rPr>
              <w:t>197</w:t>
            </w:r>
            <w:r w:rsidR="00B450CA" w:rsidRPr="005D4FA8">
              <w:rPr>
                <w:rFonts w:ascii="Arial" w:eastAsia="Calibri" w:hAnsi="Arial" w:cs="Arial"/>
                <w:i/>
                <w:sz w:val="22"/>
                <w:szCs w:val="22"/>
                <w:u w:val="single"/>
              </w:rPr>
              <w:t>5</w:t>
            </w:r>
            <w:r w:rsidR="00DE69BC">
              <w:rPr>
                <w:rFonts w:ascii="Arial" w:eastAsia="Calibri" w:hAnsi="Arial" w:cs="Arial"/>
                <w:i/>
                <w:sz w:val="22"/>
                <w:szCs w:val="22"/>
                <w:u w:val="single"/>
              </w:rPr>
              <w:t>)</w:t>
            </w:r>
            <w:r w:rsidR="00B450CA" w:rsidRPr="00D3283B">
              <w:rPr>
                <w:rFonts w:ascii="Arial" w:eastAsia="Calibri" w:hAnsi="Arial" w:cs="Arial"/>
                <w:sz w:val="22"/>
                <w:szCs w:val="22"/>
                <w:u w:color="000000"/>
              </w:rPr>
              <w:t xml:space="preserve"> were enacted as part of Australia’s implementation of its international obligations under CERD</w:t>
            </w:r>
            <w:ins w:id="123" w:author="Haylie Pepper" w:date="2022-06-08T17:42:00Z">
              <w:r w:rsidR="00E243F0">
                <w:rPr>
                  <w:rFonts w:ascii="Arial" w:eastAsia="Calibri" w:hAnsi="Arial" w:cs="Arial"/>
                  <w:sz w:val="22"/>
                  <w:szCs w:val="22"/>
                  <w:u w:color="000000"/>
                </w:rPr>
                <w:t>.</w:t>
              </w:r>
            </w:ins>
            <w:del w:id="124" w:author="Haylie Pepper" w:date="2022-06-08T17:42:00Z">
              <w:r w:rsidR="00B450CA" w:rsidRPr="00D3283B" w:rsidDel="00E243F0">
                <w:rPr>
                  <w:rFonts w:ascii="Arial" w:eastAsia="Calibri" w:hAnsi="Arial" w:cs="Arial"/>
                  <w:sz w:val="22"/>
                  <w:szCs w:val="22"/>
                  <w:u w:color="000000"/>
                </w:rPr>
                <w:delText xml:space="preserve"> and in any case were suspended by Parliament as part the Northern Territory Intervention. </w:delText>
              </w:r>
            </w:del>
          </w:p>
          <w:p w14:paraId="36FBFA36" w14:textId="61B2FD37" w:rsidR="00A02745" w:rsidRPr="00D3283B" w:rsidRDefault="00A02745" w:rsidP="00A02745">
            <w:pPr>
              <w:pBdr>
                <w:top w:val="nil"/>
                <w:left w:val="nil"/>
                <w:bottom w:val="nil"/>
                <w:right w:val="nil"/>
                <w:between w:val="nil"/>
                <w:bar w:val="nil"/>
              </w:pBdr>
              <w:contextualSpacing/>
              <w:rPr>
                <w:rFonts w:ascii="Arial" w:eastAsia="Calibri" w:hAnsi="Arial" w:cs="Arial"/>
                <w:sz w:val="22"/>
                <w:szCs w:val="22"/>
                <w:u w:color="000000"/>
              </w:rPr>
            </w:pPr>
          </w:p>
          <w:p w14:paraId="309429D5" w14:textId="460C69B0" w:rsidR="00A02745" w:rsidRPr="00D3283B" w:rsidRDefault="00A02745" w:rsidP="00A02745">
            <w:pPr>
              <w:pStyle w:val="ListParagraph"/>
              <w:numPr>
                <w:ilvl w:val="0"/>
                <w:numId w:val="41"/>
              </w:numPr>
              <w:tabs>
                <w:tab w:val="left" w:pos="720"/>
                <w:tab w:val="right" w:pos="9000"/>
              </w:tabs>
              <w:spacing w:before="120"/>
              <w:rPr>
                <w:rFonts w:ascii="Arial" w:hAnsi="Arial" w:cs="Arial"/>
                <w:b/>
                <w:sz w:val="22"/>
                <w:szCs w:val="22"/>
              </w:rPr>
            </w:pPr>
            <w:r w:rsidRPr="00D3283B">
              <w:rPr>
                <w:rFonts w:ascii="Arial" w:hAnsi="Arial" w:cs="Arial"/>
                <w:b/>
                <w:sz w:val="22"/>
                <w:szCs w:val="22"/>
              </w:rPr>
              <w:t xml:space="preserve">High Court Interpretation of the Constitution </w:t>
            </w:r>
            <w:r w:rsidRPr="00D3283B">
              <w:rPr>
                <w:rFonts w:ascii="Arial" w:hAnsi="Arial" w:cs="Arial"/>
                <w:sz w:val="22"/>
                <w:szCs w:val="22"/>
              </w:rPr>
              <w:t xml:space="preserve">has had a significant impact in a range of ways on Australia’s political and </w:t>
            </w:r>
            <w:r w:rsidR="00DE69BC">
              <w:rPr>
                <w:rFonts w:ascii="Arial" w:hAnsi="Arial" w:cs="Arial"/>
                <w:sz w:val="22"/>
                <w:szCs w:val="22"/>
              </w:rPr>
              <w:t xml:space="preserve">legal </w:t>
            </w:r>
            <w:r w:rsidRPr="00D3283B">
              <w:rPr>
                <w:rFonts w:ascii="Arial" w:hAnsi="Arial" w:cs="Arial"/>
                <w:sz w:val="22"/>
                <w:szCs w:val="22"/>
              </w:rPr>
              <w:t>system.</w:t>
            </w:r>
          </w:p>
          <w:p w14:paraId="4B5493C0" w14:textId="5BF1C8CB" w:rsidR="00A02745" w:rsidRPr="00D3283B" w:rsidRDefault="00A02745" w:rsidP="00A02745">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 xml:space="preserve">The </w:t>
            </w:r>
            <w:r w:rsidR="00DE69BC">
              <w:rPr>
                <w:rFonts w:ascii="Arial" w:hAnsi="Arial" w:cs="Arial"/>
                <w:sz w:val="22"/>
                <w:szCs w:val="22"/>
              </w:rPr>
              <w:t>HCA</w:t>
            </w:r>
            <w:r w:rsidRPr="00D3283B">
              <w:rPr>
                <w:rFonts w:ascii="Arial" w:hAnsi="Arial" w:cs="Arial"/>
                <w:sz w:val="22"/>
                <w:szCs w:val="22"/>
              </w:rPr>
              <w:t xml:space="preserve"> has jurisdiction to interpret the Constitution through its additional original jurisdiction s76 and s30 of the </w:t>
            </w:r>
            <w:r w:rsidRPr="005D4FA8">
              <w:rPr>
                <w:rFonts w:ascii="Arial" w:hAnsi="Arial" w:cs="Arial"/>
                <w:i/>
                <w:sz w:val="22"/>
                <w:szCs w:val="22"/>
                <w:u w:val="single"/>
              </w:rPr>
              <w:t>Judiciary Act 1903</w:t>
            </w:r>
            <w:r w:rsidRPr="005D4FA8">
              <w:rPr>
                <w:rFonts w:ascii="Arial" w:hAnsi="Arial" w:cs="Arial"/>
                <w:sz w:val="22"/>
                <w:szCs w:val="22"/>
                <w:u w:val="single"/>
              </w:rPr>
              <w:t xml:space="preserve"> (Cth).</w:t>
            </w:r>
            <w:r w:rsidRPr="00D3283B">
              <w:rPr>
                <w:rFonts w:ascii="Arial" w:hAnsi="Arial" w:cs="Arial"/>
                <w:sz w:val="22"/>
                <w:szCs w:val="22"/>
              </w:rPr>
              <w:t xml:space="preserve"> </w:t>
            </w:r>
          </w:p>
          <w:p w14:paraId="3F15A5A6" w14:textId="65B0F0BB" w:rsidR="00A02745" w:rsidRPr="00D3283B" w:rsidRDefault="00A02745" w:rsidP="00A02745">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 xml:space="preserve">The </w:t>
            </w:r>
            <w:r w:rsidR="00DE69BC">
              <w:rPr>
                <w:rFonts w:ascii="Arial" w:hAnsi="Arial" w:cs="Arial"/>
                <w:sz w:val="22"/>
                <w:szCs w:val="22"/>
              </w:rPr>
              <w:t>HCA</w:t>
            </w:r>
            <w:r w:rsidRPr="00D3283B">
              <w:rPr>
                <w:rFonts w:ascii="Arial" w:hAnsi="Arial" w:cs="Arial"/>
                <w:sz w:val="22"/>
                <w:szCs w:val="22"/>
              </w:rPr>
              <w:t xml:space="preserve"> has modernised the Constitution by finding </w:t>
            </w:r>
            <w:r w:rsidRPr="00D3283B">
              <w:rPr>
                <w:rFonts w:ascii="Arial" w:hAnsi="Arial" w:cs="Arial"/>
                <w:b/>
                <w:sz w:val="22"/>
                <w:szCs w:val="22"/>
              </w:rPr>
              <w:t>implied rights</w:t>
            </w:r>
            <w:r w:rsidRPr="00D3283B">
              <w:rPr>
                <w:rFonts w:ascii="Arial" w:hAnsi="Arial" w:cs="Arial"/>
                <w:sz w:val="22"/>
                <w:szCs w:val="22"/>
              </w:rPr>
              <w:t>.</w:t>
            </w:r>
          </w:p>
          <w:p w14:paraId="3C809FE8" w14:textId="5EBD2D5C" w:rsidR="00A02745" w:rsidRPr="00D3283B" w:rsidRDefault="00DE69BC" w:rsidP="00A02745">
            <w:pPr>
              <w:pStyle w:val="ListParagraph"/>
              <w:numPr>
                <w:ilvl w:val="2"/>
                <w:numId w:val="41"/>
              </w:numPr>
              <w:tabs>
                <w:tab w:val="left" w:pos="720"/>
                <w:tab w:val="right" w:pos="9000"/>
              </w:tabs>
              <w:spacing w:before="120"/>
              <w:rPr>
                <w:rFonts w:ascii="Arial" w:hAnsi="Arial" w:cs="Arial"/>
                <w:b/>
                <w:sz w:val="22"/>
                <w:szCs w:val="22"/>
              </w:rPr>
            </w:pPr>
            <w:r>
              <w:rPr>
                <w:rFonts w:ascii="Arial" w:hAnsi="Arial" w:cs="Arial"/>
                <w:sz w:val="22"/>
                <w:szCs w:val="22"/>
              </w:rPr>
              <w:t>HCA’s</w:t>
            </w:r>
            <w:r w:rsidRPr="00D3283B">
              <w:rPr>
                <w:rFonts w:ascii="Arial" w:hAnsi="Arial" w:cs="Arial"/>
                <w:sz w:val="22"/>
                <w:szCs w:val="22"/>
              </w:rPr>
              <w:t xml:space="preserve"> </w:t>
            </w:r>
            <w:r w:rsidR="00A02745" w:rsidRPr="00D3283B">
              <w:rPr>
                <w:rFonts w:ascii="Arial" w:hAnsi="Arial" w:cs="Arial"/>
                <w:sz w:val="22"/>
                <w:szCs w:val="22"/>
              </w:rPr>
              <w:t xml:space="preserve">interpretation has </w:t>
            </w:r>
            <w:r>
              <w:rPr>
                <w:rFonts w:ascii="Arial" w:hAnsi="Arial" w:cs="Arial"/>
                <w:sz w:val="22"/>
                <w:szCs w:val="22"/>
              </w:rPr>
              <w:t>found</w:t>
            </w:r>
            <w:r w:rsidRPr="00D3283B">
              <w:rPr>
                <w:rFonts w:ascii="Arial" w:hAnsi="Arial" w:cs="Arial"/>
                <w:sz w:val="22"/>
                <w:szCs w:val="22"/>
              </w:rPr>
              <w:t xml:space="preserve"> </w:t>
            </w:r>
            <w:r w:rsidR="00A02745" w:rsidRPr="00D3283B">
              <w:rPr>
                <w:rFonts w:ascii="Arial" w:hAnsi="Arial" w:cs="Arial"/>
                <w:sz w:val="22"/>
                <w:szCs w:val="22"/>
              </w:rPr>
              <w:t xml:space="preserve">implied rights in the constitution, such as the </w:t>
            </w:r>
            <w:r w:rsidR="00A02745" w:rsidRPr="00D3283B">
              <w:rPr>
                <w:rFonts w:ascii="Arial" w:hAnsi="Arial" w:cs="Arial"/>
                <w:b/>
                <w:sz w:val="22"/>
                <w:szCs w:val="22"/>
              </w:rPr>
              <w:t>right to freedom of political communication</w:t>
            </w:r>
            <w:r w:rsidR="00A02745" w:rsidRPr="00D3283B">
              <w:rPr>
                <w:rFonts w:ascii="Arial" w:hAnsi="Arial" w:cs="Arial"/>
                <w:sz w:val="22"/>
                <w:szCs w:val="22"/>
              </w:rPr>
              <w:t xml:space="preserve">. This was established in the case of </w:t>
            </w:r>
            <w:r w:rsidR="00A02745" w:rsidRPr="00D3283B">
              <w:rPr>
                <w:rFonts w:ascii="Arial" w:hAnsi="Arial" w:cs="Arial"/>
                <w:i/>
                <w:sz w:val="22"/>
                <w:szCs w:val="22"/>
              </w:rPr>
              <w:t>ACTV v Commonwealth</w:t>
            </w:r>
            <w:r w:rsidR="006736F2">
              <w:rPr>
                <w:rFonts w:ascii="Arial" w:hAnsi="Arial" w:cs="Arial"/>
                <w:i/>
                <w:sz w:val="22"/>
                <w:szCs w:val="22"/>
              </w:rPr>
              <w:t xml:space="preserve"> </w:t>
            </w:r>
            <w:r w:rsidR="006736F2">
              <w:rPr>
                <w:rFonts w:ascii="Arial" w:hAnsi="Arial" w:cs="Arial"/>
                <w:sz w:val="22"/>
                <w:szCs w:val="22"/>
              </w:rPr>
              <w:t xml:space="preserve">(1992) and </w:t>
            </w:r>
            <w:r w:rsidR="006736F2">
              <w:rPr>
                <w:rFonts w:ascii="Arial" w:hAnsi="Arial" w:cs="Arial"/>
                <w:i/>
                <w:sz w:val="22"/>
                <w:szCs w:val="22"/>
              </w:rPr>
              <w:t xml:space="preserve">Nationwide News Pty Ltd v Wills </w:t>
            </w:r>
            <w:r w:rsidR="006736F2">
              <w:rPr>
                <w:rFonts w:ascii="Arial" w:hAnsi="Arial" w:cs="Arial"/>
                <w:sz w:val="22"/>
                <w:szCs w:val="22"/>
              </w:rPr>
              <w:t>(1992)</w:t>
            </w:r>
            <w:r w:rsidR="00A02745" w:rsidRPr="00D3283B">
              <w:rPr>
                <w:rFonts w:ascii="Arial" w:hAnsi="Arial" w:cs="Arial"/>
                <w:sz w:val="22"/>
                <w:szCs w:val="22"/>
              </w:rPr>
              <w:t xml:space="preserve">. In </w:t>
            </w:r>
            <w:r w:rsidR="006736F2">
              <w:rPr>
                <w:rFonts w:ascii="Arial" w:hAnsi="Arial" w:cs="Arial"/>
                <w:sz w:val="22"/>
                <w:szCs w:val="22"/>
              </w:rPr>
              <w:t>these</w:t>
            </w:r>
            <w:r w:rsidR="00A02745" w:rsidRPr="00D3283B">
              <w:rPr>
                <w:rFonts w:ascii="Arial" w:hAnsi="Arial" w:cs="Arial"/>
                <w:sz w:val="22"/>
                <w:szCs w:val="22"/>
              </w:rPr>
              <w:t xml:space="preserve"> case</w:t>
            </w:r>
            <w:r w:rsidR="006736F2">
              <w:rPr>
                <w:rFonts w:ascii="Arial" w:hAnsi="Arial" w:cs="Arial"/>
                <w:sz w:val="22"/>
                <w:szCs w:val="22"/>
              </w:rPr>
              <w:t>s</w:t>
            </w:r>
            <w:r w:rsidR="00A02745" w:rsidRPr="00D3283B">
              <w:rPr>
                <w:rFonts w:ascii="Arial" w:hAnsi="Arial" w:cs="Arial"/>
                <w:sz w:val="22"/>
                <w:szCs w:val="22"/>
              </w:rPr>
              <w:t xml:space="preserve">, the </w:t>
            </w:r>
            <w:r>
              <w:rPr>
                <w:rFonts w:ascii="Arial" w:hAnsi="Arial" w:cs="Arial"/>
                <w:sz w:val="22"/>
                <w:szCs w:val="22"/>
              </w:rPr>
              <w:t>HCA</w:t>
            </w:r>
            <w:r w:rsidRPr="00D3283B">
              <w:rPr>
                <w:rFonts w:ascii="Arial" w:hAnsi="Arial" w:cs="Arial"/>
                <w:sz w:val="22"/>
                <w:szCs w:val="22"/>
              </w:rPr>
              <w:t xml:space="preserve"> </w:t>
            </w:r>
            <w:r w:rsidR="00A02745" w:rsidRPr="00D3283B">
              <w:rPr>
                <w:rFonts w:ascii="Arial" w:hAnsi="Arial" w:cs="Arial"/>
                <w:sz w:val="22"/>
                <w:szCs w:val="22"/>
              </w:rPr>
              <w:t xml:space="preserve">found that the words ‘chosen by the people’ in ss7 and 24 establish Australia as </w:t>
            </w:r>
            <w:r w:rsidR="009734F8">
              <w:rPr>
                <w:rFonts w:ascii="Arial" w:hAnsi="Arial" w:cs="Arial"/>
                <w:sz w:val="22"/>
                <w:szCs w:val="22"/>
              </w:rPr>
              <w:t xml:space="preserve">a representative </w:t>
            </w:r>
            <w:r w:rsidR="00A02745" w:rsidRPr="00D3283B">
              <w:rPr>
                <w:rFonts w:ascii="Arial" w:hAnsi="Arial" w:cs="Arial"/>
                <w:sz w:val="22"/>
                <w:szCs w:val="22"/>
              </w:rPr>
              <w:t xml:space="preserve">democracy and thereby implied a right to freedom of political communication. This freedom was not expressly written in </w:t>
            </w:r>
            <w:r w:rsidR="009734F8">
              <w:rPr>
                <w:rFonts w:ascii="Arial" w:hAnsi="Arial" w:cs="Arial"/>
                <w:sz w:val="22"/>
                <w:szCs w:val="22"/>
              </w:rPr>
              <w:t>Australia’s</w:t>
            </w:r>
            <w:r w:rsidR="009734F8" w:rsidRPr="00D3283B">
              <w:rPr>
                <w:rFonts w:ascii="Arial" w:hAnsi="Arial" w:cs="Arial"/>
                <w:sz w:val="22"/>
                <w:szCs w:val="22"/>
              </w:rPr>
              <w:t xml:space="preserve"> </w:t>
            </w:r>
            <w:r w:rsidR="00A02745" w:rsidRPr="00D3283B">
              <w:rPr>
                <w:rFonts w:ascii="Arial" w:hAnsi="Arial" w:cs="Arial"/>
                <w:sz w:val="22"/>
                <w:szCs w:val="22"/>
              </w:rPr>
              <w:t>19</w:t>
            </w:r>
            <w:r w:rsidR="00A02745" w:rsidRPr="00D3283B">
              <w:rPr>
                <w:rFonts w:ascii="Arial" w:hAnsi="Arial" w:cs="Arial"/>
                <w:sz w:val="22"/>
                <w:szCs w:val="22"/>
                <w:vertAlign w:val="superscript"/>
              </w:rPr>
              <w:t>th</w:t>
            </w:r>
            <w:r w:rsidR="00A02745" w:rsidRPr="00D3283B">
              <w:rPr>
                <w:rFonts w:ascii="Arial" w:hAnsi="Arial" w:cs="Arial"/>
                <w:sz w:val="22"/>
                <w:szCs w:val="22"/>
              </w:rPr>
              <w:t xml:space="preserve"> </w:t>
            </w:r>
            <w:r w:rsidR="00A02745" w:rsidRPr="00D3283B">
              <w:rPr>
                <w:rFonts w:ascii="Arial" w:hAnsi="Arial" w:cs="Arial"/>
                <w:sz w:val="22"/>
                <w:szCs w:val="22"/>
              </w:rPr>
              <w:lastRenderedPageBreak/>
              <w:t xml:space="preserve">Century constitution but its recognition by the </w:t>
            </w:r>
            <w:r>
              <w:rPr>
                <w:rFonts w:ascii="Arial" w:hAnsi="Arial" w:cs="Arial"/>
                <w:sz w:val="22"/>
                <w:szCs w:val="22"/>
              </w:rPr>
              <w:t>HCA</w:t>
            </w:r>
            <w:r w:rsidRPr="00D3283B">
              <w:rPr>
                <w:rFonts w:ascii="Arial" w:hAnsi="Arial" w:cs="Arial"/>
                <w:sz w:val="22"/>
                <w:szCs w:val="22"/>
              </w:rPr>
              <w:t xml:space="preserve"> </w:t>
            </w:r>
            <w:r w:rsidR="00A02745" w:rsidRPr="00D3283B">
              <w:rPr>
                <w:rFonts w:ascii="Arial" w:hAnsi="Arial" w:cs="Arial"/>
                <w:sz w:val="22"/>
                <w:szCs w:val="22"/>
              </w:rPr>
              <w:t xml:space="preserve">has increased the rights of the Australian people. </w:t>
            </w:r>
          </w:p>
          <w:p w14:paraId="72F5BB90" w14:textId="0C3DD3E6" w:rsidR="00AC24A0" w:rsidRPr="00D3283B" w:rsidRDefault="00A02745" w:rsidP="00A02745">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 xml:space="preserve">The </w:t>
            </w:r>
            <w:r w:rsidR="00DE69BC">
              <w:rPr>
                <w:rFonts w:ascii="Arial" w:hAnsi="Arial" w:cs="Arial"/>
                <w:sz w:val="22"/>
                <w:szCs w:val="22"/>
              </w:rPr>
              <w:t>HCA</w:t>
            </w:r>
            <w:r w:rsidR="009734F8">
              <w:rPr>
                <w:rFonts w:ascii="Arial" w:hAnsi="Arial" w:cs="Arial"/>
                <w:sz w:val="22"/>
                <w:szCs w:val="22"/>
              </w:rPr>
              <w:t>’s</w:t>
            </w:r>
            <w:r w:rsidR="00DE69BC" w:rsidRPr="00D3283B">
              <w:rPr>
                <w:rFonts w:ascii="Arial" w:hAnsi="Arial" w:cs="Arial"/>
                <w:sz w:val="22"/>
                <w:szCs w:val="22"/>
              </w:rPr>
              <w:t xml:space="preserve"> </w:t>
            </w:r>
            <w:r w:rsidR="00AC24A0" w:rsidRPr="00D3283B">
              <w:rPr>
                <w:rFonts w:ascii="Arial" w:hAnsi="Arial" w:cs="Arial"/>
                <w:sz w:val="22"/>
                <w:szCs w:val="22"/>
              </w:rPr>
              <w:t xml:space="preserve">interpretation of the constitution has expanded the Commonwealth </w:t>
            </w:r>
            <w:r w:rsidR="009734F8">
              <w:rPr>
                <w:rFonts w:ascii="Arial" w:hAnsi="Arial" w:cs="Arial"/>
                <w:sz w:val="22"/>
                <w:szCs w:val="22"/>
              </w:rPr>
              <w:t>financial</w:t>
            </w:r>
            <w:r w:rsidR="00AC24A0" w:rsidRPr="00D3283B">
              <w:rPr>
                <w:rFonts w:ascii="Arial" w:hAnsi="Arial" w:cs="Arial"/>
                <w:sz w:val="22"/>
                <w:szCs w:val="22"/>
              </w:rPr>
              <w:t xml:space="preserve"> power over the States</w:t>
            </w:r>
            <w:r w:rsidR="009734F8">
              <w:rPr>
                <w:rFonts w:ascii="Arial" w:hAnsi="Arial" w:cs="Arial"/>
                <w:sz w:val="22"/>
                <w:szCs w:val="22"/>
              </w:rPr>
              <w:t xml:space="preserve"> as seen in:</w:t>
            </w:r>
          </w:p>
          <w:p w14:paraId="76A5DEBB" w14:textId="12B49E4F" w:rsidR="00A02745" w:rsidRPr="00D3283B" w:rsidRDefault="00AC24A0" w:rsidP="00AC24A0">
            <w:pPr>
              <w:pStyle w:val="ListParagraph"/>
              <w:numPr>
                <w:ilvl w:val="2"/>
                <w:numId w:val="41"/>
              </w:numPr>
              <w:tabs>
                <w:tab w:val="left" w:pos="720"/>
                <w:tab w:val="right" w:pos="9000"/>
              </w:tabs>
              <w:spacing w:before="120"/>
              <w:rPr>
                <w:rFonts w:ascii="Arial" w:hAnsi="Arial" w:cs="Arial"/>
                <w:b/>
                <w:sz w:val="22"/>
                <w:szCs w:val="22"/>
              </w:rPr>
            </w:pPr>
            <w:r w:rsidRPr="00D3283B">
              <w:rPr>
                <w:rFonts w:ascii="Arial" w:hAnsi="Arial" w:cs="Arial"/>
                <w:i/>
                <w:sz w:val="22"/>
                <w:szCs w:val="22"/>
              </w:rPr>
              <w:t>Uniform Tax Cases</w:t>
            </w:r>
            <w:r w:rsidRPr="00D3283B">
              <w:rPr>
                <w:rFonts w:ascii="Arial" w:hAnsi="Arial" w:cs="Arial"/>
                <w:sz w:val="22"/>
                <w:szCs w:val="22"/>
              </w:rPr>
              <w:t xml:space="preserve"> (1942 and 1957) </w:t>
            </w:r>
            <w:r w:rsidR="009734F8">
              <w:rPr>
                <w:rFonts w:ascii="Arial" w:hAnsi="Arial" w:cs="Arial"/>
                <w:sz w:val="22"/>
                <w:szCs w:val="22"/>
              </w:rPr>
              <w:t>that enabled</w:t>
            </w:r>
            <w:r w:rsidR="009734F8" w:rsidRPr="00D3283B">
              <w:rPr>
                <w:rFonts w:ascii="Arial" w:hAnsi="Arial" w:cs="Arial"/>
                <w:sz w:val="22"/>
                <w:szCs w:val="22"/>
              </w:rPr>
              <w:t xml:space="preserve"> </w:t>
            </w:r>
            <w:r w:rsidRPr="00D3283B">
              <w:rPr>
                <w:rFonts w:ascii="Arial" w:hAnsi="Arial" w:cs="Arial"/>
                <w:sz w:val="22"/>
                <w:szCs w:val="22"/>
              </w:rPr>
              <w:t xml:space="preserve">the Commonwealth to take over </w:t>
            </w:r>
            <w:ins w:id="125" w:author="Haylie Pepper" w:date="2022-06-08T17:42:00Z">
              <w:r w:rsidR="00966975">
                <w:rPr>
                  <w:rFonts w:ascii="Arial" w:hAnsi="Arial" w:cs="Arial"/>
                  <w:sz w:val="22"/>
                  <w:szCs w:val="22"/>
                </w:rPr>
                <w:t>i</w:t>
              </w:r>
            </w:ins>
            <w:del w:id="126" w:author="Haylie Pepper" w:date="2022-06-08T17:42:00Z">
              <w:r w:rsidRPr="00D3283B" w:rsidDel="00966975">
                <w:rPr>
                  <w:rFonts w:ascii="Arial" w:hAnsi="Arial" w:cs="Arial"/>
                  <w:sz w:val="22"/>
                  <w:szCs w:val="22"/>
                </w:rPr>
                <w:delText>I</w:delText>
              </w:r>
            </w:del>
            <w:r w:rsidRPr="00D3283B">
              <w:rPr>
                <w:rFonts w:ascii="Arial" w:hAnsi="Arial" w:cs="Arial"/>
                <w:sz w:val="22"/>
                <w:szCs w:val="22"/>
              </w:rPr>
              <w:t xml:space="preserve">ncome </w:t>
            </w:r>
            <w:ins w:id="127" w:author="Haylie Pepper" w:date="2022-06-08T17:42:00Z">
              <w:r w:rsidR="00966975">
                <w:rPr>
                  <w:rFonts w:ascii="Arial" w:hAnsi="Arial" w:cs="Arial"/>
                  <w:sz w:val="22"/>
                  <w:szCs w:val="22"/>
                </w:rPr>
                <w:t>t</w:t>
              </w:r>
            </w:ins>
            <w:del w:id="128" w:author="Haylie Pepper" w:date="2022-06-08T17:42:00Z">
              <w:r w:rsidRPr="00D3283B" w:rsidDel="00966975">
                <w:rPr>
                  <w:rFonts w:ascii="Arial" w:hAnsi="Arial" w:cs="Arial"/>
                  <w:sz w:val="22"/>
                  <w:szCs w:val="22"/>
                </w:rPr>
                <w:delText>T</w:delText>
              </w:r>
            </w:del>
            <w:r w:rsidRPr="00D3283B">
              <w:rPr>
                <w:rFonts w:ascii="Arial" w:hAnsi="Arial" w:cs="Arial"/>
                <w:sz w:val="22"/>
                <w:szCs w:val="22"/>
              </w:rPr>
              <w:t xml:space="preserve">axes from the </w:t>
            </w:r>
            <w:ins w:id="129" w:author="Haylie Pepper" w:date="2022-06-08T17:42:00Z">
              <w:r w:rsidR="00966975">
                <w:rPr>
                  <w:rFonts w:ascii="Arial" w:hAnsi="Arial" w:cs="Arial"/>
                  <w:sz w:val="22"/>
                  <w:szCs w:val="22"/>
                </w:rPr>
                <w:t>s</w:t>
              </w:r>
            </w:ins>
            <w:del w:id="130" w:author="Haylie Pepper" w:date="2022-06-08T17:42:00Z">
              <w:r w:rsidRPr="00D3283B" w:rsidDel="00966975">
                <w:rPr>
                  <w:rFonts w:ascii="Arial" w:hAnsi="Arial" w:cs="Arial"/>
                  <w:sz w:val="22"/>
                  <w:szCs w:val="22"/>
                </w:rPr>
                <w:delText>S</w:delText>
              </w:r>
            </w:del>
            <w:r w:rsidRPr="00D3283B">
              <w:rPr>
                <w:rFonts w:ascii="Arial" w:hAnsi="Arial" w:cs="Arial"/>
                <w:sz w:val="22"/>
                <w:szCs w:val="22"/>
              </w:rPr>
              <w:t>tates</w:t>
            </w:r>
            <w:r w:rsidR="00EB08A4" w:rsidRPr="00D3283B">
              <w:rPr>
                <w:rFonts w:ascii="Arial" w:hAnsi="Arial" w:cs="Arial"/>
                <w:sz w:val="22"/>
                <w:szCs w:val="22"/>
              </w:rPr>
              <w:t xml:space="preserve"> through its interpretation of ss51(ii), 96 and 109. </w:t>
            </w:r>
          </w:p>
          <w:p w14:paraId="7B25B192" w14:textId="2F299FD2" w:rsidR="00EB08A4" w:rsidRPr="00D3283B" w:rsidRDefault="00EB08A4" w:rsidP="00AC24A0">
            <w:pPr>
              <w:pStyle w:val="ListParagraph"/>
              <w:numPr>
                <w:ilvl w:val="2"/>
                <w:numId w:val="41"/>
              </w:numPr>
              <w:tabs>
                <w:tab w:val="left" w:pos="720"/>
                <w:tab w:val="right" w:pos="9000"/>
              </w:tabs>
              <w:spacing w:before="120"/>
              <w:rPr>
                <w:rFonts w:ascii="Arial" w:hAnsi="Arial" w:cs="Arial"/>
                <w:sz w:val="22"/>
                <w:szCs w:val="22"/>
              </w:rPr>
            </w:pPr>
            <w:r w:rsidRPr="00D3283B">
              <w:rPr>
                <w:rFonts w:ascii="Arial" w:hAnsi="Arial" w:cs="Arial"/>
                <w:i/>
                <w:sz w:val="22"/>
                <w:szCs w:val="22"/>
              </w:rPr>
              <w:t>Ha and Hammond v NSW</w:t>
            </w:r>
            <w:r w:rsidRPr="00D3283B">
              <w:rPr>
                <w:rFonts w:ascii="Arial" w:hAnsi="Arial" w:cs="Arial"/>
                <w:sz w:val="22"/>
                <w:szCs w:val="22"/>
              </w:rPr>
              <w:t xml:space="preserve"> (1997) the </w:t>
            </w:r>
            <w:r w:rsidR="00DE69BC">
              <w:rPr>
                <w:rFonts w:ascii="Arial" w:hAnsi="Arial" w:cs="Arial"/>
                <w:sz w:val="22"/>
                <w:szCs w:val="22"/>
              </w:rPr>
              <w:t>HCA</w:t>
            </w:r>
            <w:r w:rsidR="00DE69BC" w:rsidRPr="00D3283B">
              <w:rPr>
                <w:rFonts w:ascii="Arial" w:hAnsi="Arial" w:cs="Arial"/>
                <w:sz w:val="22"/>
                <w:szCs w:val="22"/>
              </w:rPr>
              <w:t xml:space="preserve"> </w:t>
            </w:r>
            <w:r w:rsidRPr="00D3283B">
              <w:rPr>
                <w:rFonts w:ascii="Arial" w:hAnsi="Arial" w:cs="Arial"/>
                <w:sz w:val="22"/>
                <w:szCs w:val="22"/>
              </w:rPr>
              <w:t xml:space="preserve">found the fees collected by </w:t>
            </w:r>
            <w:ins w:id="131" w:author="Haylie Pepper" w:date="2022-06-08T17:42:00Z">
              <w:r w:rsidR="00BB5DBD">
                <w:rPr>
                  <w:rFonts w:ascii="Arial" w:hAnsi="Arial" w:cs="Arial"/>
                  <w:sz w:val="22"/>
                  <w:szCs w:val="22"/>
                </w:rPr>
                <w:t>s</w:t>
              </w:r>
            </w:ins>
            <w:del w:id="132" w:author="Haylie Pepper" w:date="2022-06-08T17:42:00Z">
              <w:r w:rsidRPr="00D3283B" w:rsidDel="00BB5DBD">
                <w:rPr>
                  <w:rFonts w:ascii="Arial" w:hAnsi="Arial" w:cs="Arial"/>
                  <w:sz w:val="22"/>
                  <w:szCs w:val="22"/>
                </w:rPr>
                <w:delText>S</w:delText>
              </w:r>
            </w:del>
            <w:r w:rsidRPr="00D3283B">
              <w:rPr>
                <w:rFonts w:ascii="Arial" w:hAnsi="Arial" w:cs="Arial"/>
                <w:sz w:val="22"/>
                <w:szCs w:val="22"/>
              </w:rPr>
              <w:t xml:space="preserve">tates on the sale of tobacco and business franchises were </w:t>
            </w:r>
            <w:r w:rsidR="009734F8">
              <w:rPr>
                <w:rFonts w:ascii="Arial" w:hAnsi="Arial" w:cs="Arial"/>
                <w:sz w:val="22"/>
                <w:szCs w:val="22"/>
              </w:rPr>
              <w:t>‘</w:t>
            </w:r>
            <w:r w:rsidRPr="00D3283B">
              <w:rPr>
                <w:rFonts w:ascii="Arial" w:hAnsi="Arial" w:cs="Arial"/>
                <w:sz w:val="22"/>
                <w:szCs w:val="22"/>
              </w:rPr>
              <w:t>excises</w:t>
            </w:r>
            <w:r w:rsidR="009734F8">
              <w:rPr>
                <w:rFonts w:ascii="Arial" w:hAnsi="Arial" w:cs="Arial"/>
                <w:sz w:val="22"/>
                <w:szCs w:val="22"/>
              </w:rPr>
              <w:t>’</w:t>
            </w:r>
            <w:r w:rsidRPr="00D3283B">
              <w:rPr>
                <w:rFonts w:ascii="Arial" w:hAnsi="Arial" w:cs="Arial"/>
                <w:sz w:val="22"/>
                <w:szCs w:val="22"/>
              </w:rPr>
              <w:t xml:space="preserve"> and were therefore</w:t>
            </w:r>
            <w:r w:rsidR="009734F8">
              <w:rPr>
                <w:rFonts w:ascii="Arial" w:hAnsi="Arial" w:cs="Arial"/>
                <w:sz w:val="22"/>
                <w:szCs w:val="22"/>
              </w:rPr>
              <w:t>,</w:t>
            </w:r>
            <w:r w:rsidRPr="00D3283B">
              <w:rPr>
                <w:rFonts w:ascii="Arial" w:hAnsi="Arial" w:cs="Arial"/>
                <w:sz w:val="22"/>
                <w:szCs w:val="22"/>
              </w:rPr>
              <w:t xml:space="preserve"> under s90</w:t>
            </w:r>
            <w:r w:rsidR="009734F8">
              <w:rPr>
                <w:rFonts w:ascii="Arial" w:hAnsi="Arial" w:cs="Arial"/>
                <w:sz w:val="22"/>
                <w:szCs w:val="22"/>
              </w:rPr>
              <w:t>,</w:t>
            </w:r>
            <w:r w:rsidRPr="00D3283B">
              <w:rPr>
                <w:rFonts w:ascii="Arial" w:hAnsi="Arial" w:cs="Arial"/>
                <w:sz w:val="22"/>
                <w:szCs w:val="22"/>
              </w:rPr>
              <w:t xml:space="preserve"> exclusively the purview of the Commonwealth. </w:t>
            </w:r>
          </w:p>
          <w:p w14:paraId="23B841F9" w14:textId="29A2A3C9" w:rsidR="00A02745" w:rsidRPr="00D3283B" w:rsidRDefault="00A02745" w:rsidP="00A02745">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 xml:space="preserve">The </w:t>
            </w:r>
            <w:r w:rsidR="00DE69BC">
              <w:rPr>
                <w:rFonts w:ascii="Arial" w:hAnsi="Arial" w:cs="Arial"/>
                <w:sz w:val="22"/>
                <w:szCs w:val="22"/>
              </w:rPr>
              <w:t>HCA</w:t>
            </w:r>
            <w:r w:rsidR="009734F8">
              <w:rPr>
                <w:rFonts w:ascii="Arial" w:hAnsi="Arial" w:cs="Arial"/>
                <w:sz w:val="22"/>
                <w:szCs w:val="22"/>
              </w:rPr>
              <w:t>’s</w:t>
            </w:r>
            <w:r w:rsidR="00DE69BC" w:rsidRPr="00D3283B">
              <w:rPr>
                <w:rFonts w:ascii="Arial" w:hAnsi="Arial" w:cs="Arial"/>
                <w:sz w:val="22"/>
                <w:szCs w:val="22"/>
              </w:rPr>
              <w:t xml:space="preserve"> </w:t>
            </w:r>
            <w:r w:rsidR="00AC24A0" w:rsidRPr="00D3283B">
              <w:rPr>
                <w:rFonts w:ascii="Arial" w:hAnsi="Arial" w:cs="Arial"/>
                <w:sz w:val="22"/>
                <w:szCs w:val="22"/>
              </w:rPr>
              <w:t xml:space="preserve">interpretation of various </w:t>
            </w:r>
            <w:r w:rsidR="009734F8">
              <w:rPr>
                <w:rFonts w:ascii="Arial" w:hAnsi="Arial" w:cs="Arial"/>
                <w:sz w:val="22"/>
                <w:szCs w:val="22"/>
              </w:rPr>
              <w:t>‘</w:t>
            </w:r>
            <w:r w:rsidR="00AC24A0" w:rsidRPr="00D3283B">
              <w:rPr>
                <w:rFonts w:ascii="Arial" w:hAnsi="Arial" w:cs="Arial"/>
                <w:sz w:val="22"/>
                <w:szCs w:val="22"/>
              </w:rPr>
              <w:t>heads of power</w:t>
            </w:r>
            <w:r w:rsidR="009734F8">
              <w:rPr>
                <w:rFonts w:ascii="Arial" w:hAnsi="Arial" w:cs="Arial"/>
                <w:sz w:val="22"/>
                <w:szCs w:val="22"/>
              </w:rPr>
              <w:t>’</w:t>
            </w:r>
            <w:r w:rsidR="00AC24A0" w:rsidRPr="00D3283B">
              <w:rPr>
                <w:rFonts w:ascii="Arial" w:hAnsi="Arial" w:cs="Arial"/>
                <w:sz w:val="22"/>
                <w:szCs w:val="22"/>
              </w:rPr>
              <w:t xml:space="preserve"> have increased the Commonwealth’s legislative reach</w:t>
            </w:r>
            <w:r w:rsidR="009734F8">
              <w:rPr>
                <w:rFonts w:ascii="Arial" w:hAnsi="Arial" w:cs="Arial"/>
                <w:sz w:val="22"/>
                <w:szCs w:val="22"/>
              </w:rPr>
              <w:t xml:space="preserve"> as seen in</w:t>
            </w:r>
            <w:r w:rsidR="00AC24A0" w:rsidRPr="00D3283B">
              <w:rPr>
                <w:rFonts w:ascii="Arial" w:hAnsi="Arial" w:cs="Arial"/>
                <w:sz w:val="22"/>
                <w:szCs w:val="22"/>
              </w:rPr>
              <w:t>:</w:t>
            </w:r>
          </w:p>
          <w:p w14:paraId="63B9EC69" w14:textId="37CE7D2F" w:rsidR="00AC24A0" w:rsidRPr="00D3283B" w:rsidRDefault="00AC24A0" w:rsidP="00AC24A0">
            <w:pPr>
              <w:pStyle w:val="ListParagraph"/>
              <w:numPr>
                <w:ilvl w:val="2"/>
                <w:numId w:val="41"/>
              </w:numPr>
              <w:tabs>
                <w:tab w:val="left" w:pos="720"/>
                <w:tab w:val="right" w:pos="9000"/>
              </w:tabs>
              <w:spacing w:before="120"/>
              <w:rPr>
                <w:rFonts w:ascii="Arial" w:hAnsi="Arial" w:cs="Arial"/>
                <w:b/>
                <w:sz w:val="22"/>
                <w:szCs w:val="22"/>
              </w:rPr>
            </w:pPr>
            <w:proofErr w:type="spellStart"/>
            <w:r w:rsidRPr="005D4FA8">
              <w:rPr>
                <w:rFonts w:ascii="Arial" w:hAnsi="Arial" w:cs="Arial"/>
                <w:i/>
                <w:iCs/>
                <w:sz w:val="22"/>
                <w:szCs w:val="22"/>
              </w:rPr>
              <w:t>Workchoices</w:t>
            </w:r>
            <w:proofErr w:type="spellEnd"/>
            <w:r w:rsidRPr="005D4FA8">
              <w:rPr>
                <w:rFonts w:ascii="Arial" w:hAnsi="Arial" w:cs="Arial"/>
                <w:i/>
                <w:iCs/>
                <w:sz w:val="22"/>
                <w:szCs w:val="22"/>
              </w:rPr>
              <w:t xml:space="preserve"> (2006)</w:t>
            </w:r>
            <w:r w:rsidRPr="00D3283B">
              <w:rPr>
                <w:rFonts w:ascii="Arial" w:hAnsi="Arial" w:cs="Arial"/>
                <w:sz w:val="22"/>
                <w:szCs w:val="22"/>
              </w:rPr>
              <w:t xml:space="preserve"> – </w:t>
            </w:r>
            <w:r w:rsidR="00DE69BC">
              <w:rPr>
                <w:rFonts w:ascii="Arial" w:hAnsi="Arial" w:cs="Arial"/>
                <w:sz w:val="22"/>
                <w:szCs w:val="22"/>
              </w:rPr>
              <w:t>HCA</w:t>
            </w:r>
            <w:r w:rsidR="00DE69BC" w:rsidRPr="00D3283B">
              <w:rPr>
                <w:rFonts w:ascii="Arial" w:hAnsi="Arial" w:cs="Arial"/>
                <w:sz w:val="22"/>
                <w:szCs w:val="22"/>
              </w:rPr>
              <w:t xml:space="preserve"> </w:t>
            </w:r>
            <w:r w:rsidRPr="00D3283B">
              <w:rPr>
                <w:rFonts w:ascii="Arial" w:hAnsi="Arial" w:cs="Arial"/>
                <w:sz w:val="22"/>
                <w:szCs w:val="22"/>
              </w:rPr>
              <w:t xml:space="preserve">accepted that the Commonwealth could make laws about the employees of corporations under s51(xx) and that the power was not limited to a </w:t>
            </w:r>
            <w:r w:rsidR="00377AE2" w:rsidRPr="00D3283B">
              <w:rPr>
                <w:rFonts w:ascii="Arial" w:hAnsi="Arial" w:cs="Arial"/>
                <w:sz w:val="22"/>
                <w:szCs w:val="22"/>
              </w:rPr>
              <w:t>corporation’s</w:t>
            </w:r>
            <w:r w:rsidRPr="00D3283B">
              <w:rPr>
                <w:rFonts w:ascii="Arial" w:hAnsi="Arial" w:cs="Arial"/>
                <w:sz w:val="22"/>
                <w:szCs w:val="22"/>
              </w:rPr>
              <w:t xml:space="preserve"> external relationships or trading activities. This allowed Workchoices to affect around 85% of Australian employees. </w:t>
            </w:r>
          </w:p>
          <w:p w14:paraId="04F6C4DF" w14:textId="6C0117CC" w:rsidR="00AC24A0" w:rsidRPr="00D3283B" w:rsidRDefault="00AC24A0" w:rsidP="00AC24A0">
            <w:pPr>
              <w:pStyle w:val="ListParagraph"/>
              <w:numPr>
                <w:ilvl w:val="2"/>
                <w:numId w:val="41"/>
              </w:numPr>
              <w:tabs>
                <w:tab w:val="left" w:pos="720"/>
                <w:tab w:val="right" w:pos="9000"/>
              </w:tabs>
              <w:spacing w:before="120"/>
              <w:rPr>
                <w:rFonts w:ascii="Arial" w:hAnsi="Arial" w:cs="Arial"/>
                <w:b/>
                <w:sz w:val="22"/>
                <w:szCs w:val="22"/>
              </w:rPr>
            </w:pPr>
            <w:r w:rsidRPr="005D4FA8">
              <w:rPr>
                <w:rFonts w:ascii="Arial" w:hAnsi="Arial" w:cs="Arial"/>
                <w:i/>
                <w:iCs/>
                <w:sz w:val="22"/>
                <w:szCs w:val="22"/>
              </w:rPr>
              <w:t>Tasmanian Dams Case (1983)</w:t>
            </w:r>
            <w:r w:rsidRPr="00D3283B">
              <w:rPr>
                <w:rFonts w:ascii="Arial" w:hAnsi="Arial" w:cs="Arial"/>
                <w:sz w:val="22"/>
                <w:szCs w:val="22"/>
              </w:rPr>
              <w:t xml:space="preserve"> – </w:t>
            </w:r>
            <w:r w:rsidR="00DE69BC">
              <w:rPr>
                <w:rFonts w:ascii="Arial" w:hAnsi="Arial" w:cs="Arial"/>
                <w:sz w:val="22"/>
                <w:szCs w:val="22"/>
              </w:rPr>
              <w:t>HCA</w:t>
            </w:r>
            <w:r w:rsidR="00DE69BC" w:rsidRPr="00D3283B">
              <w:rPr>
                <w:rFonts w:ascii="Arial" w:hAnsi="Arial" w:cs="Arial"/>
                <w:sz w:val="22"/>
                <w:szCs w:val="22"/>
              </w:rPr>
              <w:t xml:space="preserve"> </w:t>
            </w:r>
            <w:r w:rsidRPr="00D3283B">
              <w:rPr>
                <w:rFonts w:ascii="Arial" w:hAnsi="Arial" w:cs="Arial"/>
                <w:sz w:val="22"/>
                <w:szCs w:val="22"/>
              </w:rPr>
              <w:t xml:space="preserve">accepted that the Commonwealth could </w:t>
            </w:r>
            <w:r w:rsidR="009734F8">
              <w:rPr>
                <w:rFonts w:ascii="Arial" w:hAnsi="Arial" w:cs="Arial"/>
                <w:sz w:val="22"/>
                <w:szCs w:val="22"/>
              </w:rPr>
              <w:t>make laws</w:t>
            </w:r>
            <w:r w:rsidR="009734F8" w:rsidRPr="00D3283B">
              <w:rPr>
                <w:rFonts w:ascii="Arial" w:hAnsi="Arial" w:cs="Arial"/>
                <w:sz w:val="22"/>
                <w:szCs w:val="22"/>
              </w:rPr>
              <w:t xml:space="preserve"> </w:t>
            </w:r>
            <w:r w:rsidR="009734F8">
              <w:rPr>
                <w:rFonts w:ascii="Arial" w:hAnsi="Arial" w:cs="Arial"/>
                <w:sz w:val="22"/>
                <w:szCs w:val="22"/>
              </w:rPr>
              <w:t xml:space="preserve">in any ‘area’ if it had signed a treaty relating to it. This was the HCA’s interpretation of s51xxix – eternal affairs. The </w:t>
            </w:r>
            <w:r w:rsidR="004133DA">
              <w:rPr>
                <w:rFonts w:ascii="Arial" w:hAnsi="Arial" w:cs="Arial"/>
                <w:sz w:val="22"/>
                <w:szCs w:val="22"/>
              </w:rPr>
              <w:t>impact implied that the Commonwealth could seek out and sign up to treaties that it might wish to legislate on in the future.</w:t>
            </w:r>
          </w:p>
          <w:p w14:paraId="4504ECAE" w14:textId="42E71865" w:rsidR="00B450CA" w:rsidRPr="00D3283B" w:rsidRDefault="00B450CA" w:rsidP="00B450CA">
            <w:pPr>
              <w:pBdr>
                <w:top w:val="nil"/>
                <w:left w:val="nil"/>
                <w:bottom w:val="nil"/>
                <w:right w:val="nil"/>
                <w:between w:val="nil"/>
                <w:bar w:val="nil"/>
              </w:pBdr>
              <w:contextualSpacing/>
              <w:rPr>
                <w:rFonts w:ascii="Arial" w:eastAsia="Calibri" w:hAnsi="Arial" w:cs="Arial"/>
                <w:sz w:val="22"/>
                <w:szCs w:val="22"/>
                <w:u w:color="000000"/>
              </w:rPr>
            </w:pPr>
          </w:p>
          <w:p w14:paraId="0ED4BE53" w14:textId="6F71CEFB" w:rsidR="00B450CA" w:rsidRPr="00D3283B" w:rsidRDefault="00B450CA" w:rsidP="00B450CA">
            <w:pPr>
              <w:pStyle w:val="ListParagraph"/>
              <w:numPr>
                <w:ilvl w:val="0"/>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 xml:space="preserve">Informal changes through the </w:t>
            </w:r>
            <w:r w:rsidRPr="00D3283B">
              <w:rPr>
                <w:rFonts w:ascii="Arial" w:hAnsi="Arial" w:cs="Arial"/>
                <w:b/>
                <w:sz w:val="22"/>
                <w:szCs w:val="22"/>
              </w:rPr>
              <w:t>referral power</w:t>
            </w:r>
            <w:r w:rsidRPr="00D3283B">
              <w:rPr>
                <w:rFonts w:ascii="Arial" w:hAnsi="Arial" w:cs="Arial"/>
                <w:sz w:val="22"/>
                <w:szCs w:val="22"/>
              </w:rPr>
              <w:t xml:space="preserve"> has helped </w:t>
            </w:r>
            <w:r w:rsidRPr="00D3283B">
              <w:rPr>
                <w:rFonts w:ascii="Arial" w:hAnsi="Arial" w:cs="Arial"/>
                <w:b/>
                <w:sz w:val="22"/>
                <w:szCs w:val="22"/>
              </w:rPr>
              <w:t>modernise the Constitution</w:t>
            </w:r>
            <w:r w:rsidRPr="00D3283B">
              <w:rPr>
                <w:rFonts w:ascii="Arial" w:hAnsi="Arial" w:cs="Arial"/>
                <w:sz w:val="22"/>
                <w:szCs w:val="22"/>
              </w:rPr>
              <w:t xml:space="preserve"> by allowing the Commonwealth to manage areas of law that were not foreseen by the drafters of the constitution.</w:t>
            </w:r>
          </w:p>
          <w:p w14:paraId="129620F1" w14:textId="06447931" w:rsidR="00B450CA" w:rsidRPr="00D3283B" w:rsidRDefault="00B450CA" w:rsidP="00A02745">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 xml:space="preserve">The referral power in s51(xxxvii) allows the Commonwealth to legislate on matters referred to it by the </w:t>
            </w:r>
            <w:ins w:id="133" w:author="Haylie Pepper" w:date="2022-06-08T17:44:00Z">
              <w:r w:rsidR="007819C8">
                <w:rPr>
                  <w:rFonts w:ascii="Arial" w:hAnsi="Arial" w:cs="Arial"/>
                  <w:sz w:val="22"/>
                  <w:szCs w:val="22"/>
                </w:rPr>
                <w:t>s</w:t>
              </w:r>
            </w:ins>
            <w:del w:id="134" w:author="Haylie Pepper" w:date="2022-06-08T17:44:00Z">
              <w:r w:rsidRPr="00D3283B" w:rsidDel="007819C8">
                <w:rPr>
                  <w:rFonts w:ascii="Arial" w:hAnsi="Arial" w:cs="Arial"/>
                  <w:sz w:val="22"/>
                  <w:szCs w:val="22"/>
                </w:rPr>
                <w:delText>S</w:delText>
              </w:r>
            </w:del>
            <w:r w:rsidRPr="00D3283B">
              <w:rPr>
                <w:rFonts w:ascii="Arial" w:hAnsi="Arial" w:cs="Arial"/>
                <w:sz w:val="22"/>
                <w:szCs w:val="22"/>
              </w:rPr>
              <w:t xml:space="preserve">tates. </w:t>
            </w:r>
          </w:p>
          <w:p w14:paraId="247A662A" w14:textId="07494A5A" w:rsidR="00B450CA" w:rsidRPr="00D3283B" w:rsidRDefault="00B450CA" w:rsidP="00B450CA">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After the 9</w:t>
            </w:r>
            <w:r w:rsidR="004133DA">
              <w:rPr>
                <w:rFonts w:ascii="Arial" w:hAnsi="Arial" w:cs="Arial"/>
                <w:sz w:val="22"/>
                <w:szCs w:val="22"/>
              </w:rPr>
              <w:t xml:space="preserve"> </w:t>
            </w:r>
            <w:r w:rsidRPr="00D3283B">
              <w:rPr>
                <w:rFonts w:ascii="Arial" w:hAnsi="Arial" w:cs="Arial"/>
                <w:sz w:val="22"/>
                <w:szCs w:val="22"/>
              </w:rPr>
              <w:t xml:space="preserve">-11 terrorist attacks on New York City in 2001, the </w:t>
            </w:r>
            <w:del w:id="135" w:author="Haylie Pepper" w:date="2022-06-08T17:44:00Z">
              <w:r w:rsidRPr="00D3283B" w:rsidDel="007819C8">
                <w:rPr>
                  <w:rFonts w:ascii="Arial" w:hAnsi="Arial" w:cs="Arial"/>
                  <w:sz w:val="22"/>
                  <w:szCs w:val="22"/>
                </w:rPr>
                <w:delText>S</w:delText>
              </w:r>
            </w:del>
            <w:ins w:id="136" w:author="Haylie Pepper" w:date="2022-06-08T17:44:00Z">
              <w:r w:rsidR="007819C8">
                <w:rPr>
                  <w:rFonts w:ascii="Arial" w:hAnsi="Arial" w:cs="Arial"/>
                  <w:sz w:val="22"/>
                  <w:szCs w:val="22"/>
                </w:rPr>
                <w:t>s</w:t>
              </w:r>
            </w:ins>
            <w:r w:rsidRPr="00D3283B">
              <w:rPr>
                <w:rFonts w:ascii="Arial" w:hAnsi="Arial" w:cs="Arial"/>
                <w:sz w:val="22"/>
                <w:szCs w:val="22"/>
              </w:rPr>
              <w:t xml:space="preserve">tate </w:t>
            </w:r>
            <w:ins w:id="137" w:author="Haylie Pepper" w:date="2022-06-08T17:44:00Z">
              <w:r w:rsidR="007819C8">
                <w:rPr>
                  <w:rFonts w:ascii="Arial" w:hAnsi="Arial" w:cs="Arial"/>
                  <w:sz w:val="22"/>
                  <w:szCs w:val="22"/>
                </w:rPr>
                <w:t>g</w:t>
              </w:r>
            </w:ins>
            <w:del w:id="138" w:author="Haylie Pepper" w:date="2022-06-08T17:44:00Z">
              <w:r w:rsidRPr="00D3283B" w:rsidDel="007819C8">
                <w:rPr>
                  <w:rFonts w:ascii="Arial" w:hAnsi="Arial" w:cs="Arial"/>
                  <w:sz w:val="22"/>
                  <w:szCs w:val="22"/>
                </w:rPr>
                <w:delText>G</w:delText>
              </w:r>
            </w:del>
            <w:r w:rsidRPr="00D3283B">
              <w:rPr>
                <w:rFonts w:ascii="Arial" w:hAnsi="Arial" w:cs="Arial"/>
                <w:sz w:val="22"/>
                <w:szCs w:val="22"/>
              </w:rPr>
              <w:t xml:space="preserve">overnments quickly referred to the Commonwealth the power to make </w:t>
            </w:r>
            <w:r w:rsidRPr="00D3283B">
              <w:rPr>
                <w:rFonts w:ascii="Arial" w:hAnsi="Arial" w:cs="Arial"/>
                <w:b/>
                <w:sz w:val="22"/>
                <w:szCs w:val="22"/>
              </w:rPr>
              <w:t>anti-terrorism</w:t>
            </w:r>
            <w:r w:rsidRPr="00D3283B">
              <w:rPr>
                <w:rFonts w:ascii="Arial" w:hAnsi="Arial" w:cs="Arial"/>
                <w:sz w:val="22"/>
                <w:szCs w:val="22"/>
              </w:rPr>
              <w:t xml:space="preserve"> </w:t>
            </w:r>
            <w:r w:rsidRPr="00D3283B">
              <w:rPr>
                <w:rFonts w:ascii="Arial" w:hAnsi="Arial" w:cs="Arial"/>
                <w:b/>
                <w:sz w:val="22"/>
                <w:szCs w:val="22"/>
              </w:rPr>
              <w:t>laws</w:t>
            </w:r>
            <w:r w:rsidRPr="00D3283B">
              <w:rPr>
                <w:rFonts w:ascii="Arial" w:hAnsi="Arial" w:cs="Arial"/>
                <w:sz w:val="22"/>
                <w:szCs w:val="22"/>
              </w:rPr>
              <w:t xml:space="preserve"> </w:t>
            </w:r>
            <w:proofErr w:type="gramStart"/>
            <w:r w:rsidRPr="00D3283B">
              <w:rPr>
                <w:rFonts w:ascii="Arial" w:hAnsi="Arial" w:cs="Arial"/>
                <w:sz w:val="22"/>
                <w:szCs w:val="22"/>
              </w:rPr>
              <w:t>in order to</w:t>
            </w:r>
            <w:proofErr w:type="gramEnd"/>
            <w:r w:rsidRPr="00D3283B">
              <w:rPr>
                <w:rFonts w:ascii="Arial" w:hAnsi="Arial" w:cs="Arial"/>
                <w:sz w:val="22"/>
                <w:szCs w:val="22"/>
              </w:rPr>
              <w:t xml:space="preserve"> respond to th</w:t>
            </w:r>
            <w:r w:rsidR="004133DA">
              <w:rPr>
                <w:rFonts w:ascii="Arial" w:hAnsi="Arial" w:cs="Arial"/>
                <w:sz w:val="22"/>
                <w:szCs w:val="22"/>
              </w:rPr>
              <w:t>is</w:t>
            </w:r>
            <w:r w:rsidRPr="00D3283B">
              <w:rPr>
                <w:rFonts w:ascii="Arial" w:hAnsi="Arial" w:cs="Arial"/>
                <w:sz w:val="22"/>
                <w:szCs w:val="22"/>
              </w:rPr>
              <w:t xml:space="preserve"> new threat facing the world. </w:t>
            </w:r>
          </w:p>
          <w:p w14:paraId="06AE1DF9" w14:textId="0DFCA4A5" w:rsidR="00B450CA" w:rsidRPr="00D3283B" w:rsidRDefault="00B450CA" w:rsidP="00B450CA">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 xml:space="preserve">The </w:t>
            </w:r>
            <w:r w:rsidR="00DE69BC">
              <w:rPr>
                <w:rFonts w:ascii="Arial" w:hAnsi="Arial" w:cs="Arial"/>
                <w:sz w:val="22"/>
                <w:szCs w:val="22"/>
              </w:rPr>
              <w:t>HCA</w:t>
            </w:r>
            <w:r w:rsidR="00DE69BC" w:rsidRPr="00D3283B">
              <w:rPr>
                <w:rFonts w:ascii="Arial" w:hAnsi="Arial" w:cs="Arial"/>
                <w:sz w:val="22"/>
                <w:szCs w:val="22"/>
              </w:rPr>
              <w:t xml:space="preserve"> </w:t>
            </w:r>
            <w:r w:rsidRPr="00D3283B">
              <w:rPr>
                <w:rFonts w:ascii="Arial" w:hAnsi="Arial" w:cs="Arial"/>
                <w:sz w:val="22"/>
                <w:szCs w:val="22"/>
              </w:rPr>
              <w:t xml:space="preserve">in </w:t>
            </w:r>
            <w:r w:rsidRPr="00D3283B">
              <w:rPr>
                <w:rFonts w:ascii="Arial" w:hAnsi="Arial" w:cs="Arial"/>
                <w:i/>
                <w:sz w:val="22"/>
                <w:szCs w:val="22"/>
              </w:rPr>
              <w:t xml:space="preserve">NSW v Commonwealth </w:t>
            </w:r>
            <w:r w:rsidRPr="00D3283B">
              <w:rPr>
                <w:rFonts w:ascii="Arial" w:hAnsi="Arial" w:cs="Arial"/>
                <w:sz w:val="22"/>
                <w:szCs w:val="22"/>
              </w:rPr>
              <w:t>(1990)</w:t>
            </w:r>
            <w:r w:rsidR="004133DA">
              <w:rPr>
                <w:rFonts w:ascii="Arial" w:hAnsi="Arial" w:cs="Arial"/>
                <w:sz w:val="22"/>
                <w:szCs w:val="22"/>
              </w:rPr>
              <w:t xml:space="preserve"> referred to as</w:t>
            </w:r>
            <w:r w:rsidRPr="00D3283B">
              <w:rPr>
                <w:rFonts w:ascii="Arial" w:hAnsi="Arial" w:cs="Arial"/>
                <w:sz w:val="22"/>
                <w:szCs w:val="22"/>
              </w:rPr>
              <w:t xml:space="preserve"> ‘the Incorporation Case’ found that the Commonwealth lacked the power under s51(xx) to legislate on the process of creating a company through incorporation. This left companies needing to undergo incorporation in several states simultaneously each </w:t>
            </w:r>
            <w:r w:rsidR="004133DA">
              <w:rPr>
                <w:rFonts w:ascii="Arial" w:hAnsi="Arial" w:cs="Arial"/>
                <w:sz w:val="22"/>
                <w:szCs w:val="22"/>
              </w:rPr>
              <w:t xml:space="preserve">with </w:t>
            </w:r>
            <w:r w:rsidRPr="00D3283B">
              <w:rPr>
                <w:rFonts w:ascii="Arial" w:hAnsi="Arial" w:cs="Arial"/>
                <w:sz w:val="22"/>
                <w:szCs w:val="22"/>
              </w:rPr>
              <w:t xml:space="preserve">their own laws. As the economy grew and more corporations operated across state borders, this created a drag on the business. The </w:t>
            </w:r>
            <w:del w:id="139" w:author="Haylie Pepper" w:date="2022-06-08T17:44:00Z">
              <w:r w:rsidRPr="00D3283B" w:rsidDel="007819C8">
                <w:rPr>
                  <w:rFonts w:ascii="Arial" w:hAnsi="Arial" w:cs="Arial"/>
                  <w:b/>
                  <w:sz w:val="22"/>
                  <w:szCs w:val="22"/>
                </w:rPr>
                <w:delText>S</w:delText>
              </w:r>
            </w:del>
            <w:ins w:id="140" w:author="Haylie Pepper" w:date="2022-06-08T17:44:00Z">
              <w:r w:rsidR="007819C8">
                <w:rPr>
                  <w:rFonts w:ascii="Arial" w:hAnsi="Arial" w:cs="Arial"/>
                  <w:b/>
                  <w:sz w:val="22"/>
                  <w:szCs w:val="22"/>
                </w:rPr>
                <w:t>s</w:t>
              </w:r>
            </w:ins>
            <w:r w:rsidRPr="00D3283B">
              <w:rPr>
                <w:rFonts w:ascii="Arial" w:hAnsi="Arial" w:cs="Arial"/>
                <w:b/>
                <w:sz w:val="22"/>
                <w:szCs w:val="22"/>
              </w:rPr>
              <w:t>tate</w:t>
            </w:r>
            <w:del w:id="141" w:author="Haylie Pepper" w:date="2022-06-08T17:44:00Z">
              <w:r w:rsidRPr="00D3283B" w:rsidDel="007819C8">
                <w:rPr>
                  <w:rFonts w:ascii="Arial" w:hAnsi="Arial" w:cs="Arial"/>
                  <w:b/>
                  <w:sz w:val="22"/>
                  <w:szCs w:val="22"/>
                </w:rPr>
                <w:delText>’</w:delText>
              </w:r>
            </w:del>
            <w:r w:rsidRPr="00D3283B">
              <w:rPr>
                <w:rFonts w:ascii="Arial" w:hAnsi="Arial" w:cs="Arial"/>
                <w:b/>
                <w:sz w:val="22"/>
                <w:szCs w:val="22"/>
              </w:rPr>
              <w:t>s referred their incorporation powers</w:t>
            </w:r>
            <w:r w:rsidRPr="00D3283B">
              <w:rPr>
                <w:rFonts w:ascii="Arial" w:hAnsi="Arial" w:cs="Arial"/>
                <w:sz w:val="22"/>
                <w:szCs w:val="22"/>
              </w:rPr>
              <w:t xml:space="preserve"> to the Commonwealth </w:t>
            </w:r>
            <w:r w:rsidR="004133DA">
              <w:rPr>
                <w:rFonts w:ascii="Arial" w:hAnsi="Arial" w:cs="Arial"/>
                <w:sz w:val="22"/>
                <w:szCs w:val="22"/>
              </w:rPr>
              <w:t>which</w:t>
            </w:r>
            <w:r w:rsidR="004133DA" w:rsidRPr="00D3283B">
              <w:rPr>
                <w:rFonts w:ascii="Arial" w:hAnsi="Arial" w:cs="Arial"/>
                <w:sz w:val="22"/>
                <w:szCs w:val="22"/>
              </w:rPr>
              <w:t xml:space="preserve"> </w:t>
            </w:r>
            <w:r w:rsidRPr="00D3283B">
              <w:rPr>
                <w:rFonts w:ascii="Arial" w:hAnsi="Arial" w:cs="Arial"/>
                <w:sz w:val="22"/>
                <w:szCs w:val="22"/>
              </w:rPr>
              <w:t xml:space="preserve">helped modernise </w:t>
            </w:r>
            <w:r w:rsidR="004133DA">
              <w:rPr>
                <w:rFonts w:ascii="Arial" w:hAnsi="Arial" w:cs="Arial"/>
                <w:sz w:val="22"/>
                <w:szCs w:val="22"/>
              </w:rPr>
              <w:t>the Australian</w:t>
            </w:r>
            <w:r w:rsidR="004133DA" w:rsidRPr="00D3283B">
              <w:rPr>
                <w:rFonts w:ascii="Arial" w:hAnsi="Arial" w:cs="Arial"/>
                <w:sz w:val="22"/>
                <w:szCs w:val="22"/>
              </w:rPr>
              <w:t xml:space="preserve"> </w:t>
            </w:r>
            <w:r w:rsidRPr="00D3283B">
              <w:rPr>
                <w:rFonts w:ascii="Arial" w:hAnsi="Arial" w:cs="Arial"/>
                <w:sz w:val="22"/>
                <w:szCs w:val="22"/>
              </w:rPr>
              <w:t xml:space="preserve">economy. </w:t>
            </w:r>
          </w:p>
          <w:p w14:paraId="60C07C39" w14:textId="410B02BE" w:rsidR="00B450CA" w:rsidRPr="00D3283B" w:rsidRDefault="00B450CA" w:rsidP="00B450CA">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 xml:space="preserve">The Constitution granted the Commonwealth the power to make laws on marriage (s51(xxi)) and divorce (xxii) but not for the splitting of de-facto relationships. As Australian society changed, couples living out of wedlock became more common and lack of uniform laws became unsatisfactory for most states. Consequently, between 1986 and 1990 all </w:t>
            </w:r>
            <w:r w:rsidR="004133DA">
              <w:rPr>
                <w:rFonts w:ascii="Arial" w:hAnsi="Arial" w:cs="Arial"/>
                <w:sz w:val="22"/>
                <w:szCs w:val="22"/>
              </w:rPr>
              <w:t>s</w:t>
            </w:r>
            <w:r w:rsidRPr="00D3283B">
              <w:rPr>
                <w:rFonts w:ascii="Arial" w:hAnsi="Arial" w:cs="Arial"/>
                <w:sz w:val="22"/>
                <w:szCs w:val="22"/>
              </w:rPr>
              <w:t>tate</w:t>
            </w:r>
            <w:r w:rsidR="004133DA">
              <w:rPr>
                <w:rFonts w:ascii="Arial" w:hAnsi="Arial" w:cs="Arial"/>
                <w:sz w:val="22"/>
                <w:szCs w:val="22"/>
              </w:rPr>
              <w:t>s</w:t>
            </w:r>
            <w:r w:rsidRPr="00D3283B">
              <w:rPr>
                <w:rFonts w:ascii="Arial" w:hAnsi="Arial" w:cs="Arial"/>
                <w:sz w:val="22"/>
                <w:szCs w:val="22"/>
              </w:rPr>
              <w:t xml:space="preserve"> except WA </w:t>
            </w:r>
            <w:r w:rsidRPr="00D3283B">
              <w:rPr>
                <w:rFonts w:ascii="Arial" w:hAnsi="Arial" w:cs="Arial"/>
                <w:b/>
                <w:sz w:val="22"/>
                <w:szCs w:val="22"/>
              </w:rPr>
              <w:t>referred their de-facto family law powers</w:t>
            </w:r>
            <w:r w:rsidRPr="00D3283B">
              <w:rPr>
                <w:rFonts w:ascii="Arial" w:hAnsi="Arial" w:cs="Arial"/>
                <w:sz w:val="22"/>
                <w:szCs w:val="22"/>
              </w:rPr>
              <w:t xml:space="preserve"> to the Commonwealth. </w:t>
            </w:r>
          </w:p>
          <w:p w14:paraId="30DBC678" w14:textId="16B9EB47" w:rsidR="00A02745" w:rsidRPr="00D3283B" w:rsidRDefault="00A02745" w:rsidP="00A02745">
            <w:pPr>
              <w:pStyle w:val="ListParagraph"/>
              <w:numPr>
                <w:ilvl w:val="0"/>
                <w:numId w:val="41"/>
              </w:numPr>
              <w:tabs>
                <w:tab w:val="left" w:pos="720"/>
                <w:tab w:val="right" w:pos="9000"/>
              </w:tabs>
              <w:spacing w:before="120"/>
              <w:rPr>
                <w:rFonts w:ascii="Arial" w:hAnsi="Arial" w:cs="Arial"/>
                <w:b/>
                <w:sz w:val="22"/>
                <w:szCs w:val="22"/>
              </w:rPr>
            </w:pPr>
            <w:r w:rsidRPr="00D3283B">
              <w:rPr>
                <w:rFonts w:ascii="Arial" w:hAnsi="Arial" w:cs="Arial"/>
                <w:b/>
                <w:sz w:val="22"/>
                <w:szCs w:val="22"/>
              </w:rPr>
              <w:t>Unchallenged legislation</w:t>
            </w:r>
            <w:r w:rsidRPr="00D3283B">
              <w:rPr>
                <w:rFonts w:ascii="Arial" w:hAnsi="Arial" w:cs="Arial"/>
                <w:sz w:val="22"/>
                <w:szCs w:val="22"/>
              </w:rPr>
              <w:t xml:space="preserve"> has had a limited impact on </w:t>
            </w:r>
            <w:r w:rsidR="004133DA">
              <w:rPr>
                <w:rFonts w:ascii="Arial" w:hAnsi="Arial" w:cs="Arial"/>
                <w:sz w:val="22"/>
                <w:szCs w:val="22"/>
              </w:rPr>
              <w:t>Australia’s</w:t>
            </w:r>
            <w:r w:rsidR="004133DA" w:rsidRPr="00D3283B">
              <w:rPr>
                <w:rFonts w:ascii="Arial" w:hAnsi="Arial" w:cs="Arial"/>
                <w:sz w:val="22"/>
                <w:szCs w:val="22"/>
              </w:rPr>
              <w:t xml:space="preserve"> </w:t>
            </w:r>
            <w:r w:rsidRPr="00D3283B">
              <w:rPr>
                <w:rFonts w:ascii="Arial" w:hAnsi="Arial" w:cs="Arial"/>
                <w:sz w:val="22"/>
                <w:szCs w:val="22"/>
              </w:rPr>
              <w:t xml:space="preserve">political and legal system because </w:t>
            </w:r>
            <w:r w:rsidR="004133DA">
              <w:rPr>
                <w:rFonts w:ascii="Arial" w:hAnsi="Arial" w:cs="Arial"/>
                <w:sz w:val="22"/>
                <w:szCs w:val="22"/>
              </w:rPr>
              <w:t>any</w:t>
            </w:r>
            <w:r w:rsidR="004133DA" w:rsidRPr="00D3283B">
              <w:rPr>
                <w:rFonts w:ascii="Arial" w:hAnsi="Arial" w:cs="Arial"/>
                <w:sz w:val="22"/>
                <w:szCs w:val="22"/>
              </w:rPr>
              <w:t xml:space="preserve"> </w:t>
            </w:r>
            <w:r w:rsidRPr="00D3283B">
              <w:rPr>
                <w:rFonts w:ascii="Arial" w:hAnsi="Arial" w:cs="Arial"/>
                <w:sz w:val="22"/>
                <w:szCs w:val="22"/>
              </w:rPr>
              <w:t xml:space="preserve">significant or controversial legislation that </w:t>
            </w:r>
            <w:r w:rsidR="004133DA">
              <w:rPr>
                <w:rFonts w:ascii="Arial" w:hAnsi="Arial" w:cs="Arial"/>
                <w:sz w:val="22"/>
                <w:szCs w:val="22"/>
              </w:rPr>
              <w:t>is</w:t>
            </w:r>
            <w:r w:rsidRPr="00D3283B">
              <w:rPr>
                <w:rFonts w:ascii="Arial" w:hAnsi="Arial" w:cs="Arial"/>
                <w:sz w:val="22"/>
                <w:szCs w:val="22"/>
              </w:rPr>
              <w:t xml:space="preserve"> beyond the Commonwealth’s power is </w:t>
            </w:r>
            <w:r w:rsidR="004133DA">
              <w:rPr>
                <w:rFonts w:ascii="Arial" w:hAnsi="Arial" w:cs="Arial"/>
                <w:sz w:val="22"/>
                <w:szCs w:val="22"/>
              </w:rPr>
              <w:t xml:space="preserve">more </w:t>
            </w:r>
            <w:r w:rsidRPr="00D3283B">
              <w:rPr>
                <w:rFonts w:ascii="Arial" w:hAnsi="Arial" w:cs="Arial"/>
                <w:sz w:val="22"/>
                <w:szCs w:val="22"/>
              </w:rPr>
              <w:t>likely to be challenged</w:t>
            </w:r>
            <w:r w:rsidR="004133DA">
              <w:rPr>
                <w:rFonts w:ascii="Arial" w:hAnsi="Arial" w:cs="Arial"/>
                <w:sz w:val="22"/>
                <w:szCs w:val="22"/>
              </w:rPr>
              <w:t xml:space="preserve"> by an interested party</w:t>
            </w:r>
            <w:r w:rsidRPr="00D3283B">
              <w:rPr>
                <w:rFonts w:ascii="Arial" w:hAnsi="Arial" w:cs="Arial"/>
                <w:sz w:val="22"/>
                <w:szCs w:val="22"/>
              </w:rPr>
              <w:t>.</w:t>
            </w:r>
          </w:p>
          <w:p w14:paraId="5E2767F7" w14:textId="471FF4F3" w:rsidR="00A02745" w:rsidRPr="00D3283B" w:rsidRDefault="00A02745" w:rsidP="00A02745">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Unchallenged legislation refer</w:t>
            </w:r>
            <w:r w:rsidR="004133DA">
              <w:rPr>
                <w:rFonts w:ascii="Arial" w:hAnsi="Arial" w:cs="Arial"/>
                <w:sz w:val="22"/>
                <w:szCs w:val="22"/>
              </w:rPr>
              <w:t>s</w:t>
            </w:r>
            <w:r w:rsidRPr="00D3283B">
              <w:rPr>
                <w:rFonts w:ascii="Arial" w:hAnsi="Arial" w:cs="Arial"/>
                <w:sz w:val="22"/>
                <w:szCs w:val="22"/>
              </w:rPr>
              <w:t xml:space="preserve"> to statutes passed by the Commonwealth that may be </w:t>
            </w:r>
            <w:r w:rsidR="004133DA">
              <w:rPr>
                <w:rFonts w:ascii="Arial" w:hAnsi="Arial" w:cs="Arial"/>
                <w:sz w:val="22"/>
                <w:szCs w:val="22"/>
              </w:rPr>
              <w:t>‘</w:t>
            </w:r>
            <w:r w:rsidRPr="00D3283B">
              <w:rPr>
                <w:rFonts w:ascii="Arial" w:hAnsi="Arial" w:cs="Arial"/>
                <w:sz w:val="22"/>
                <w:szCs w:val="22"/>
              </w:rPr>
              <w:t>ultra vires</w:t>
            </w:r>
            <w:r w:rsidR="004133DA">
              <w:rPr>
                <w:rFonts w:ascii="Arial" w:hAnsi="Arial" w:cs="Arial"/>
                <w:sz w:val="22"/>
                <w:szCs w:val="22"/>
              </w:rPr>
              <w:t>’</w:t>
            </w:r>
            <w:r w:rsidR="0057408E">
              <w:rPr>
                <w:rFonts w:ascii="Arial" w:hAnsi="Arial" w:cs="Arial"/>
                <w:sz w:val="22"/>
                <w:szCs w:val="22"/>
              </w:rPr>
              <w:t>, that is</w:t>
            </w:r>
            <w:r w:rsidRPr="00D3283B">
              <w:rPr>
                <w:rFonts w:ascii="Arial" w:hAnsi="Arial" w:cs="Arial"/>
                <w:sz w:val="22"/>
                <w:szCs w:val="22"/>
              </w:rPr>
              <w:t xml:space="preserve"> </w:t>
            </w:r>
            <w:r w:rsidR="0057408E">
              <w:rPr>
                <w:rFonts w:ascii="Arial" w:hAnsi="Arial" w:cs="Arial"/>
                <w:sz w:val="22"/>
                <w:szCs w:val="22"/>
              </w:rPr>
              <w:t xml:space="preserve">outside of </w:t>
            </w:r>
            <w:r w:rsidRPr="00D3283B">
              <w:rPr>
                <w:rFonts w:ascii="Arial" w:hAnsi="Arial" w:cs="Arial"/>
                <w:sz w:val="22"/>
                <w:szCs w:val="22"/>
              </w:rPr>
              <w:t xml:space="preserve">the powers granted to it by the constitution but remain law </w:t>
            </w:r>
            <w:r w:rsidR="0057408E">
              <w:rPr>
                <w:rFonts w:ascii="Arial" w:hAnsi="Arial" w:cs="Arial"/>
                <w:sz w:val="22"/>
                <w:szCs w:val="22"/>
              </w:rPr>
              <w:t>because</w:t>
            </w:r>
            <w:r w:rsidR="0057408E" w:rsidRPr="00D3283B">
              <w:rPr>
                <w:rFonts w:ascii="Arial" w:hAnsi="Arial" w:cs="Arial"/>
                <w:sz w:val="22"/>
                <w:szCs w:val="22"/>
              </w:rPr>
              <w:t xml:space="preserve"> </w:t>
            </w:r>
            <w:r w:rsidRPr="00D3283B">
              <w:rPr>
                <w:rFonts w:ascii="Arial" w:hAnsi="Arial" w:cs="Arial"/>
                <w:sz w:val="22"/>
                <w:szCs w:val="22"/>
              </w:rPr>
              <w:t xml:space="preserve">they </w:t>
            </w:r>
            <w:del w:id="142" w:author="Haylie Pepper" w:date="2022-06-08T17:44:00Z">
              <w:r w:rsidRPr="00D3283B" w:rsidDel="00DC6C29">
                <w:rPr>
                  <w:rFonts w:ascii="Arial" w:hAnsi="Arial" w:cs="Arial"/>
                  <w:sz w:val="22"/>
                  <w:szCs w:val="22"/>
                </w:rPr>
                <w:delText xml:space="preserve">are </w:delText>
              </w:r>
            </w:del>
            <w:ins w:id="143" w:author="Haylie Pepper" w:date="2022-06-08T17:44:00Z">
              <w:r w:rsidR="00DC6C29">
                <w:rPr>
                  <w:rFonts w:ascii="Arial" w:hAnsi="Arial" w:cs="Arial"/>
                  <w:sz w:val="22"/>
                  <w:szCs w:val="22"/>
                </w:rPr>
                <w:t xml:space="preserve">have </w:t>
              </w:r>
            </w:ins>
            <w:r w:rsidRPr="00D3283B">
              <w:rPr>
                <w:rFonts w:ascii="Arial" w:hAnsi="Arial" w:cs="Arial"/>
                <w:sz w:val="22"/>
                <w:szCs w:val="22"/>
              </w:rPr>
              <w:t xml:space="preserve">not </w:t>
            </w:r>
            <w:ins w:id="144" w:author="Haylie Pepper" w:date="2022-06-08T17:44:00Z">
              <w:r w:rsidR="00DC6C29">
                <w:rPr>
                  <w:rFonts w:ascii="Arial" w:hAnsi="Arial" w:cs="Arial"/>
                  <w:sz w:val="22"/>
                  <w:szCs w:val="22"/>
                </w:rPr>
                <w:t xml:space="preserve">been </w:t>
              </w:r>
            </w:ins>
            <w:r w:rsidRPr="00D3283B">
              <w:rPr>
                <w:rFonts w:ascii="Arial" w:hAnsi="Arial" w:cs="Arial"/>
                <w:sz w:val="22"/>
                <w:szCs w:val="22"/>
              </w:rPr>
              <w:t xml:space="preserve">struck down by the </w:t>
            </w:r>
            <w:r w:rsidR="00DE69BC">
              <w:rPr>
                <w:rFonts w:ascii="Arial" w:hAnsi="Arial" w:cs="Arial"/>
                <w:sz w:val="22"/>
                <w:szCs w:val="22"/>
              </w:rPr>
              <w:t>HCA</w:t>
            </w:r>
            <w:r w:rsidR="0057408E">
              <w:rPr>
                <w:rFonts w:ascii="Arial" w:hAnsi="Arial" w:cs="Arial"/>
                <w:sz w:val="22"/>
                <w:szCs w:val="22"/>
              </w:rPr>
              <w:t>.</w:t>
            </w:r>
          </w:p>
          <w:p w14:paraId="243804E9" w14:textId="64A72492" w:rsidR="00A02745" w:rsidRPr="00D3283B" w:rsidRDefault="00A02745" w:rsidP="00A02745">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 xml:space="preserve">One example of unchallenged legislation is the creation of </w:t>
            </w:r>
            <w:r w:rsidR="0057408E">
              <w:rPr>
                <w:rFonts w:ascii="Arial" w:hAnsi="Arial" w:cs="Arial"/>
                <w:sz w:val="22"/>
                <w:szCs w:val="22"/>
              </w:rPr>
              <w:t xml:space="preserve">the </w:t>
            </w:r>
            <w:r w:rsidRPr="00D3283B">
              <w:rPr>
                <w:rFonts w:ascii="Arial" w:hAnsi="Arial" w:cs="Arial"/>
                <w:b/>
                <w:sz w:val="22"/>
                <w:szCs w:val="22"/>
              </w:rPr>
              <w:t>CS</w:t>
            </w:r>
            <w:r w:rsidR="005D4FA8">
              <w:rPr>
                <w:rFonts w:ascii="Arial" w:hAnsi="Arial" w:cs="Arial"/>
                <w:b/>
                <w:sz w:val="22"/>
                <w:szCs w:val="22"/>
              </w:rPr>
              <w:t>I</w:t>
            </w:r>
            <w:r w:rsidRPr="00D3283B">
              <w:rPr>
                <w:rFonts w:ascii="Arial" w:hAnsi="Arial" w:cs="Arial"/>
                <w:b/>
                <w:sz w:val="22"/>
                <w:szCs w:val="22"/>
              </w:rPr>
              <w:t>RO</w:t>
            </w:r>
            <w:r w:rsidRPr="00D3283B">
              <w:rPr>
                <w:rFonts w:ascii="Arial" w:hAnsi="Arial" w:cs="Arial"/>
                <w:sz w:val="22"/>
                <w:szCs w:val="22"/>
              </w:rPr>
              <w:t xml:space="preserve"> by the Commonwealth. This scientific research institution has produced many modern </w:t>
            </w:r>
            <w:r w:rsidRPr="00D3283B">
              <w:rPr>
                <w:rFonts w:ascii="Arial" w:hAnsi="Arial" w:cs="Arial"/>
                <w:sz w:val="22"/>
                <w:szCs w:val="22"/>
              </w:rPr>
              <w:lastRenderedPageBreak/>
              <w:t xml:space="preserve">benefits, such as </w:t>
            </w:r>
            <w:r w:rsidR="00377AE2" w:rsidRPr="00D3283B">
              <w:rPr>
                <w:rFonts w:ascii="Arial" w:hAnsi="Arial" w:cs="Arial"/>
                <w:sz w:val="22"/>
                <w:szCs w:val="22"/>
              </w:rPr>
              <w:t>Wi-Fi</w:t>
            </w:r>
            <w:r w:rsidRPr="00D3283B">
              <w:rPr>
                <w:rFonts w:ascii="Arial" w:hAnsi="Arial" w:cs="Arial"/>
                <w:sz w:val="22"/>
                <w:szCs w:val="22"/>
              </w:rPr>
              <w:t xml:space="preserve"> despite there being no head of power to support its creation. </w:t>
            </w:r>
          </w:p>
          <w:p w14:paraId="578179C1" w14:textId="55216544" w:rsidR="00A02745" w:rsidRPr="00D3283B" w:rsidRDefault="00A02745" w:rsidP="00A02745">
            <w:pPr>
              <w:tabs>
                <w:tab w:val="left" w:pos="720"/>
                <w:tab w:val="right" w:pos="9000"/>
              </w:tabs>
              <w:spacing w:before="120"/>
              <w:rPr>
                <w:rFonts w:ascii="Arial" w:eastAsia="Calibri" w:hAnsi="Arial" w:cs="Arial"/>
                <w:sz w:val="22"/>
                <w:szCs w:val="22"/>
                <w:u w:color="000000"/>
              </w:rPr>
            </w:pPr>
          </w:p>
        </w:tc>
      </w:tr>
      <w:tr w:rsidR="00E408E0" w:rsidRPr="00A5116B" w14:paraId="5A45942C" w14:textId="77777777" w:rsidTr="00F51E33">
        <w:trPr>
          <w:trHeight w:val="767"/>
        </w:trPr>
        <w:tc>
          <w:tcPr>
            <w:tcW w:w="9533" w:type="dxa"/>
          </w:tcPr>
          <w:p w14:paraId="3DCFBD5E" w14:textId="54ADCE48" w:rsidR="00E408E0" w:rsidRPr="00D3283B" w:rsidRDefault="00E408E0" w:rsidP="00F51E33">
            <w:pPr>
              <w:rPr>
                <w:rFonts w:ascii="Arial" w:hAnsi="Arial" w:cs="Arial"/>
                <w:b/>
                <w:sz w:val="22"/>
                <w:szCs w:val="22"/>
              </w:rPr>
            </w:pPr>
            <w:r w:rsidRPr="00D3283B">
              <w:rPr>
                <w:rFonts w:ascii="Arial" w:hAnsi="Arial" w:cs="Arial"/>
                <w:b/>
                <w:sz w:val="22"/>
                <w:szCs w:val="22"/>
              </w:rPr>
              <w:lastRenderedPageBreak/>
              <w:t xml:space="preserve">Analyse </w:t>
            </w:r>
            <w:r w:rsidR="00B450CA" w:rsidRPr="00D3283B">
              <w:rPr>
                <w:rFonts w:ascii="Arial" w:hAnsi="Arial" w:cs="Arial"/>
                <w:b/>
                <w:sz w:val="22"/>
                <w:szCs w:val="22"/>
              </w:rPr>
              <w:t xml:space="preserve">of </w:t>
            </w:r>
            <w:r w:rsidRPr="00D3283B">
              <w:rPr>
                <w:rFonts w:ascii="Arial" w:hAnsi="Arial" w:cs="Arial"/>
                <w:b/>
                <w:sz w:val="22"/>
                <w:szCs w:val="22"/>
              </w:rPr>
              <w:t>the extent</w:t>
            </w:r>
            <w:r w:rsidR="00B450CA" w:rsidRPr="00D3283B">
              <w:rPr>
                <w:rFonts w:ascii="Arial" w:hAnsi="Arial" w:cs="Arial"/>
                <w:b/>
                <w:sz w:val="22"/>
                <w:szCs w:val="22"/>
              </w:rPr>
              <w:t xml:space="preserve"> of impact.</w:t>
            </w:r>
          </w:p>
          <w:p w14:paraId="56B865D9" w14:textId="49619484" w:rsidR="00B450CA" w:rsidRPr="00D3283B" w:rsidRDefault="00B94513" w:rsidP="00F51E33">
            <w:pPr>
              <w:rPr>
                <w:rFonts w:ascii="Arial" w:hAnsi="Arial" w:cs="Arial"/>
                <w:sz w:val="22"/>
                <w:szCs w:val="22"/>
              </w:rPr>
            </w:pPr>
            <w:r w:rsidRPr="00D3283B">
              <w:rPr>
                <w:rFonts w:ascii="Arial" w:hAnsi="Arial" w:cs="Arial"/>
                <w:sz w:val="22"/>
                <w:szCs w:val="22"/>
              </w:rPr>
              <w:t xml:space="preserve">Students must make a clear judgment about </w:t>
            </w:r>
            <w:r w:rsidR="00183D45" w:rsidRPr="00D3283B">
              <w:rPr>
                <w:rFonts w:ascii="Arial" w:hAnsi="Arial" w:cs="Arial"/>
                <w:sz w:val="22"/>
                <w:szCs w:val="22"/>
              </w:rPr>
              <w:t xml:space="preserve">which method, formal or informal, has had the greatest impact on Australia’s political and legal system. </w:t>
            </w:r>
          </w:p>
          <w:p w14:paraId="65A0861B" w14:textId="0E6F04E7" w:rsidR="00E408E0" w:rsidRPr="00D3283B" w:rsidRDefault="00183D45" w:rsidP="00F51E33">
            <w:pPr>
              <w:rPr>
                <w:rFonts w:ascii="Arial" w:hAnsi="Arial" w:cs="Arial"/>
                <w:sz w:val="22"/>
                <w:szCs w:val="22"/>
              </w:rPr>
            </w:pPr>
            <w:r w:rsidRPr="00D3283B">
              <w:rPr>
                <w:rFonts w:ascii="Arial" w:hAnsi="Arial" w:cs="Arial"/>
                <w:sz w:val="22"/>
                <w:szCs w:val="22"/>
              </w:rPr>
              <w:t xml:space="preserve">Differences in the impact caused by various types of informal change would be expected. </w:t>
            </w:r>
            <w:r w:rsidR="00E408E0" w:rsidRPr="00D3283B">
              <w:rPr>
                <w:rFonts w:ascii="Arial" w:hAnsi="Arial" w:cs="Arial"/>
                <w:sz w:val="22"/>
                <w:szCs w:val="22"/>
              </w:rPr>
              <w:t xml:space="preserve"> </w:t>
            </w:r>
          </w:p>
        </w:tc>
      </w:tr>
      <w:bookmarkEnd w:id="99"/>
      <w:bookmarkEnd w:id="100"/>
    </w:tbl>
    <w:p w14:paraId="1AC25809" w14:textId="0BEE5D96" w:rsidR="0005635C" w:rsidRDefault="0005635C" w:rsidP="00155F84">
      <w:pPr>
        <w:tabs>
          <w:tab w:val="right" w:pos="9360"/>
        </w:tabs>
        <w:rPr>
          <w:rFonts w:ascii="Arial" w:hAnsi="Arial" w:cs="Arial"/>
          <w:b/>
          <w:sz w:val="22"/>
          <w:szCs w:val="22"/>
        </w:rPr>
      </w:pPr>
    </w:p>
    <w:p w14:paraId="6F56C146" w14:textId="77777777" w:rsidR="00D442B4" w:rsidRDefault="00D442B4">
      <w:pPr>
        <w:rPr>
          <w:rFonts w:ascii="Arial" w:hAnsi="Arial" w:cs="Arial"/>
          <w:b/>
          <w:sz w:val="22"/>
          <w:szCs w:val="22"/>
        </w:rPr>
      </w:pPr>
      <w:r>
        <w:rPr>
          <w:rFonts w:ascii="Arial" w:hAnsi="Arial" w:cs="Arial"/>
          <w:b/>
          <w:sz w:val="22"/>
          <w:szCs w:val="22"/>
        </w:rPr>
        <w:br w:type="page"/>
      </w:r>
    </w:p>
    <w:p w14:paraId="67E94BF7" w14:textId="45EEA5AD" w:rsidR="00155F84" w:rsidRPr="00C34C62" w:rsidRDefault="00155F84" w:rsidP="00155F84">
      <w:pPr>
        <w:tabs>
          <w:tab w:val="right" w:pos="9360"/>
        </w:tabs>
        <w:rPr>
          <w:rFonts w:ascii="Arial" w:hAnsi="Arial" w:cs="Arial"/>
          <w:b/>
          <w:sz w:val="22"/>
          <w:szCs w:val="22"/>
        </w:rPr>
      </w:pPr>
      <w:r w:rsidRPr="00C34C62">
        <w:rPr>
          <w:rFonts w:ascii="Arial" w:hAnsi="Arial" w:cs="Arial"/>
          <w:b/>
          <w:sz w:val="22"/>
          <w:szCs w:val="22"/>
        </w:rPr>
        <w:lastRenderedPageBreak/>
        <w:t>Q</w:t>
      </w:r>
      <w:r w:rsidR="000F2749" w:rsidRPr="00C34C62">
        <w:rPr>
          <w:rFonts w:ascii="Arial" w:hAnsi="Arial" w:cs="Arial"/>
          <w:b/>
          <w:sz w:val="22"/>
          <w:szCs w:val="22"/>
        </w:rPr>
        <w:t>uestion 8</w:t>
      </w:r>
      <w:r w:rsidRPr="00C34C62">
        <w:rPr>
          <w:rFonts w:ascii="Arial" w:hAnsi="Arial" w:cs="Arial"/>
          <w:b/>
          <w:sz w:val="22"/>
          <w:szCs w:val="22"/>
        </w:rPr>
        <w:tab/>
        <w:t>(25 marks)</w:t>
      </w:r>
    </w:p>
    <w:p w14:paraId="0C0C3193" w14:textId="4B68F137" w:rsidR="00155F84" w:rsidRDefault="00155F84" w:rsidP="00155F84">
      <w:pPr>
        <w:tabs>
          <w:tab w:val="right" w:pos="9360"/>
        </w:tabs>
        <w:rPr>
          <w:rFonts w:ascii="Arial" w:hAnsi="Arial" w:cs="Arial"/>
          <w:sz w:val="22"/>
          <w:szCs w:val="22"/>
        </w:rPr>
      </w:pPr>
    </w:p>
    <w:p w14:paraId="44FD8C40" w14:textId="77777777" w:rsidR="00C97AF8" w:rsidRDefault="00D442B4" w:rsidP="00D442B4">
      <w:pPr>
        <w:rPr>
          <w:rFonts w:ascii="Arial" w:hAnsi="Arial" w:cs="Arial"/>
          <w:bCs/>
          <w:color w:val="000000"/>
        </w:rPr>
      </w:pPr>
      <w:r w:rsidRPr="00F25C8A">
        <w:rPr>
          <w:rFonts w:ascii="Arial" w:hAnsi="Arial" w:cs="Arial"/>
          <w:bCs/>
          <w:color w:val="000000"/>
        </w:rPr>
        <w:t>‘The High Court’s</w:t>
      </w:r>
      <w:r w:rsidR="001817F4" w:rsidRPr="00F25C8A">
        <w:rPr>
          <w:rFonts w:ascii="Arial" w:hAnsi="Arial" w:cs="Arial"/>
          <w:bCs/>
          <w:color w:val="000000"/>
        </w:rPr>
        <w:t xml:space="preserve"> most significant role has been to </w:t>
      </w:r>
      <w:r w:rsidRPr="00F25C8A">
        <w:rPr>
          <w:rFonts w:ascii="Arial" w:hAnsi="Arial" w:cs="Arial"/>
          <w:bCs/>
          <w:color w:val="000000"/>
        </w:rPr>
        <w:t xml:space="preserve">maintain the doctrine of separation of powers in Australia’s political and legal system’. </w:t>
      </w:r>
    </w:p>
    <w:p w14:paraId="15134C8D" w14:textId="77777777" w:rsidR="00C97AF8" w:rsidRDefault="00C97AF8" w:rsidP="00D442B4">
      <w:pPr>
        <w:rPr>
          <w:rFonts w:ascii="Arial" w:hAnsi="Arial" w:cs="Arial"/>
          <w:bCs/>
          <w:color w:val="000000"/>
        </w:rPr>
      </w:pPr>
    </w:p>
    <w:p w14:paraId="6600622E" w14:textId="4DFA4419" w:rsidR="00D442B4" w:rsidRPr="00D442B4" w:rsidRDefault="00D442B4" w:rsidP="00D442B4">
      <w:r w:rsidRPr="00F25C8A">
        <w:rPr>
          <w:rFonts w:ascii="Arial" w:hAnsi="Arial" w:cs="Arial"/>
          <w:bCs/>
          <w:color w:val="000000"/>
        </w:rPr>
        <w:t>Evaluate</w:t>
      </w:r>
      <w:r w:rsidR="008B2EC1" w:rsidRPr="00F25C8A">
        <w:rPr>
          <w:rFonts w:ascii="Arial" w:hAnsi="Arial" w:cs="Arial"/>
          <w:bCs/>
          <w:color w:val="000000"/>
        </w:rPr>
        <w:t xml:space="preserve"> the validity of</w:t>
      </w:r>
      <w:r w:rsidRPr="00F25C8A">
        <w:rPr>
          <w:rFonts w:ascii="Arial" w:hAnsi="Arial" w:cs="Arial"/>
          <w:bCs/>
          <w:color w:val="000000"/>
        </w:rPr>
        <w:t xml:space="preserve"> this claim.</w:t>
      </w:r>
    </w:p>
    <w:p w14:paraId="37C37373" w14:textId="77777777" w:rsidR="00D442B4" w:rsidRPr="00D442B4" w:rsidRDefault="00D442B4" w:rsidP="00D442B4"/>
    <w:p w14:paraId="0A346BB1" w14:textId="18142225" w:rsidR="00456036" w:rsidRDefault="00456036" w:rsidP="00155F84">
      <w:pPr>
        <w:tabs>
          <w:tab w:val="right" w:pos="9360"/>
        </w:tabs>
        <w:rPr>
          <w:rFonts w:ascii="Arial" w:hAnsi="Arial" w:cs="Arial"/>
          <w:color w:val="FF0000"/>
          <w:sz w:val="22"/>
          <w:szCs w:val="22"/>
        </w:rPr>
      </w:pPr>
    </w:p>
    <w:tbl>
      <w:tblPr>
        <w:tblStyle w:val="TableGrid"/>
        <w:tblW w:w="0" w:type="auto"/>
        <w:tblLook w:val="04A0" w:firstRow="1" w:lastRow="0" w:firstColumn="1" w:lastColumn="0" w:noHBand="0" w:noVBand="1"/>
      </w:tblPr>
      <w:tblGrid>
        <w:gridCol w:w="9304"/>
      </w:tblGrid>
      <w:tr w:rsidR="00456036" w:rsidRPr="00A5116B" w14:paraId="133AB1C6" w14:textId="77777777" w:rsidTr="00F51E33">
        <w:trPr>
          <w:trHeight w:val="1082"/>
        </w:trPr>
        <w:tc>
          <w:tcPr>
            <w:tcW w:w="9533" w:type="dxa"/>
          </w:tcPr>
          <w:p w14:paraId="4BC1A074" w14:textId="77777777" w:rsidR="00456036" w:rsidRPr="00A5116B" w:rsidRDefault="00456036" w:rsidP="00F51E33">
            <w:pPr>
              <w:rPr>
                <w:rFonts w:ascii="Arial" w:hAnsi="Arial" w:cs="Arial"/>
                <w:b/>
                <w:sz w:val="22"/>
                <w:szCs w:val="22"/>
              </w:rPr>
            </w:pPr>
            <w:r w:rsidRPr="00A5116B">
              <w:rPr>
                <w:rFonts w:ascii="Arial" w:hAnsi="Arial" w:cs="Arial"/>
                <w:b/>
                <w:sz w:val="22"/>
                <w:szCs w:val="22"/>
              </w:rPr>
              <w:t>Relevant terms and parameters of discussion:</w:t>
            </w:r>
          </w:p>
          <w:p w14:paraId="6C2CA717" w14:textId="4A19B3FA" w:rsidR="005D77AA" w:rsidRDefault="00DC19AF" w:rsidP="000528DE">
            <w:pPr>
              <w:pStyle w:val="ListParagraph"/>
              <w:numPr>
                <w:ilvl w:val="0"/>
                <w:numId w:val="26"/>
              </w:numPr>
              <w:contextualSpacing/>
              <w:rPr>
                <w:rFonts w:ascii="Arial" w:hAnsi="Arial" w:cs="Arial"/>
                <w:sz w:val="22"/>
                <w:szCs w:val="22"/>
              </w:rPr>
            </w:pPr>
            <w:r>
              <w:rPr>
                <w:rFonts w:ascii="Arial" w:hAnsi="Arial" w:cs="Arial"/>
                <w:sz w:val="22"/>
                <w:szCs w:val="22"/>
              </w:rPr>
              <w:t>Separation of powers</w:t>
            </w:r>
            <w:r w:rsidR="00302CB7">
              <w:rPr>
                <w:rFonts w:ascii="Arial" w:hAnsi="Arial" w:cs="Arial"/>
                <w:sz w:val="22"/>
                <w:szCs w:val="22"/>
              </w:rPr>
              <w:t xml:space="preserve"> is the doctrine by which the functions of government to make law, administer the law and enforce the law are dispersed across the legislative, executive and judicial branches of government. Checks and balances between each branch of government prevent a concentration of power.  </w:t>
            </w:r>
          </w:p>
          <w:p w14:paraId="0F11FEE2" w14:textId="7B32E0C8" w:rsidR="00DC19AF" w:rsidRDefault="00DC19AF" w:rsidP="00DC19AF">
            <w:pPr>
              <w:pStyle w:val="ListParagraph"/>
              <w:numPr>
                <w:ilvl w:val="0"/>
                <w:numId w:val="26"/>
              </w:numPr>
              <w:contextualSpacing/>
              <w:rPr>
                <w:rFonts w:ascii="Arial" w:hAnsi="Arial" w:cs="Arial"/>
                <w:sz w:val="22"/>
                <w:szCs w:val="22"/>
              </w:rPr>
            </w:pPr>
            <w:r>
              <w:rPr>
                <w:rFonts w:ascii="Arial" w:hAnsi="Arial" w:cs="Arial"/>
                <w:sz w:val="22"/>
                <w:szCs w:val="22"/>
              </w:rPr>
              <w:t xml:space="preserve">Role of the High Court </w:t>
            </w:r>
            <w:r w:rsidR="0057408E">
              <w:rPr>
                <w:rFonts w:ascii="Arial" w:hAnsi="Arial" w:cs="Arial"/>
                <w:sz w:val="22"/>
                <w:szCs w:val="22"/>
              </w:rPr>
              <w:t xml:space="preserve">(HCA) </w:t>
            </w:r>
            <w:r>
              <w:rPr>
                <w:rFonts w:ascii="Arial" w:hAnsi="Arial" w:cs="Arial"/>
                <w:sz w:val="22"/>
                <w:szCs w:val="22"/>
              </w:rPr>
              <w:t xml:space="preserve">as the ultimate court of appeal </w:t>
            </w:r>
            <w:r w:rsidR="00302CB7">
              <w:rPr>
                <w:rFonts w:ascii="Arial" w:hAnsi="Arial" w:cs="Arial"/>
                <w:sz w:val="22"/>
                <w:szCs w:val="22"/>
              </w:rPr>
              <w:t>(s73)</w:t>
            </w:r>
          </w:p>
          <w:p w14:paraId="364E3259" w14:textId="69E66080" w:rsidR="008B2EC1" w:rsidRDefault="008B2EC1" w:rsidP="00DC19AF">
            <w:pPr>
              <w:pStyle w:val="ListParagraph"/>
              <w:numPr>
                <w:ilvl w:val="0"/>
                <w:numId w:val="26"/>
              </w:numPr>
              <w:contextualSpacing/>
              <w:rPr>
                <w:rFonts w:ascii="Arial" w:hAnsi="Arial" w:cs="Arial"/>
                <w:sz w:val="22"/>
                <w:szCs w:val="22"/>
              </w:rPr>
            </w:pPr>
            <w:r>
              <w:rPr>
                <w:rFonts w:ascii="Arial" w:hAnsi="Arial" w:cs="Arial"/>
                <w:sz w:val="22"/>
                <w:szCs w:val="22"/>
              </w:rPr>
              <w:t xml:space="preserve">Role of the </w:t>
            </w:r>
            <w:r w:rsidR="0057408E">
              <w:rPr>
                <w:rFonts w:ascii="Arial" w:hAnsi="Arial" w:cs="Arial"/>
                <w:sz w:val="22"/>
                <w:szCs w:val="22"/>
              </w:rPr>
              <w:t>HCA</w:t>
            </w:r>
            <w:r>
              <w:rPr>
                <w:rFonts w:ascii="Arial" w:hAnsi="Arial" w:cs="Arial"/>
                <w:sz w:val="22"/>
                <w:szCs w:val="22"/>
              </w:rPr>
              <w:t xml:space="preserve"> in the creation of Common Law</w:t>
            </w:r>
          </w:p>
          <w:p w14:paraId="662561DD" w14:textId="137FCE54" w:rsidR="006736F2" w:rsidRDefault="00DC19AF" w:rsidP="006736F2">
            <w:pPr>
              <w:pStyle w:val="ListParagraph"/>
              <w:numPr>
                <w:ilvl w:val="0"/>
                <w:numId w:val="26"/>
              </w:numPr>
              <w:contextualSpacing/>
              <w:rPr>
                <w:rFonts w:ascii="Arial" w:hAnsi="Arial" w:cs="Arial"/>
                <w:sz w:val="22"/>
                <w:szCs w:val="22"/>
              </w:rPr>
            </w:pPr>
            <w:r>
              <w:rPr>
                <w:rFonts w:ascii="Arial" w:hAnsi="Arial" w:cs="Arial"/>
                <w:sz w:val="22"/>
                <w:szCs w:val="22"/>
              </w:rPr>
              <w:t xml:space="preserve">Role of the </w:t>
            </w:r>
            <w:r w:rsidR="0057408E">
              <w:rPr>
                <w:rFonts w:ascii="Arial" w:hAnsi="Arial" w:cs="Arial"/>
                <w:sz w:val="22"/>
                <w:szCs w:val="22"/>
              </w:rPr>
              <w:t>HCA</w:t>
            </w:r>
            <w:r>
              <w:rPr>
                <w:rFonts w:ascii="Arial" w:hAnsi="Arial" w:cs="Arial"/>
                <w:sz w:val="22"/>
                <w:szCs w:val="22"/>
              </w:rPr>
              <w:t xml:space="preserve"> in interpreting the Constitution</w:t>
            </w:r>
            <w:r w:rsidR="008B2EC1">
              <w:rPr>
                <w:rFonts w:ascii="Arial" w:hAnsi="Arial" w:cs="Arial"/>
                <w:sz w:val="22"/>
                <w:szCs w:val="22"/>
              </w:rPr>
              <w:t xml:space="preserve"> (</w:t>
            </w:r>
            <w:r w:rsidR="006736F2">
              <w:rPr>
                <w:rFonts w:ascii="Arial" w:hAnsi="Arial" w:cs="Arial"/>
                <w:sz w:val="22"/>
                <w:szCs w:val="22"/>
              </w:rPr>
              <w:t xml:space="preserve">additional </w:t>
            </w:r>
            <w:r w:rsidR="008B2EC1">
              <w:rPr>
                <w:rFonts w:ascii="Arial" w:hAnsi="Arial" w:cs="Arial"/>
                <w:sz w:val="22"/>
                <w:szCs w:val="22"/>
              </w:rPr>
              <w:t>original jurisdiction s</w:t>
            </w:r>
            <w:r w:rsidR="0057408E">
              <w:rPr>
                <w:rFonts w:ascii="Arial" w:hAnsi="Arial" w:cs="Arial"/>
                <w:sz w:val="22"/>
                <w:szCs w:val="22"/>
              </w:rPr>
              <w:t>s</w:t>
            </w:r>
            <w:r w:rsidR="001A2AFF">
              <w:rPr>
                <w:rFonts w:ascii="Arial" w:hAnsi="Arial" w:cs="Arial"/>
                <w:sz w:val="22"/>
                <w:szCs w:val="22"/>
              </w:rPr>
              <w:t xml:space="preserve">75 and </w:t>
            </w:r>
            <w:r w:rsidR="008B2EC1">
              <w:rPr>
                <w:rFonts w:ascii="Arial" w:hAnsi="Arial" w:cs="Arial"/>
                <w:sz w:val="22"/>
                <w:szCs w:val="22"/>
              </w:rPr>
              <w:t>76)</w:t>
            </w:r>
          </w:p>
          <w:p w14:paraId="432856C4" w14:textId="77777777" w:rsidR="006736F2" w:rsidRPr="006736F2" w:rsidRDefault="006736F2" w:rsidP="006736F2">
            <w:pPr>
              <w:pStyle w:val="ListParagraph"/>
              <w:numPr>
                <w:ilvl w:val="0"/>
                <w:numId w:val="26"/>
              </w:numPr>
              <w:rPr>
                <w:rFonts w:ascii="Arial" w:hAnsi="Arial" w:cs="Arial"/>
                <w:sz w:val="22"/>
                <w:szCs w:val="22"/>
              </w:rPr>
            </w:pPr>
            <w:r w:rsidRPr="006736F2">
              <w:rPr>
                <w:rFonts w:ascii="Arial" w:hAnsi="Arial" w:cs="Arial"/>
                <w:sz w:val="22"/>
                <w:szCs w:val="22"/>
              </w:rPr>
              <w:t>Jurisdiction over other areas specified in s75 of the Constitution such as treaty matters, and cases brought against the Commonwealth.</w:t>
            </w:r>
          </w:p>
          <w:p w14:paraId="6BA0CF39" w14:textId="309884A4" w:rsidR="006736F2" w:rsidRPr="006736F2" w:rsidRDefault="006736F2" w:rsidP="006736F2">
            <w:pPr>
              <w:pStyle w:val="ListParagraph"/>
              <w:ind w:left="360"/>
              <w:contextualSpacing/>
              <w:rPr>
                <w:rFonts w:ascii="Arial" w:hAnsi="Arial" w:cs="Arial"/>
                <w:sz w:val="22"/>
                <w:szCs w:val="22"/>
              </w:rPr>
            </w:pPr>
          </w:p>
        </w:tc>
      </w:tr>
      <w:tr w:rsidR="00456036" w:rsidRPr="00A5116B" w14:paraId="7AA26111" w14:textId="77777777" w:rsidTr="00F51E33">
        <w:trPr>
          <w:trHeight w:val="2466"/>
        </w:trPr>
        <w:tc>
          <w:tcPr>
            <w:tcW w:w="9533" w:type="dxa"/>
          </w:tcPr>
          <w:p w14:paraId="4DC2BA57" w14:textId="136E4F47" w:rsidR="00456036" w:rsidRDefault="00456036" w:rsidP="00F51E33">
            <w:pPr>
              <w:rPr>
                <w:rFonts w:ascii="Arial" w:hAnsi="Arial" w:cs="Arial"/>
                <w:b/>
                <w:sz w:val="22"/>
                <w:szCs w:val="22"/>
              </w:rPr>
            </w:pPr>
            <w:r w:rsidRPr="00A5116B">
              <w:rPr>
                <w:rFonts w:ascii="Arial" w:hAnsi="Arial" w:cs="Arial"/>
                <w:b/>
                <w:sz w:val="22"/>
                <w:szCs w:val="22"/>
              </w:rPr>
              <w:t>Issues including pertinent examples could include:</w:t>
            </w:r>
          </w:p>
          <w:p w14:paraId="09E415F6" w14:textId="0E2B3691" w:rsidR="008B2EC1" w:rsidRDefault="008B2EC1" w:rsidP="00F51E33">
            <w:pPr>
              <w:rPr>
                <w:rFonts w:ascii="Arial" w:hAnsi="Arial" w:cs="Arial"/>
                <w:b/>
                <w:sz w:val="22"/>
                <w:szCs w:val="22"/>
              </w:rPr>
            </w:pPr>
          </w:p>
          <w:p w14:paraId="2AD914FF" w14:textId="14057E27" w:rsidR="008B2EC1" w:rsidRDefault="008B2EC1" w:rsidP="00F51E33">
            <w:pPr>
              <w:rPr>
                <w:rFonts w:ascii="Arial" w:hAnsi="Arial" w:cs="Arial"/>
                <w:sz w:val="22"/>
                <w:szCs w:val="22"/>
              </w:rPr>
            </w:pPr>
            <w:r>
              <w:rPr>
                <w:rFonts w:ascii="Arial" w:hAnsi="Arial" w:cs="Arial"/>
                <w:sz w:val="22"/>
                <w:szCs w:val="22"/>
              </w:rPr>
              <w:t xml:space="preserve">The </w:t>
            </w:r>
            <w:r w:rsidR="009F6A6E">
              <w:rPr>
                <w:rFonts w:ascii="Arial" w:hAnsi="Arial" w:cs="Arial"/>
                <w:sz w:val="22"/>
                <w:szCs w:val="22"/>
              </w:rPr>
              <w:t xml:space="preserve">HCA’s </w:t>
            </w:r>
            <w:r>
              <w:rPr>
                <w:rFonts w:ascii="Arial" w:hAnsi="Arial" w:cs="Arial"/>
                <w:sz w:val="22"/>
                <w:szCs w:val="22"/>
              </w:rPr>
              <w:t>interpretation of the constitution has upheld separation of the three branches of government in various ways:</w:t>
            </w:r>
          </w:p>
          <w:p w14:paraId="32017160" w14:textId="13A3B8D9" w:rsidR="008B2EC1" w:rsidRDefault="008B2EC1" w:rsidP="008B2EC1">
            <w:pPr>
              <w:pStyle w:val="ListParagraph"/>
              <w:numPr>
                <w:ilvl w:val="0"/>
                <w:numId w:val="42"/>
              </w:numPr>
              <w:rPr>
                <w:rFonts w:ascii="Arial" w:hAnsi="Arial" w:cs="Arial"/>
                <w:sz w:val="22"/>
                <w:szCs w:val="22"/>
              </w:rPr>
            </w:pPr>
            <w:r>
              <w:rPr>
                <w:rFonts w:ascii="Arial" w:hAnsi="Arial" w:cs="Arial"/>
                <w:sz w:val="22"/>
                <w:szCs w:val="22"/>
              </w:rPr>
              <w:t xml:space="preserve">The </w:t>
            </w:r>
            <w:r w:rsidR="009F6A6E">
              <w:rPr>
                <w:rFonts w:ascii="Arial" w:hAnsi="Arial" w:cs="Arial"/>
                <w:sz w:val="22"/>
                <w:szCs w:val="22"/>
              </w:rPr>
              <w:t>HCA</w:t>
            </w:r>
            <w:r w:rsidR="009F6A6E" w:rsidRPr="00D3283B">
              <w:rPr>
                <w:rFonts w:ascii="Arial" w:hAnsi="Arial" w:cs="Arial"/>
                <w:sz w:val="22"/>
                <w:szCs w:val="22"/>
              </w:rPr>
              <w:t xml:space="preserve"> </w:t>
            </w:r>
            <w:r>
              <w:rPr>
                <w:rFonts w:ascii="Arial" w:hAnsi="Arial" w:cs="Arial"/>
                <w:sz w:val="22"/>
                <w:szCs w:val="22"/>
              </w:rPr>
              <w:t xml:space="preserve">has limited executive overreach by preserving the </w:t>
            </w:r>
            <w:del w:id="145" w:author="Haylie Pepper" w:date="2022-06-08T17:45:00Z">
              <w:r w:rsidDel="00466A9C">
                <w:rPr>
                  <w:rFonts w:ascii="Arial" w:hAnsi="Arial" w:cs="Arial"/>
                  <w:sz w:val="22"/>
                  <w:szCs w:val="22"/>
                </w:rPr>
                <w:delText>P</w:delText>
              </w:r>
            </w:del>
            <w:ins w:id="146" w:author="Haylie Pepper" w:date="2022-06-08T17:45:00Z">
              <w:r w:rsidR="00466A9C">
                <w:rPr>
                  <w:rFonts w:ascii="Arial" w:hAnsi="Arial" w:cs="Arial"/>
                  <w:sz w:val="22"/>
                  <w:szCs w:val="22"/>
                </w:rPr>
                <w:t>p</w:t>
              </w:r>
            </w:ins>
            <w:r>
              <w:rPr>
                <w:rFonts w:ascii="Arial" w:hAnsi="Arial" w:cs="Arial"/>
                <w:sz w:val="22"/>
                <w:szCs w:val="22"/>
              </w:rPr>
              <w:t xml:space="preserve">arliament’s control over spending </w:t>
            </w:r>
            <w:proofErr w:type="gramStart"/>
            <w:r>
              <w:rPr>
                <w:rFonts w:ascii="Arial" w:hAnsi="Arial" w:cs="Arial"/>
                <w:sz w:val="22"/>
                <w:szCs w:val="22"/>
              </w:rPr>
              <w:t>e.g.</w:t>
            </w:r>
            <w:proofErr w:type="gramEnd"/>
            <w:r>
              <w:rPr>
                <w:rFonts w:ascii="Arial" w:hAnsi="Arial" w:cs="Arial"/>
                <w:sz w:val="22"/>
                <w:szCs w:val="22"/>
              </w:rPr>
              <w:t xml:space="preserve"> </w:t>
            </w:r>
            <w:r>
              <w:rPr>
                <w:rFonts w:ascii="Arial" w:hAnsi="Arial" w:cs="Arial"/>
                <w:i/>
                <w:sz w:val="22"/>
                <w:szCs w:val="22"/>
              </w:rPr>
              <w:t xml:space="preserve">Williams v Commonwealth </w:t>
            </w:r>
            <w:r w:rsidR="009F6A6E">
              <w:rPr>
                <w:rFonts w:ascii="Arial" w:hAnsi="Arial" w:cs="Arial"/>
                <w:sz w:val="22"/>
                <w:szCs w:val="22"/>
              </w:rPr>
              <w:t>‘</w:t>
            </w:r>
            <w:r>
              <w:rPr>
                <w:rFonts w:ascii="Arial" w:hAnsi="Arial" w:cs="Arial"/>
                <w:sz w:val="22"/>
                <w:szCs w:val="22"/>
              </w:rPr>
              <w:t xml:space="preserve">the </w:t>
            </w:r>
            <w:r w:rsidR="009F6A6E">
              <w:rPr>
                <w:rFonts w:ascii="Arial" w:hAnsi="Arial" w:cs="Arial"/>
                <w:sz w:val="22"/>
                <w:szCs w:val="22"/>
              </w:rPr>
              <w:t xml:space="preserve">National </w:t>
            </w:r>
            <w:r>
              <w:rPr>
                <w:rFonts w:ascii="Arial" w:hAnsi="Arial" w:cs="Arial"/>
                <w:sz w:val="22"/>
                <w:szCs w:val="22"/>
              </w:rPr>
              <w:t>School</w:t>
            </w:r>
            <w:r w:rsidR="009F6A6E">
              <w:rPr>
                <w:rFonts w:ascii="Arial" w:hAnsi="Arial" w:cs="Arial"/>
                <w:sz w:val="22"/>
                <w:szCs w:val="22"/>
              </w:rPr>
              <w:t>s</w:t>
            </w:r>
            <w:r>
              <w:rPr>
                <w:rFonts w:ascii="Arial" w:hAnsi="Arial" w:cs="Arial"/>
                <w:sz w:val="22"/>
                <w:szCs w:val="22"/>
              </w:rPr>
              <w:t xml:space="preserve"> Chaplain</w:t>
            </w:r>
            <w:r w:rsidR="009F6A6E">
              <w:rPr>
                <w:rFonts w:ascii="Arial" w:hAnsi="Arial" w:cs="Arial"/>
                <w:sz w:val="22"/>
                <w:szCs w:val="22"/>
              </w:rPr>
              <w:t>cy</w:t>
            </w:r>
            <w:r>
              <w:rPr>
                <w:rFonts w:ascii="Arial" w:hAnsi="Arial" w:cs="Arial"/>
                <w:sz w:val="22"/>
                <w:szCs w:val="22"/>
              </w:rPr>
              <w:t xml:space="preserve"> </w:t>
            </w:r>
            <w:r w:rsidR="009F6A6E">
              <w:rPr>
                <w:rFonts w:ascii="Arial" w:hAnsi="Arial" w:cs="Arial"/>
                <w:sz w:val="22"/>
                <w:szCs w:val="22"/>
              </w:rPr>
              <w:t>C</w:t>
            </w:r>
            <w:r>
              <w:rPr>
                <w:rFonts w:ascii="Arial" w:hAnsi="Arial" w:cs="Arial"/>
                <w:sz w:val="22"/>
                <w:szCs w:val="22"/>
              </w:rPr>
              <w:t>ase</w:t>
            </w:r>
            <w:r w:rsidR="009F6A6E">
              <w:rPr>
                <w:rFonts w:ascii="Arial" w:hAnsi="Arial" w:cs="Arial"/>
                <w:sz w:val="22"/>
                <w:szCs w:val="22"/>
              </w:rPr>
              <w:t>’ (NSCP).</w:t>
            </w:r>
            <w:r>
              <w:rPr>
                <w:rFonts w:ascii="Arial" w:hAnsi="Arial" w:cs="Arial"/>
                <w:sz w:val="22"/>
                <w:szCs w:val="22"/>
              </w:rPr>
              <w:t xml:space="preserve"> </w:t>
            </w:r>
          </w:p>
          <w:p w14:paraId="2DD852CB" w14:textId="08CB5A77" w:rsidR="008B2EC1" w:rsidRDefault="008B2EC1" w:rsidP="008B2EC1">
            <w:pPr>
              <w:pStyle w:val="ListParagraph"/>
              <w:numPr>
                <w:ilvl w:val="0"/>
                <w:numId w:val="42"/>
              </w:numPr>
              <w:rPr>
                <w:rFonts w:ascii="Arial" w:hAnsi="Arial" w:cs="Arial"/>
                <w:sz w:val="22"/>
                <w:szCs w:val="22"/>
              </w:rPr>
            </w:pPr>
            <w:r>
              <w:rPr>
                <w:rFonts w:ascii="Arial" w:hAnsi="Arial" w:cs="Arial"/>
                <w:sz w:val="22"/>
                <w:szCs w:val="22"/>
              </w:rPr>
              <w:t xml:space="preserve">The </w:t>
            </w:r>
            <w:r w:rsidR="009F6A6E">
              <w:rPr>
                <w:rFonts w:ascii="Arial" w:hAnsi="Arial" w:cs="Arial"/>
                <w:sz w:val="22"/>
                <w:szCs w:val="22"/>
              </w:rPr>
              <w:t>HCA</w:t>
            </w:r>
            <w:r w:rsidR="009F6A6E" w:rsidRPr="00D3283B">
              <w:rPr>
                <w:rFonts w:ascii="Arial" w:hAnsi="Arial" w:cs="Arial"/>
                <w:sz w:val="22"/>
                <w:szCs w:val="22"/>
              </w:rPr>
              <w:t xml:space="preserve"> </w:t>
            </w:r>
            <w:r>
              <w:rPr>
                <w:rFonts w:ascii="Arial" w:hAnsi="Arial" w:cs="Arial"/>
                <w:sz w:val="22"/>
                <w:szCs w:val="22"/>
              </w:rPr>
              <w:t xml:space="preserve">has invalidated legislation that has gone beyond the powers granted to </w:t>
            </w:r>
            <w:ins w:id="147" w:author="Haylie Pepper" w:date="2022-06-08T17:45:00Z">
              <w:r w:rsidR="00466A9C">
                <w:rPr>
                  <w:rFonts w:ascii="Arial" w:hAnsi="Arial" w:cs="Arial"/>
                  <w:sz w:val="22"/>
                  <w:szCs w:val="22"/>
                </w:rPr>
                <w:t>p</w:t>
              </w:r>
            </w:ins>
            <w:del w:id="148" w:author="Haylie Pepper" w:date="2022-06-08T17:45:00Z">
              <w:r w:rsidDel="00466A9C">
                <w:rPr>
                  <w:rFonts w:ascii="Arial" w:hAnsi="Arial" w:cs="Arial"/>
                  <w:sz w:val="22"/>
                  <w:szCs w:val="22"/>
                </w:rPr>
                <w:delText>P</w:delText>
              </w:r>
            </w:del>
            <w:r>
              <w:rPr>
                <w:rFonts w:ascii="Arial" w:hAnsi="Arial" w:cs="Arial"/>
                <w:sz w:val="22"/>
                <w:szCs w:val="22"/>
              </w:rPr>
              <w:t xml:space="preserve">arliament in the Constitution.  e.g. </w:t>
            </w:r>
            <w:r>
              <w:rPr>
                <w:rFonts w:ascii="Arial" w:hAnsi="Arial" w:cs="Arial"/>
                <w:i/>
                <w:sz w:val="22"/>
                <w:szCs w:val="22"/>
              </w:rPr>
              <w:t>Spencer v Qld</w:t>
            </w:r>
            <w:r w:rsidR="007B2CC9">
              <w:rPr>
                <w:rFonts w:ascii="Arial" w:hAnsi="Arial" w:cs="Arial"/>
                <w:i/>
                <w:sz w:val="22"/>
                <w:szCs w:val="22"/>
              </w:rPr>
              <w:t xml:space="preserve"> </w:t>
            </w:r>
            <w:r w:rsidR="007B2CC9">
              <w:rPr>
                <w:rFonts w:ascii="Arial" w:hAnsi="Arial" w:cs="Arial"/>
                <w:sz w:val="22"/>
                <w:szCs w:val="22"/>
              </w:rPr>
              <w:t xml:space="preserve">(2019); </w:t>
            </w:r>
            <w:r w:rsidR="007B2CC9">
              <w:rPr>
                <w:rFonts w:ascii="Arial" w:hAnsi="Arial" w:cs="Arial"/>
                <w:i/>
                <w:sz w:val="22"/>
                <w:szCs w:val="22"/>
              </w:rPr>
              <w:t xml:space="preserve">Communist Party Case </w:t>
            </w:r>
            <w:r w:rsidR="007B2CC9">
              <w:rPr>
                <w:rFonts w:ascii="Arial" w:hAnsi="Arial" w:cs="Arial"/>
                <w:sz w:val="22"/>
                <w:szCs w:val="22"/>
              </w:rPr>
              <w:t>(1951)</w:t>
            </w:r>
          </w:p>
          <w:p w14:paraId="7F0A8CE2" w14:textId="55CACA16" w:rsidR="007B2CC9" w:rsidRDefault="007B2CC9" w:rsidP="008B2EC1">
            <w:pPr>
              <w:pStyle w:val="ListParagraph"/>
              <w:numPr>
                <w:ilvl w:val="0"/>
                <w:numId w:val="42"/>
              </w:numPr>
              <w:rPr>
                <w:rFonts w:ascii="Arial" w:hAnsi="Arial" w:cs="Arial"/>
                <w:sz w:val="22"/>
                <w:szCs w:val="22"/>
              </w:rPr>
            </w:pPr>
            <w:r>
              <w:rPr>
                <w:rFonts w:ascii="Arial" w:hAnsi="Arial" w:cs="Arial"/>
                <w:sz w:val="22"/>
                <w:szCs w:val="22"/>
              </w:rPr>
              <w:t xml:space="preserve">The </w:t>
            </w:r>
            <w:r w:rsidR="009F6A6E">
              <w:rPr>
                <w:rFonts w:ascii="Arial" w:hAnsi="Arial" w:cs="Arial"/>
                <w:sz w:val="22"/>
                <w:szCs w:val="22"/>
              </w:rPr>
              <w:t>HCA</w:t>
            </w:r>
            <w:r w:rsidR="009F6A6E" w:rsidRPr="00D3283B">
              <w:rPr>
                <w:rFonts w:ascii="Arial" w:hAnsi="Arial" w:cs="Arial"/>
                <w:sz w:val="22"/>
                <w:szCs w:val="22"/>
              </w:rPr>
              <w:t xml:space="preserve"> </w:t>
            </w:r>
            <w:r>
              <w:rPr>
                <w:rFonts w:ascii="Arial" w:hAnsi="Arial" w:cs="Arial"/>
                <w:sz w:val="22"/>
                <w:szCs w:val="22"/>
              </w:rPr>
              <w:t xml:space="preserve">has </w:t>
            </w:r>
            <w:r w:rsidR="005D4FA8">
              <w:rPr>
                <w:rFonts w:ascii="Arial" w:hAnsi="Arial" w:cs="Arial"/>
                <w:sz w:val="22"/>
                <w:szCs w:val="22"/>
              </w:rPr>
              <w:t>preserved</w:t>
            </w:r>
            <w:r>
              <w:rPr>
                <w:rFonts w:ascii="Arial" w:hAnsi="Arial" w:cs="Arial"/>
                <w:sz w:val="22"/>
                <w:szCs w:val="22"/>
              </w:rPr>
              <w:t xml:space="preserve"> federal judicial power by invalidating attempts to give judicial power to non-court institutions. E.g</w:t>
            </w:r>
            <w:r w:rsidR="009F6A6E">
              <w:rPr>
                <w:rFonts w:ascii="Arial" w:hAnsi="Arial" w:cs="Arial"/>
                <w:sz w:val="22"/>
                <w:szCs w:val="22"/>
              </w:rPr>
              <w:t>.</w:t>
            </w:r>
            <w:r>
              <w:rPr>
                <w:rFonts w:ascii="Arial" w:hAnsi="Arial" w:cs="Arial"/>
                <w:sz w:val="22"/>
                <w:szCs w:val="22"/>
              </w:rPr>
              <w:t xml:space="preserve"> </w:t>
            </w:r>
            <w:r>
              <w:rPr>
                <w:rFonts w:ascii="Arial" w:hAnsi="Arial" w:cs="Arial"/>
                <w:i/>
                <w:sz w:val="22"/>
                <w:szCs w:val="22"/>
              </w:rPr>
              <w:t xml:space="preserve">The Boilermakers Case (R v Kirby; Ex </w:t>
            </w:r>
            <w:proofErr w:type="spellStart"/>
            <w:r>
              <w:rPr>
                <w:rFonts w:ascii="Arial" w:hAnsi="Arial" w:cs="Arial"/>
                <w:i/>
                <w:sz w:val="22"/>
                <w:szCs w:val="22"/>
              </w:rPr>
              <w:t>parte</w:t>
            </w:r>
            <w:proofErr w:type="spellEnd"/>
            <w:r>
              <w:rPr>
                <w:rFonts w:ascii="Arial" w:hAnsi="Arial" w:cs="Arial"/>
                <w:i/>
                <w:sz w:val="22"/>
                <w:szCs w:val="22"/>
              </w:rPr>
              <w:t xml:space="preserve"> Boilermakers Society of Australia</w:t>
            </w:r>
            <w:r>
              <w:rPr>
                <w:rFonts w:ascii="Arial" w:hAnsi="Arial" w:cs="Arial"/>
                <w:sz w:val="22"/>
                <w:szCs w:val="22"/>
              </w:rPr>
              <w:t>)</w:t>
            </w:r>
            <w:r>
              <w:rPr>
                <w:rFonts w:ascii="Arial" w:hAnsi="Arial" w:cs="Arial"/>
                <w:i/>
                <w:sz w:val="22"/>
                <w:szCs w:val="22"/>
              </w:rPr>
              <w:t xml:space="preserve"> </w:t>
            </w:r>
            <w:r>
              <w:rPr>
                <w:rFonts w:ascii="Arial" w:hAnsi="Arial" w:cs="Arial"/>
                <w:sz w:val="22"/>
                <w:szCs w:val="22"/>
              </w:rPr>
              <w:t xml:space="preserve">(1956); </w:t>
            </w:r>
            <w:r w:rsidRPr="007B2CC9">
              <w:rPr>
                <w:rFonts w:ascii="Arial" w:hAnsi="Arial" w:cs="Arial"/>
                <w:i/>
                <w:sz w:val="22"/>
                <w:szCs w:val="22"/>
              </w:rPr>
              <w:t>Brandy’s Case</w:t>
            </w:r>
            <w:r>
              <w:rPr>
                <w:rFonts w:ascii="Arial" w:hAnsi="Arial" w:cs="Arial"/>
                <w:i/>
                <w:sz w:val="22"/>
                <w:szCs w:val="22"/>
              </w:rPr>
              <w:t xml:space="preserve"> </w:t>
            </w:r>
            <w:r>
              <w:rPr>
                <w:rFonts w:ascii="Arial" w:hAnsi="Arial" w:cs="Arial"/>
                <w:sz w:val="22"/>
                <w:szCs w:val="22"/>
              </w:rPr>
              <w:t>(</w:t>
            </w:r>
            <w:r>
              <w:rPr>
                <w:rFonts w:ascii="Arial" w:hAnsi="Arial" w:cs="Arial"/>
                <w:i/>
                <w:sz w:val="22"/>
                <w:szCs w:val="22"/>
              </w:rPr>
              <w:t xml:space="preserve">Brandy v Human Rights and Equal Opportunities Commission) </w:t>
            </w:r>
            <w:r>
              <w:rPr>
                <w:rFonts w:ascii="Arial" w:hAnsi="Arial" w:cs="Arial"/>
                <w:sz w:val="22"/>
                <w:szCs w:val="22"/>
              </w:rPr>
              <w:t xml:space="preserve">(1995). </w:t>
            </w:r>
          </w:p>
          <w:p w14:paraId="2BCE7BD9" w14:textId="7AE8F63E" w:rsidR="007B2CC9" w:rsidRDefault="007B2CC9" w:rsidP="007B2CC9">
            <w:pPr>
              <w:rPr>
                <w:rFonts w:ascii="Arial" w:hAnsi="Arial" w:cs="Arial"/>
                <w:sz w:val="22"/>
                <w:szCs w:val="22"/>
              </w:rPr>
            </w:pPr>
          </w:p>
          <w:p w14:paraId="2DD67F01" w14:textId="5FB79BE9" w:rsidR="006736F2" w:rsidRPr="00D3283B" w:rsidRDefault="001A2AFF" w:rsidP="006736F2">
            <w:pPr>
              <w:rPr>
                <w:rFonts w:ascii="Arial" w:hAnsi="Arial" w:cs="Arial"/>
                <w:b/>
                <w:sz w:val="22"/>
                <w:szCs w:val="22"/>
              </w:rPr>
            </w:pPr>
            <w:r>
              <w:rPr>
                <w:rFonts w:ascii="Arial" w:hAnsi="Arial" w:cs="Arial"/>
                <w:sz w:val="22"/>
                <w:szCs w:val="22"/>
              </w:rPr>
              <w:t xml:space="preserve">The </w:t>
            </w:r>
            <w:r w:rsidR="009F6A6E">
              <w:rPr>
                <w:rFonts w:ascii="Arial" w:hAnsi="Arial" w:cs="Arial"/>
                <w:sz w:val="22"/>
                <w:szCs w:val="22"/>
              </w:rPr>
              <w:t>HCA’s</w:t>
            </w:r>
            <w:r w:rsidR="009F6A6E" w:rsidRPr="00D3283B">
              <w:rPr>
                <w:rFonts w:ascii="Arial" w:hAnsi="Arial" w:cs="Arial"/>
                <w:sz w:val="22"/>
                <w:szCs w:val="22"/>
              </w:rPr>
              <w:t xml:space="preserve"> </w:t>
            </w:r>
            <w:r>
              <w:rPr>
                <w:rFonts w:ascii="Arial" w:hAnsi="Arial" w:cs="Arial"/>
                <w:sz w:val="22"/>
                <w:szCs w:val="22"/>
              </w:rPr>
              <w:t>interpretation of the Constitution has had other significant impacts on our political and legal system:</w:t>
            </w:r>
            <w:r w:rsidR="006736F2">
              <w:rPr>
                <w:rFonts w:ascii="Arial" w:hAnsi="Arial" w:cs="Arial"/>
                <w:sz w:val="22"/>
                <w:szCs w:val="22"/>
              </w:rPr>
              <w:t xml:space="preserve"> </w:t>
            </w:r>
          </w:p>
          <w:p w14:paraId="18D31797" w14:textId="7B544119" w:rsidR="006736F2" w:rsidRPr="00D3283B" w:rsidRDefault="006736F2" w:rsidP="006736F2">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 xml:space="preserve">The </w:t>
            </w:r>
            <w:r w:rsidR="009F6A6E">
              <w:rPr>
                <w:rFonts w:ascii="Arial" w:hAnsi="Arial" w:cs="Arial"/>
                <w:sz w:val="22"/>
                <w:szCs w:val="22"/>
              </w:rPr>
              <w:t>HCA</w:t>
            </w:r>
            <w:r w:rsidR="009F6A6E" w:rsidRPr="00D3283B">
              <w:rPr>
                <w:rFonts w:ascii="Arial" w:hAnsi="Arial" w:cs="Arial"/>
                <w:sz w:val="22"/>
                <w:szCs w:val="22"/>
              </w:rPr>
              <w:t xml:space="preserve"> </w:t>
            </w:r>
            <w:r w:rsidRPr="00D3283B">
              <w:rPr>
                <w:rFonts w:ascii="Arial" w:hAnsi="Arial" w:cs="Arial"/>
                <w:sz w:val="22"/>
                <w:szCs w:val="22"/>
              </w:rPr>
              <w:t xml:space="preserve">has jurisdiction to interpret the Constitution through its additional original jurisdiction s76 and s30 of the </w:t>
            </w:r>
            <w:r w:rsidRPr="005D4FA8">
              <w:rPr>
                <w:rFonts w:ascii="Arial" w:hAnsi="Arial" w:cs="Arial"/>
                <w:i/>
                <w:sz w:val="22"/>
                <w:szCs w:val="22"/>
                <w:u w:val="single"/>
              </w:rPr>
              <w:t>Judiciary Act 1903</w:t>
            </w:r>
            <w:r w:rsidRPr="005D4FA8">
              <w:rPr>
                <w:rFonts w:ascii="Arial" w:hAnsi="Arial" w:cs="Arial"/>
                <w:sz w:val="22"/>
                <w:szCs w:val="22"/>
                <w:u w:val="single"/>
              </w:rPr>
              <w:t xml:space="preserve"> (</w:t>
            </w:r>
            <w:proofErr w:type="spellStart"/>
            <w:r w:rsidRPr="005D4FA8">
              <w:rPr>
                <w:rFonts w:ascii="Arial" w:hAnsi="Arial" w:cs="Arial"/>
                <w:sz w:val="22"/>
                <w:szCs w:val="22"/>
                <w:u w:val="single"/>
              </w:rPr>
              <w:t>Cth</w:t>
            </w:r>
            <w:proofErr w:type="spellEnd"/>
            <w:r w:rsidRPr="005D4FA8">
              <w:rPr>
                <w:rFonts w:ascii="Arial" w:hAnsi="Arial" w:cs="Arial"/>
                <w:sz w:val="22"/>
                <w:szCs w:val="22"/>
                <w:u w:val="single"/>
              </w:rPr>
              <w:t>).</w:t>
            </w:r>
            <w:r w:rsidRPr="00D3283B">
              <w:rPr>
                <w:rFonts w:ascii="Arial" w:hAnsi="Arial" w:cs="Arial"/>
                <w:sz w:val="22"/>
                <w:szCs w:val="22"/>
              </w:rPr>
              <w:t xml:space="preserve"> </w:t>
            </w:r>
          </w:p>
          <w:p w14:paraId="753CC79B" w14:textId="74D92C32" w:rsidR="006736F2" w:rsidRPr="00D3283B" w:rsidRDefault="006736F2" w:rsidP="006736F2">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 xml:space="preserve">The </w:t>
            </w:r>
            <w:r w:rsidR="009F6A6E">
              <w:rPr>
                <w:rFonts w:ascii="Arial" w:hAnsi="Arial" w:cs="Arial"/>
                <w:sz w:val="22"/>
                <w:szCs w:val="22"/>
              </w:rPr>
              <w:t>HCA</w:t>
            </w:r>
            <w:r w:rsidR="009F6A6E" w:rsidRPr="00D3283B">
              <w:rPr>
                <w:rFonts w:ascii="Arial" w:hAnsi="Arial" w:cs="Arial"/>
                <w:sz w:val="22"/>
                <w:szCs w:val="22"/>
              </w:rPr>
              <w:t xml:space="preserve"> </w:t>
            </w:r>
            <w:r w:rsidRPr="00D3283B">
              <w:rPr>
                <w:rFonts w:ascii="Arial" w:hAnsi="Arial" w:cs="Arial"/>
                <w:sz w:val="22"/>
                <w:szCs w:val="22"/>
              </w:rPr>
              <w:t xml:space="preserve">has modernised the Constitution by finding </w:t>
            </w:r>
            <w:r w:rsidRPr="00D3283B">
              <w:rPr>
                <w:rFonts w:ascii="Arial" w:hAnsi="Arial" w:cs="Arial"/>
                <w:b/>
                <w:sz w:val="22"/>
                <w:szCs w:val="22"/>
              </w:rPr>
              <w:t>implied rights</w:t>
            </w:r>
            <w:r w:rsidRPr="00D3283B">
              <w:rPr>
                <w:rFonts w:ascii="Arial" w:hAnsi="Arial" w:cs="Arial"/>
                <w:sz w:val="22"/>
                <w:szCs w:val="22"/>
              </w:rPr>
              <w:t>.</w:t>
            </w:r>
          </w:p>
          <w:p w14:paraId="37C277A6" w14:textId="7390DA3D" w:rsidR="006736F2" w:rsidRPr="00D3283B" w:rsidRDefault="009F6A6E" w:rsidP="006736F2">
            <w:pPr>
              <w:pStyle w:val="ListParagraph"/>
              <w:numPr>
                <w:ilvl w:val="2"/>
                <w:numId w:val="41"/>
              </w:numPr>
              <w:tabs>
                <w:tab w:val="left" w:pos="720"/>
                <w:tab w:val="right" w:pos="9000"/>
              </w:tabs>
              <w:spacing w:before="120"/>
              <w:rPr>
                <w:rFonts w:ascii="Arial" w:hAnsi="Arial" w:cs="Arial"/>
                <w:b/>
                <w:sz w:val="22"/>
                <w:szCs w:val="22"/>
              </w:rPr>
            </w:pPr>
            <w:r>
              <w:rPr>
                <w:rFonts w:ascii="Arial" w:hAnsi="Arial" w:cs="Arial"/>
                <w:sz w:val="22"/>
                <w:szCs w:val="22"/>
              </w:rPr>
              <w:t>HCA’s</w:t>
            </w:r>
            <w:r w:rsidRPr="00D3283B">
              <w:rPr>
                <w:rFonts w:ascii="Arial" w:hAnsi="Arial" w:cs="Arial"/>
                <w:sz w:val="22"/>
                <w:szCs w:val="22"/>
              </w:rPr>
              <w:t xml:space="preserve"> </w:t>
            </w:r>
            <w:r w:rsidR="006736F2" w:rsidRPr="00D3283B">
              <w:rPr>
                <w:rFonts w:ascii="Arial" w:hAnsi="Arial" w:cs="Arial"/>
                <w:sz w:val="22"/>
                <w:szCs w:val="22"/>
              </w:rPr>
              <w:t xml:space="preserve">interpretation has </w:t>
            </w:r>
            <w:r>
              <w:rPr>
                <w:rFonts w:ascii="Arial" w:hAnsi="Arial" w:cs="Arial"/>
                <w:sz w:val="22"/>
                <w:szCs w:val="22"/>
              </w:rPr>
              <w:t>found</w:t>
            </w:r>
            <w:r w:rsidRPr="00D3283B">
              <w:rPr>
                <w:rFonts w:ascii="Arial" w:hAnsi="Arial" w:cs="Arial"/>
                <w:sz w:val="22"/>
                <w:szCs w:val="22"/>
              </w:rPr>
              <w:t xml:space="preserve"> </w:t>
            </w:r>
            <w:r w:rsidR="006736F2" w:rsidRPr="00D3283B">
              <w:rPr>
                <w:rFonts w:ascii="Arial" w:hAnsi="Arial" w:cs="Arial"/>
                <w:sz w:val="22"/>
                <w:szCs w:val="22"/>
              </w:rPr>
              <w:t xml:space="preserve">implied rights in the constitution, such as the </w:t>
            </w:r>
            <w:r w:rsidR="006736F2" w:rsidRPr="00D3283B">
              <w:rPr>
                <w:rFonts w:ascii="Arial" w:hAnsi="Arial" w:cs="Arial"/>
                <w:b/>
                <w:sz w:val="22"/>
                <w:szCs w:val="22"/>
              </w:rPr>
              <w:t>right to freedom of political communication</w:t>
            </w:r>
            <w:r w:rsidR="006736F2" w:rsidRPr="00D3283B">
              <w:rPr>
                <w:rFonts w:ascii="Arial" w:hAnsi="Arial" w:cs="Arial"/>
                <w:sz w:val="22"/>
                <w:szCs w:val="22"/>
              </w:rPr>
              <w:t xml:space="preserve">. This was established in the case of </w:t>
            </w:r>
            <w:r w:rsidR="006736F2" w:rsidRPr="00D3283B">
              <w:rPr>
                <w:rFonts w:ascii="Arial" w:hAnsi="Arial" w:cs="Arial"/>
                <w:i/>
                <w:sz w:val="22"/>
                <w:szCs w:val="22"/>
              </w:rPr>
              <w:t>ACTV v Commonwealth</w:t>
            </w:r>
            <w:r w:rsidR="006736F2">
              <w:rPr>
                <w:rFonts w:ascii="Arial" w:hAnsi="Arial" w:cs="Arial"/>
                <w:i/>
                <w:sz w:val="22"/>
                <w:szCs w:val="22"/>
              </w:rPr>
              <w:t xml:space="preserve"> </w:t>
            </w:r>
            <w:r w:rsidR="006736F2">
              <w:rPr>
                <w:rFonts w:ascii="Arial" w:hAnsi="Arial" w:cs="Arial"/>
                <w:sz w:val="22"/>
                <w:szCs w:val="22"/>
              </w:rPr>
              <w:t xml:space="preserve">(1992) and </w:t>
            </w:r>
            <w:r w:rsidR="006736F2">
              <w:rPr>
                <w:rFonts w:ascii="Arial" w:hAnsi="Arial" w:cs="Arial"/>
                <w:i/>
                <w:sz w:val="22"/>
                <w:szCs w:val="22"/>
              </w:rPr>
              <w:t xml:space="preserve">Nationwide News Pty Ltd v Wills </w:t>
            </w:r>
            <w:r w:rsidR="006736F2">
              <w:rPr>
                <w:rFonts w:ascii="Arial" w:hAnsi="Arial" w:cs="Arial"/>
                <w:sz w:val="22"/>
                <w:szCs w:val="22"/>
              </w:rPr>
              <w:t>(1992)</w:t>
            </w:r>
            <w:r w:rsidR="006736F2" w:rsidRPr="00D3283B">
              <w:rPr>
                <w:rFonts w:ascii="Arial" w:hAnsi="Arial" w:cs="Arial"/>
                <w:sz w:val="22"/>
                <w:szCs w:val="22"/>
              </w:rPr>
              <w:t xml:space="preserve">. In </w:t>
            </w:r>
            <w:r w:rsidR="006736F2">
              <w:rPr>
                <w:rFonts w:ascii="Arial" w:hAnsi="Arial" w:cs="Arial"/>
                <w:sz w:val="22"/>
                <w:szCs w:val="22"/>
              </w:rPr>
              <w:t>these</w:t>
            </w:r>
            <w:r w:rsidR="006736F2" w:rsidRPr="00D3283B">
              <w:rPr>
                <w:rFonts w:ascii="Arial" w:hAnsi="Arial" w:cs="Arial"/>
                <w:sz w:val="22"/>
                <w:szCs w:val="22"/>
              </w:rPr>
              <w:t xml:space="preserve"> case</w:t>
            </w:r>
            <w:r w:rsidR="006736F2">
              <w:rPr>
                <w:rFonts w:ascii="Arial" w:hAnsi="Arial" w:cs="Arial"/>
                <w:sz w:val="22"/>
                <w:szCs w:val="22"/>
              </w:rPr>
              <w:t>s</w:t>
            </w:r>
            <w:r w:rsidR="006736F2" w:rsidRPr="00D3283B">
              <w:rPr>
                <w:rFonts w:ascii="Arial" w:hAnsi="Arial" w:cs="Arial"/>
                <w:sz w:val="22"/>
                <w:szCs w:val="22"/>
              </w:rPr>
              <w:t>, the High Court found held that the words ‘chosen by the people’ in ss 7 and 24 establish Australia as democracy and thereby implied a right to freedom of political communication. This freedom was not expressly written in our 19</w:t>
            </w:r>
            <w:r w:rsidR="006736F2" w:rsidRPr="00D3283B">
              <w:rPr>
                <w:rFonts w:ascii="Arial" w:hAnsi="Arial" w:cs="Arial"/>
                <w:sz w:val="22"/>
                <w:szCs w:val="22"/>
                <w:vertAlign w:val="superscript"/>
              </w:rPr>
              <w:t>th</w:t>
            </w:r>
            <w:r w:rsidR="006736F2" w:rsidRPr="00D3283B">
              <w:rPr>
                <w:rFonts w:ascii="Arial" w:hAnsi="Arial" w:cs="Arial"/>
                <w:sz w:val="22"/>
                <w:szCs w:val="22"/>
              </w:rPr>
              <w:t xml:space="preserve"> Century constitution but its recognition by the </w:t>
            </w:r>
            <w:r>
              <w:rPr>
                <w:rFonts w:ascii="Arial" w:hAnsi="Arial" w:cs="Arial"/>
                <w:sz w:val="22"/>
                <w:szCs w:val="22"/>
              </w:rPr>
              <w:t>HCA</w:t>
            </w:r>
            <w:r w:rsidRPr="00D3283B">
              <w:rPr>
                <w:rFonts w:ascii="Arial" w:hAnsi="Arial" w:cs="Arial"/>
                <w:sz w:val="22"/>
                <w:szCs w:val="22"/>
              </w:rPr>
              <w:t xml:space="preserve"> </w:t>
            </w:r>
            <w:r w:rsidR="006736F2" w:rsidRPr="00D3283B">
              <w:rPr>
                <w:rFonts w:ascii="Arial" w:hAnsi="Arial" w:cs="Arial"/>
                <w:sz w:val="22"/>
                <w:szCs w:val="22"/>
              </w:rPr>
              <w:t xml:space="preserve">has increased the rights of the Australian people. </w:t>
            </w:r>
          </w:p>
          <w:p w14:paraId="3A74FC56" w14:textId="0F1F58A1" w:rsidR="006736F2" w:rsidRPr="00D3283B" w:rsidRDefault="006736F2" w:rsidP="006736F2">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 xml:space="preserve">The </w:t>
            </w:r>
            <w:r w:rsidR="009F6A6E">
              <w:rPr>
                <w:rFonts w:ascii="Arial" w:hAnsi="Arial" w:cs="Arial"/>
                <w:sz w:val="22"/>
                <w:szCs w:val="22"/>
              </w:rPr>
              <w:t>HCA</w:t>
            </w:r>
            <w:r w:rsidR="009F6A6E" w:rsidRPr="00D3283B">
              <w:rPr>
                <w:rFonts w:ascii="Arial" w:hAnsi="Arial" w:cs="Arial"/>
                <w:sz w:val="22"/>
                <w:szCs w:val="22"/>
              </w:rPr>
              <w:t xml:space="preserve"> </w:t>
            </w:r>
            <w:r w:rsidRPr="00D3283B">
              <w:rPr>
                <w:rFonts w:ascii="Arial" w:hAnsi="Arial" w:cs="Arial"/>
                <w:sz w:val="22"/>
                <w:szCs w:val="22"/>
              </w:rPr>
              <w:t>interpretation of the constitution has expanded the Commonwealth</w:t>
            </w:r>
            <w:ins w:id="149" w:author="Haylie Pepper" w:date="2022-06-08T17:46:00Z">
              <w:r w:rsidR="000F670F">
                <w:rPr>
                  <w:rFonts w:ascii="Arial" w:hAnsi="Arial" w:cs="Arial"/>
                  <w:sz w:val="22"/>
                  <w:szCs w:val="22"/>
                </w:rPr>
                <w:t xml:space="preserve"> financial</w:t>
              </w:r>
            </w:ins>
            <w:r w:rsidRPr="00D3283B">
              <w:rPr>
                <w:rFonts w:ascii="Arial" w:hAnsi="Arial" w:cs="Arial"/>
                <w:sz w:val="22"/>
                <w:szCs w:val="22"/>
              </w:rPr>
              <w:t xml:space="preserve"> </w:t>
            </w:r>
            <w:del w:id="150" w:author="Haylie Pepper" w:date="2022-06-08T17:45:00Z">
              <w:r w:rsidR="007102E2" w:rsidDel="000F670F">
                <w:rPr>
                  <w:rFonts w:ascii="Arial" w:hAnsi="Arial" w:cs="Arial"/>
                  <w:strike/>
                  <w:sz w:val="22"/>
                  <w:szCs w:val="22"/>
                </w:rPr>
                <w:delText>financial</w:delText>
              </w:r>
            </w:del>
            <w:r w:rsidR="007102E2" w:rsidRPr="00D3283B">
              <w:rPr>
                <w:rFonts w:ascii="Arial" w:hAnsi="Arial" w:cs="Arial"/>
                <w:sz w:val="22"/>
                <w:szCs w:val="22"/>
              </w:rPr>
              <w:t xml:space="preserve"> </w:t>
            </w:r>
            <w:r w:rsidRPr="00D3283B">
              <w:rPr>
                <w:rFonts w:ascii="Arial" w:hAnsi="Arial" w:cs="Arial"/>
                <w:sz w:val="22"/>
                <w:szCs w:val="22"/>
              </w:rPr>
              <w:t>power over the States</w:t>
            </w:r>
          </w:p>
          <w:p w14:paraId="350151B3" w14:textId="17BFF5D7" w:rsidR="006736F2" w:rsidRPr="00D3283B" w:rsidRDefault="006736F2" w:rsidP="006736F2">
            <w:pPr>
              <w:pStyle w:val="ListParagraph"/>
              <w:numPr>
                <w:ilvl w:val="2"/>
                <w:numId w:val="41"/>
              </w:numPr>
              <w:tabs>
                <w:tab w:val="left" w:pos="720"/>
                <w:tab w:val="right" w:pos="9000"/>
              </w:tabs>
              <w:spacing w:before="120"/>
              <w:rPr>
                <w:rFonts w:ascii="Arial" w:hAnsi="Arial" w:cs="Arial"/>
                <w:b/>
                <w:sz w:val="22"/>
                <w:szCs w:val="22"/>
              </w:rPr>
            </w:pPr>
            <w:r w:rsidRPr="00D3283B">
              <w:rPr>
                <w:rFonts w:ascii="Arial" w:hAnsi="Arial" w:cs="Arial"/>
                <w:i/>
                <w:sz w:val="22"/>
                <w:szCs w:val="22"/>
              </w:rPr>
              <w:t>Uniform Tax Cases</w:t>
            </w:r>
            <w:r w:rsidRPr="00D3283B">
              <w:rPr>
                <w:rFonts w:ascii="Arial" w:hAnsi="Arial" w:cs="Arial"/>
                <w:sz w:val="22"/>
                <w:szCs w:val="22"/>
              </w:rPr>
              <w:t xml:space="preserve"> (1942 and 1957) </w:t>
            </w:r>
            <w:r w:rsidR="00DA4212">
              <w:rPr>
                <w:rFonts w:ascii="Arial" w:hAnsi="Arial" w:cs="Arial"/>
                <w:sz w:val="22"/>
                <w:szCs w:val="22"/>
              </w:rPr>
              <w:t>that enabled</w:t>
            </w:r>
            <w:r w:rsidR="00DA4212" w:rsidRPr="00D3283B">
              <w:rPr>
                <w:rFonts w:ascii="Arial" w:hAnsi="Arial" w:cs="Arial"/>
                <w:sz w:val="22"/>
                <w:szCs w:val="22"/>
              </w:rPr>
              <w:t xml:space="preserve"> </w:t>
            </w:r>
            <w:r w:rsidRPr="00D3283B">
              <w:rPr>
                <w:rFonts w:ascii="Arial" w:hAnsi="Arial" w:cs="Arial"/>
                <w:sz w:val="22"/>
                <w:szCs w:val="22"/>
              </w:rPr>
              <w:t xml:space="preserve">the Commonwealth to take over Income Taxes from the States through its interpretation of ss51(ii), 96 and 109. </w:t>
            </w:r>
          </w:p>
          <w:p w14:paraId="0EA80D6E" w14:textId="4D8D2633" w:rsidR="006736F2" w:rsidRPr="00D3283B" w:rsidRDefault="006736F2" w:rsidP="006736F2">
            <w:pPr>
              <w:pStyle w:val="ListParagraph"/>
              <w:numPr>
                <w:ilvl w:val="2"/>
                <w:numId w:val="41"/>
              </w:numPr>
              <w:tabs>
                <w:tab w:val="left" w:pos="720"/>
                <w:tab w:val="right" w:pos="9000"/>
              </w:tabs>
              <w:spacing w:before="120"/>
              <w:rPr>
                <w:rFonts w:ascii="Arial" w:hAnsi="Arial" w:cs="Arial"/>
                <w:sz w:val="22"/>
                <w:szCs w:val="22"/>
              </w:rPr>
            </w:pPr>
            <w:r w:rsidRPr="00D3283B">
              <w:rPr>
                <w:rFonts w:ascii="Arial" w:hAnsi="Arial" w:cs="Arial"/>
                <w:i/>
                <w:sz w:val="22"/>
                <w:szCs w:val="22"/>
              </w:rPr>
              <w:lastRenderedPageBreak/>
              <w:t>Ha and Hammond v NSW</w:t>
            </w:r>
            <w:r w:rsidRPr="00D3283B">
              <w:rPr>
                <w:rFonts w:ascii="Arial" w:hAnsi="Arial" w:cs="Arial"/>
                <w:sz w:val="22"/>
                <w:szCs w:val="22"/>
              </w:rPr>
              <w:t xml:space="preserve"> (1997) the </w:t>
            </w:r>
            <w:r w:rsidR="00DA4212">
              <w:rPr>
                <w:rFonts w:ascii="Arial" w:hAnsi="Arial" w:cs="Arial"/>
                <w:sz w:val="22"/>
                <w:szCs w:val="22"/>
              </w:rPr>
              <w:t>HCA</w:t>
            </w:r>
            <w:r w:rsidR="00DA4212" w:rsidRPr="00D3283B">
              <w:rPr>
                <w:rFonts w:ascii="Arial" w:hAnsi="Arial" w:cs="Arial"/>
                <w:sz w:val="22"/>
                <w:szCs w:val="22"/>
              </w:rPr>
              <w:t xml:space="preserve"> </w:t>
            </w:r>
            <w:r w:rsidRPr="00D3283B">
              <w:rPr>
                <w:rFonts w:ascii="Arial" w:hAnsi="Arial" w:cs="Arial"/>
                <w:sz w:val="22"/>
                <w:szCs w:val="22"/>
              </w:rPr>
              <w:t xml:space="preserve">found the fees collected by States on the sale of tobacco and business franchises were excises and were therefore under s90 exclusively the purview of the Commonwealth. </w:t>
            </w:r>
          </w:p>
          <w:p w14:paraId="601800C9" w14:textId="3AFF3E95" w:rsidR="006736F2" w:rsidRPr="00D3283B" w:rsidRDefault="006736F2" w:rsidP="006736F2">
            <w:pPr>
              <w:pStyle w:val="ListParagraph"/>
              <w:numPr>
                <w:ilvl w:val="1"/>
                <w:numId w:val="41"/>
              </w:numPr>
              <w:tabs>
                <w:tab w:val="left" w:pos="720"/>
                <w:tab w:val="right" w:pos="9000"/>
              </w:tabs>
              <w:spacing w:before="120"/>
              <w:rPr>
                <w:rFonts w:ascii="Arial" w:hAnsi="Arial" w:cs="Arial"/>
                <w:b/>
                <w:sz w:val="22"/>
                <w:szCs w:val="22"/>
              </w:rPr>
            </w:pPr>
            <w:r w:rsidRPr="00D3283B">
              <w:rPr>
                <w:rFonts w:ascii="Arial" w:hAnsi="Arial" w:cs="Arial"/>
                <w:sz w:val="22"/>
                <w:szCs w:val="22"/>
              </w:rPr>
              <w:t xml:space="preserve">The </w:t>
            </w:r>
            <w:r w:rsidR="00DA4212">
              <w:rPr>
                <w:rFonts w:ascii="Arial" w:hAnsi="Arial" w:cs="Arial"/>
                <w:sz w:val="22"/>
                <w:szCs w:val="22"/>
              </w:rPr>
              <w:t>HCA’s</w:t>
            </w:r>
            <w:r w:rsidR="00DA4212" w:rsidRPr="00D3283B">
              <w:rPr>
                <w:rFonts w:ascii="Arial" w:hAnsi="Arial" w:cs="Arial"/>
                <w:sz w:val="22"/>
                <w:szCs w:val="22"/>
              </w:rPr>
              <w:t xml:space="preserve"> </w:t>
            </w:r>
            <w:r w:rsidRPr="00D3283B">
              <w:rPr>
                <w:rFonts w:ascii="Arial" w:hAnsi="Arial" w:cs="Arial"/>
                <w:sz w:val="22"/>
                <w:szCs w:val="22"/>
              </w:rPr>
              <w:t>interpretation of various heads of power have increased the Commonwealth’s legislative reach:</w:t>
            </w:r>
          </w:p>
          <w:p w14:paraId="13E31855" w14:textId="312ECCCC" w:rsidR="006736F2" w:rsidRPr="00D3283B" w:rsidRDefault="006736F2" w:rsidP="006736F2">
            <w:pPr>
              <w:pStyle w:val="ListParagraph"/>
              <w:numPr>
                <w:ilvl w:val="2"/>
                <w:numId w:val="41"/>
              </w:numPr>
              <w:tabs>
                <w:tab w:val="left" w:pos="720"/>
                <w:tab w:val="right" w:pos="9000"/>
              </w:tabs>
              <w:spacing w:before="120"/>
              <w:rPr>
                <w:rFonts w:ascii="Arial" w:hAnsi="Arial" w:cs="Arial"/>
                <w:b/>
                <w:sz w:val="22"/>
                <w:szCs w:val="22"/>
              </w:rPr>
            </w:pPr>
            <w:proofErr w:type="spellStart"/>
            <w:r w:rsidRPr="005D4FA8">
              <w:rPr>
                <w:rFonts w:ascii="Arial" w:hAnsi="Arial" w:cs="Arial"/>
                <w:i/>
                <w:iCs/>
                <w:sz w:val="22"/>
                <w:szCs w:val="22"/>
              </w:rPr>
              <w:t>Workchoices</w:t>
            </w:r>
            <w:proofErr w:type="spellEnd"/>
            <w:r w:rsidRPr="005D4FA8">
              <w:rPr>
                <w:rFonts w:ascii="Arial" w:hAnsi="Arial" w:cs="Arial"/>
                <w:i/>
                <w:iCs/>
                <w:sz w:val="22"/>
                <w:szCs w:val="22"/>
              </w:rPr>
              <w:t xml:space="preserve"> (2006)</w:t>
            </w:r>
            <w:r w:rsidRPr="00D3283B">
              <w:rPr>
                <w:rFonts w:ascii="Arial" w:hAnsi="Arial" w:cs="Arial"/>
                <w:sz w:val="22"/>
                <w:szCs w:val="22"/>
              </w:rPr>
              <w:t xml:space="preserve"> – </w:t>
            </w:r>
            <w:r w:rsidR="00DA4212">
              <w:rPr>
                <w:rFonts w:ascii="Arial" w:hAnsi="Arial" w:cs="Arial"/>
                <w:sz w:val="22"/>
                <w:szCs w:val="22"/>
              </w:rPr>
              <w:t>HCA</w:t>
            </w:r>
            <w:r w:rsidR="00DA4212" w:rsidRPr="00D3283B">
              <w:rPr>
                <w:rFonts w:ascii="Arial" w:hAnsi="Arial" w:cs="Arial"/>
                <w:sz w:val="22"/>
                <w:szCs w:val="22"/>
              </w:rPr>
              <w:t xml:space="preserve"> </w:t>
            </w:r>
            <w:r w:rsidRPr="00D3283B">
              <w:rPr>
                <w:rFonts w:ascii="Arial" w:hAnsi="Arial" w:cs="Arial"/>
                <w:sz w:val="22"/>
                <w:szCs w:val="22"/>
              </w:rPr>
              <w:t xml:space="preserve">accepted that the Commonwealth could make laws about the employees of corporations under s51(xx) and that the power was not limited to a corporation’s external relationships or trading activities. This allowed </w:t>
            </w:r>
            <w:proofErr w:type="spellStart"/>
            <w:r w:rsidRPr="00D3283B">
              <w:rPr>
                <w:rFonts w:ascii="Arial" w:hAnsi="Arial" w:cs="Arial"/>
                <w:sz w:val="22"/>
                <w:szCs w:val="22"/>
              </w:rPr>
              <w:t>Workchoices</w:t>
            </w:r>
            <w:proofErr w:type="spellEnd"/>
            <w:r w:rsidRPr="00D3283B">
              <w:rPr>
                <w:rFonts w:ascii="Arial" w:hAnsi="Arial" w:cs="Arial"/>
                <w:sz w:val="22"/>
                <w:szCs w:val="22"/>
              </w:rPr>
              <w:t xml:space="preserve"> to affect around 85% of Australian employees. </w:t>
            </w:r>
          </w:p>
          <w:p w14:paraId="484FF20A" w14:textId="77777777" w:rsidR="00DA4212" w:rsidRPr="00D3283B" w:rsidRDefault="00DA4212" w:rsidP="00DA4212">
            <w:pPr>
              <w:pStyle w:val="ListParagraph"/>
              <w:numPr>
                <w:ilvl w:val="2"/>
                <w:numId w:val="41"/>
              </w:numPr>
              <w:tabs>
                <w:tab w:val="left" w:pos="720"/>
                <w:tab w:val="right" w:pos="9000"/>
              </w:tabs>
              <w:spacing w:before="120"/>
              <w:rPr>
                <w:rFonts w:ascii="Arial" w:hAnsi="Arial" w:cs="Arial"/>
                <w:b/>
                <w:sz w:val="22"/>
                <w:szCs w:val="22"/>
              </w:rPr>
            </w:pPr>
            <w:r w:rsidRPr="00237CB1">
              <w:rPr>
                <w:rFonts w:ascii="Arial" w:hAnsi="Arial" w:cs="Arial"/>
                <w:i/>
                <w:iCs/>
                <w:sz w:val="22"/>
                <w:szCs w:val="22"/>
              </w:rPr>
              <w:t>Tasmanian Dams Case (1983)</w:t>
            </w:r>
            <w:r w:rsidRPr="00D3283B">
              <w:rPr>
                <w:rFonts w:ascii="Arial" w:hAnsi="Arial" w:cs="Arial"/>
                <w:sz w:val="22"/>
                <w:szCs w:val="22"/>
              </w:rPr>
              <w:t xml:space="preserve"> – </w:t>
            </w:r>
            <w:r>
              <w:rPr>
                <w:rFonts w:ascii="Arial" w:hAnsi="Arial" w:cs="Arial"/>
                <w:sz w:val="22"/>
                <w:szCs w:val="22"/>
              </w:rPr>
              <w:t>HCA</w:t>
            </w:r>
            <w:r w:rsidRPr="00D3283B">
              <w:rPr>
                <w:rFonts w:ascii="Arial" w:hAnsi="Arial" w:cs="Arial"/>
                <w:sz w:val="22"/>
                <w:szCs w:val="22"/>
              </w:rPr>
              <w:t xml:space="preserve"> accepted that the Commonwealth could </w:t>
            </w:r>
            <w:r>
              <w:rPr>
                <w:rFonts w:ascii="Arial" w:hAnsi="Arial" w:cs="Arial"/>
                <w:sz w:val="22"/>
                <w:szCs w:val="22"/>
              </w:rPr>
              <w:t>make laws</w:t>
            </w:r>
            <w:r w:rsidRPr="00D3283B">
              <w:rPr>
                <w:rFonts w:ascii="Arial" w:hAnsi="Arial" w:cs="Arial"/>
                <w:sz w:val="22"/>
                <w:szCs w:val="22"/>
              </w:rPr>
              <w:t xml:space="preserve"> </w:t>
            </w:r>
            <w:r>
              <w:rPr>
                <w:rFonts w:ascii="Arial" w:hAnsi="Arial" w:cs="Arial"/>
                <w:sz w:val="22"/>
                <w:szCs w:val="22"/>
              </w:rPr>
              <w:t>in any ‘area’ if it had signed a treaty relating to it. This was the HCA’s interpretation of s51xxix – eternal affairs. The impact implied that the Commonwealth could seek out and sign up to treaties that it might wish to legislate on in the future.</w:t>
            </w:r>
          </w:p>
          <w:p w14:paraId="05F32286" w14:textId="3812634E" w:rsidR="001A2AFF" w:rsidRDefault="001A2AFF" w:rsidP="001A2AFF">
            <w:pPr>
              <w:rPr>
                <w:rFonts w:ascii="Arial" w:hAnsi="Arial" w:cs="Arial"/>
                <w:sz w:val="22"/>
                <w:szCs w:val="22"/>
              </w:rPr>
            </w:pPr>
          </w:p>
          <w:p w14:paraId="42554A62" w14:textId="345DE2AA" w:rsidR="006736F2" w:rsidRDefault="001A2AFF" w:rsidP="00375A1A">
            <w:pPr>
              <w:rPr>
                <w:rFonts w:ascii="Arial" w:hAnsi="Arial" w:cs="Arial"/>
                <w:sz w:val="22"/>
                <w:szCs w:val="22"/>
              </w:rPr>
            </w:pPr>
            <w:r>
              <w:rPr>
                <w:rFonts w:ascii="Arial" w:hAnsi="Arial" w:cs="Arial"/>
                <w:sz w:val="22"/>
                <w:szCs w:val="22"/>
              </w:rPr>
              <w:t xml:space="preserve">The </w:t>
            </w:r>
            <w:r w:rsidR="00DA4212">
              <w:rPr>
                <w:rFonts w:ascii="Arial" w:hAnsi="Arial" w:cs="Arial"/>
                <w:sz w:val="22"/>
                <w:szCs w:val="22"/>
              </w:rPr>
              <w:t>HCA</w:t>
            </w:r>
            <w:r w:rsidR="00375A1A">
              <w:rPr>
                <w:rFonts w:ascii="Arial" w:hAnsi="Arial" w:cs="Arial"/>
                <w:sz w:val="22"/>
                <w:szCs w:val="22"/>
              </w:rPr>
              <w:t xml:space="preserve"> has significantly impacted Australia’s legal system through its development of the Common Law</w:t>
            </w:r>
            <w:r w:rsidR="00B57065">
              <w:rPr>
                <w:rFonts w:ascii="Arial" w:hAnsi="Arial" w:cs="Arial"/>
                <w:sz w:val="22"/>
                <w:szCs w:val="22"/>
              </w:rPr>
              <w:t xml:space="preserve"> and </w:t>
            </w:r>
            <w:ins w:id="151" w:author="Haylie Pepper" w:date="2022-06-08T17:46:00Z">
              <w:r w:rsidR="00F47E37">
                <w:rPr>
                  <w:rFonts w:ascii="Arial" w:hAnsi="Arial" w:cs="Arial"/>
                  <w:sz w:val="22"/>
                  <w:szCs w:val="22"/>
                </w:rPr>
                <w:t>in its role as</w:t>
              </w:r>
            </w:ins>
            <w:del w:id="152" w:author="Haylie Pepper" w:date="2022-06-08T17:46:00Z">
              <w:r w:rsidR="00B57065" w:rsidDel="00F47E37">
                <w:rPr>
                  <w:rFonts w:ascii="Arial" w:hAnsi="Arial" w:cs="Arial"/>
                  <w:sz w:val="22"/>
                  <w:szCs w:val="22"/>
                </w:rPr>
                <w:delText>being</w:delText>
              </w:r>
            </w:del>
            <w:r w:rsidR="00B57065">
              <w:rPr>
                <w:rFonts w:ascii="Arial" w:hAnsi="Arial" w:cs="Arial"/>
                <w:sz w:val="22"/>
                <w:szCs w:val="22"/>
              </w:rPr>
              <w:t xml:space="preserve"> the ultimate court of appeal</w:t>
            </w:r>
            <w:r w:rsidR="00375A1A">
              <w:rPr>
                <w:rFonts w:ascii="Arial" w:hAnsi="Arial" w:cs="Arial"/>
                <w:sz w:val="22"/>
                <w:szCs w:val="22"/>
              </w:rPr>
              <w:t>:</w:t>
            </w:r>
          </w:p>
          <w:p w14:paraId="75A70A51" w14:textId="43C51720" w:rsidR="006736F2" w:rsidRPr="006736F2" w:rsidRDefault="006736F2" w:rsidP="006736F2">
            <w:pPr>
              <w:pStyle w:val="ListParagraph"/>
              <w:numPr>
                <w:ilvl w:val="0"/>
                <w:numId w:val="49"/>
              </w:numPr>
              <w:rPr>
                <w:rFonts w:ascii="Arial" w:hAnsi="Arial" w:cs="Arial"/>
                <w:sz w:val="22"/>
                <w:szCs w:val="22"/>
              </w:rPr>
            </w:pPr>
            <w:r w:rsidRPr="006736F2">
              <w:rPr>
                <w:rFonts w:ascii="Arial" w:hAnsi="Arial" w:cs="Arial"/>
                <w:sz w:val="22"/>
                <w:szCs w:val="22"/>
                <w:lang w:val="en-US"/>
              </w:rPr>
              <w:t xml:space="preserve">In matter of common law, parliament remains sovereign, so precedents established by the </w:t>
            </w:r>
            <w:r w:rsidR="00DA4212">
              <w:rPr>
                <w:rFonts w:ascii="Arial" w:hAnsi="Arial" w:cs="Arial"/>
                <w:sz w:val="22"/>
                <w:szCs w:val="22"/>
              </w:rPr>
              <w:t xml:space="preserve">HCA </w:t>
            </w:r>
            <w:r w:rsidRPr="006736F2">
              <w:rPr>
                <w:rFonts w:ascii="Arial" w:hAnsi="Arial" w:cs="Arial"/>
                <w:sz w:val="22"/>
                <w:szCs w:val="22"/>
                <w:lang w:val="en-US"/>
              </w:rPr>
              <w:t xml:space="preserve">can be enshrined </w:t>
            </w:r>
            <w:r w:rsidR="00DA4212">
              <w:rPr>
                <w:rFonts w:ascii="Arial" w:hAnsi="Arial" w:cs="Arial"/>
                <w:sz w:val="22"/>
                <w:szCs w:val="22"/>
                <w:lang w:val="en-US"/>
              </w:rPr>
              <w:t>in</w:t>
            </w:r>
            <w:r w:rsidR="00DA4212" w:rsidRPr="006736F2">
              <w:rPr>
                <w:rFonts w:ascii="Arial" w:hAnsi="Arial" w:cs="Arial"/>
                <w:sz w:val="22"/>
                <w:szCs w:val="22"/>
                <w:lang w:val="en-US"/>
              </w:rPr>
              <w:t xml:space="preserve"> </w:t>
            </w:r>
            <w:r w:rsidRPr="006736F2">
              <w:rPr>
                <w:rFonts w:ascii="Arial" w:hAnsi="Arial" w:cs="Arial"/>
                <w:sz w:val="22"/>
                <w:szCs w:val="22"/>
                <w:lang w:val="en-US"/>
              </w:rPr>
              <w:t>statute, over-ruled by Commonwealth statute law or parliament could allow the common law to develop within the court system.</w:t>
            </w:r>
          </w:p>
          <w:p w14:paraId="4B4B8017" w14:textId="6E0ABA8F" w:rsidR="006736F2" w:rsidRPr="006736F2" w:rsidRDefault="00375A1A" w:rsidP="006736F2">
            <w:pPr>
              <w:pStyle w:val="ListParagraph"/>
              <w:numPr>
                <w:ilvl w:val="0"/>
                <w:numId w:val="44"/>
              </w:numPr>
              <w:rPr>
                <w:rFonts w:ascii="Arial" w:hAnsi="Arial" w:cs="Arial"/>
                <w:sz w:val="22"/>
                <w:szCs w:val="22"/>
              </w:rPr>
            </w:pPr>
            <w:r>
              <w:rPr>
                <w:rFonts w:ascii="Arial" w:hAnsi="Arial" w:cs="Arial"/>
                <w:i/>
                <w:sz w:val="22"/>
                <w:szCs w:val="22"/>
              </w:rPr>
              <w:t xml:space="preserve">Mabo v Qld </w:t>
            </w:r>
            <w:r>
              <w:rPr>
                <w:rFonts w:ascii="Arial" w:hAnsi="Arial" w:cs="Arial"/>
                <w:sz w:val="22"/>
                <w:szCs w:val="22"/>
              </w:rPr>
              <w:t>(No 2)</w:t>
            </w:r>
            <w:r w:rsidR="00DA4212">
              <w:rPr>
                <w:rFonts w:ascii="Arial" w:hAnsi="Arial" w:cs="Arial"/>
                <w:sz w:val="22"/>
                <w:szCs w:val="22"/>
              </w:rPr>
              <w:t>(1992)</w:t>
            </w:r>
            <w:r>
              <w:rPr>
                <w:rFonts w:ascii="Arial" w:hAnsi="Arial" w:cs="Arial"/>
                <w:sz w:val="22"/>
                <w:szCs w:val="22"/>
              </w:rPr>
              <w:t xml:space="preserve"> – </w:t>
            </w:r>
            <w:r w:rsidR="006736F2" w:rsidRPr="006736F2">
              <w:rPr>
                <w:rFonts w:ascii="Arial" w:hAnsi="Arial" w:cs="Arial"/>
                <w:sz w:val="22"/>
                <w:szCs w:val="22"/>
              </w:rPr>
              <w:t>Th</w:t>
            </w:r>
            <w:r w:rsidR="00DA4212">
              <w:rPr>
                <w:rFonts w:ascii="Arial" w:hAnsi="Arial" w:cs="Arial"/>
                <w:sz w:val="22"/>
                <w:szCs w:val="22"/>
              </w:rPr>
              <w:t>is</w:t>
            </w:r>
            <w:r w:rsidR="006736F2" w:rsidRPr="006736F2">
              <w:rPr>
                <w:rFonts w:ascii="Arial" w:hAnsi="Arial" w:cs="Arial"/>
                <w:sz w:val="22"/>
                <w:szCs w:val="22"/>
              </w:rPr>
              <w:t xml:space="preserve"> decision overturned the established common law doctrine of </w:t>
            </w:r>
            <w:r w:rsidR="00DA4212">
              <w:rPr>
                <w:rFonts w:ascii="Arial" w:hAnsi="Arial" w:cs="Arial"/>
                <w:sz w:val="22"/>
                <w:szCs w:val="22"/>
              </w:rPr>
              <w:t>‘</w:t>
            </w:r>
            <w:r w:rsidR="006736F2" w:rsidRPr="006736F2">
              <w:rPr>
                <w:rFonts w:ascii="Arial" w:hAnsi="Arial" w:cs="Arial"/>
                <w:sz w:val="22"/>
                <w:szCs w:val="22"/>
              </w:rPr>
              <w:t>terra nullius</w:t>
            </w:r>
            <w:r w:rsidR="00DA4212">
              <w:rPr>
                <w:rFonts w:ascii="Arial" w:hAnsi="Arial" w:cs="Arial"/>
                <w:sz w:val="22"/>
                <w:szCs w:val="22"/>
              </w:rPr>
              <w:t>’</w:t>
            </w:r>
            <w:r w:rsidR="006736F2" w:rsidRPr="006736F2">
              <w:rPr>
                <w:rFonts w:ascii="Arial" w:hAnsi="Arial" w:cs="Arial"/>
                <w:sz w:val="22"/>
                <w:szCs w:val="22"/>
              </w:rPr>
              <w:t xml:space="preserve"> and recognised the existence of </w:t>
            </w:r>
            <w:r w:rsidR="00DA4212">
              <w:rPr>
                <w:rFonts w:ascii="Arial" w:hAnsi="Arial" w:cs="Arial"/>
                <w:sz w:val="22"/>
                <w:szCs w:val="22"/>
              </w:rPr>
              <w:t>‘</w:t>
            </w:r>
            <w:r w:rsidR="006736F2" w:rsidRPr="006736F2">
              <w:rPr>
                <w:rFonts w:ascii="Arial" w:hAnsi="Arial" w:cs="Arial"/>
                <w:sz w:val="22"/>
                <w:szCs w:val="22"/>
              </w:rPr>
              <w:t>native title</w:t>
            </w:r>
            <w:r w:rsidR="00DA4212">
              <w:rPr>
                <w:rFonts w:ascii="Arial" w:hAnsi="Arial" w:cs="Arial"/>
                <w:sz w:val="22"/>
                <w:szCs w:val="22"/>
              </w:rPr>
              <w:t>’</w:t>
            </w:r>
            <w:r w:rsidR="006736F2" w:rsidRPr="006736F2">
              <w:rPr>
                <w:rFonts w:ascii="Arial" w:hAnsi="Arial" w:cs="Arial"/>
                <w:sz w:val="22"/>
                <w:szCs w:val="22"/>
              </w:rPr>
              <w:t>. The principle of terra nullius meant that no pre-existing legal system or rights were recognised prior to the arrival of the British</w:t>
            </w:r>
            <w:r w:rsidR="00DA4212">
              <w:rPr>
                <w:rFonts w:ascii="Arial" w:hAnsi="Arial" w:cs="Arial"/>
                <w:sz w:val="22"/>
                <w:szCs w:val="22"/>
              </w:rPr>
              <w:t xml:space="preserve"> in 1788</w:t>
            </w:r>
            <w:r w:rsidR="006736F2" w:rsidRPr="006736F2">
              <w:rPr>
                <w:rFonts w:ascii="Arial" w:hAnsi="Arial" w:cs="Arial"/>
                <w:sz w:val="22"/>
                <w:szCs w:val="22"/>
              </w:rPr>
              <w:t>.</w:t>
            </w:r>
            <w:r w:rsidR="006736F2">
              <w:rPr>
                <w:rFonts w:ascii="Arial" w:hAnsi="Arial" w:cs="Arial"/>
                <w:sz w:val="22"/>
                <w:szCs w:val="22"/>
              </w:rPr>
              <w:t xml:space="preserve"> </w:t>
            </w:r>
            <w:r w:rsidR="006736F2" w:rsidRPr="006736F2">
              <w:rPr>
                <w:rFonts w:ascii="Arial" w:hAnsi="Arial" w:cs="Arial"/>
                <w:sz w:val="22"/>
                <w:szCs w:val="22"/>
              </w:rPr>
              <w:t xml:space="preserve">Cases such as the </w:t>
            </w:r>
            <w:r w:rsidR="006736F2" w:rsidRPr="005D4FA8">
              <w:rPr>
                <w:rFonts w:ascii="Arial" w:hAnsi="Arial" w:cs="Arial"/>
                <w:i/>
                <w:iCs/>
                <w:sz w:val="22"/>
                <w:szCs w:val="22"/>
              </w:rPr>
              <w:t xml:space="preserve">Government Land Rights case (1971) </w:t>
            </w:r>
            <w:r w:rsidR="006736F2" w:rsidRPr="00DA4212">
              <w:rPr>
                <w:rFonts w:ascii="Arial" w:hAnsi="Arial" w:cs="Arial"/>
                <w:sz w:val="22"/>
                <w:szCs w:val="22"/>
              </w:rPr>
              <w:t>and</w:t>
            </w:r>
            <w:r w:rsidR="006736F2" w:rsidRPr="005D4FA8">
              <w:rPr>
                <w:rFonts w:ascii="Arial" w:hAnsi="Arial" w:cs="Arial"/>
                <w:i/>
                <w:iCs/>
                <w:sz w:val="22"/>
                <w:szCs w:val="22"/>
              </w:rPr>
              <w:t xml:space="preserve"> </w:t>
            </w:r>
            <w:proofErr w:type="spellStart"/>
            <w:r w:rsidR="006736F2" w:rsidRPr="005D4FA8">
              <w:rPr>
                <w:rFonts w:ascii="Arial" w:hAnsi="Arial" w:cs="Arial"/>
                <w:i/>
                <w:iCs/>
                <w:sz w:val="22"/>
                <w:szCs w:val="22"/>
              </w:rPr>
              <w:t>Koowarta</w:t>
            </w:r>
            <w:proofErr w:type="spellEnd"/>
            <w:r w:rsidR="006736F2" w:rsidRPr="005D4FA8">
              <w:rPr>
                <w:rFonts w:ascii="Arial" w:hAnsi="Arial" w:cs="Arial"/>
                <w:i/>
                <w:iCs/>
                <w:sz w:val="22"/>
                <w:szCs w:val="22"/>
              </w:rPr>
              <w:t xml:space="preserve"> (1982)</w:t>
            </w:r>
            <w:r w:rsidR="006736F2" w:rsidRPr="006736F2">
              <w:rPr>
                <w:rFonts w:ascii="Arial" w:hAnsi="Arial" w:cs="Arial"/>
                <w:sz w:val="22"/>
                <w:szCs w:val="22"/>
              </w:rPr>
              <w:t xml:space="preserve"> reflected the existing approach of the </w:t>
            </w:r>
            <w:r w:rsidR="00DA4212">
              <w:rPr>
                <w:rFonts w:ascii="Arial" w:hAnsi="Arial" w:cs="Arial"/>
                <w:sz w:val="22"/>
                <w:szCs w:val="22"/>
              </w:rPr>
              <w:t xml:space="preserve">HCA </w:t>
            </w:r>
            <w:r w:rsidR="006736F2" w:rsidRPr="006736F2">
              <w:rPr>
                <w:rFonts w:ascii="Arial" w:hAnsi="Arial" w:cs="Arial"/>
                <w:sz w:val="22"/>
                <w:szCs w:val="22"/>
              </w:rPr>
              <w:t>in maintaining the principle of terra nullius.</w:t>
            </w:r>
          </w:p>
          <w:p w14:paraId="325E3560" w14:textId="6F19646A" w:rsidR="00375A1A" w:rsidRDefault="00375A1A" w:rsidP="00375A1A">
            <w:pPr>
              <w:pStyle w:val="ListParagraph"/>
              <w:numPr>
                <w:ilvl w:val="0"/>
                <w:numId w:val="44"/>
              </w:numPr>
              <w:rPr>
                <w:rFonts w:ascii="Arial" w:hAnsi="Arial" w:cs="Arial"/>
                <w:sz w:val="22"/>
                <w:szCs w:val="22"/>
              </w:rPr>
            </w:pPr>
            <w:r>
              <w:rPr>
                <w:rFonts w:ascii="Arial" w:hAnsi="Arial" w:cs="Arial"/>
                <w:i/>
                <w:sz w:val="22"/>
                <w:szCs w:val="22"/>
              </w:rPr>
              <w:t xml:space="preserve">Timber Creek </w:t>
            </w:r>
            <w:r>
              <w:rPr>
                <w:rFonts w:ascii="Arial" w:hAnsi="Arial" w:cs="Arial"/>
                <w:sz w:val="22"/>
                <w:szCs w:val="22"/>
              </w:rPr>
              <w:t xml:space="preserve">(2019) – </w:t>
            </w:r>
            <w:r w:rsidR="00DA4212">
              <w:rPr>
                <w:rFonts w:ascii="Arial" w:hAnsi="Arial" w:cs="Arial"/>
                <w:sz w:val="22"/>
                <w:szCs w:val="22"/>
              </w:rPr>
              <w:t>the HCA hel</w:t>
            </w:r>
            <w:r>
              <w:rPr>
                <w:rFonts w:ascii="Arial" w:hAnsi="Arial" w:cs="Arial"/>
                <w:sz w:val="22"/>
                <w:szCs w:val="22"/>
              </w:rPr>
              <w:t xml:space="preserve">d that ‘just terms’ compensation under the </w:t>
            </w:r>
            <w:r w:rsidRPr="005D4FA8">
              <w:rPr>
                <w:rFonts w:ascii="Arial" w:hAnsi="Arial" w:cs="Arial"/>
                <w:sz w:val="22"/>
                <w:szCs w:val="22"/>
                <w:u w:val="single"/>
              </w:rPr>
              <w:t>Native Title Act</w:t>
            </w:r>
            <w:r w:rsidR="005D4FA8">
              <w:rPr>
                <w:rFonts w:ascii="Arial" w:hAnsi="Arial" w:cs="Arial"/>
                <w:sz w:val="22"/>
                <w:szCs w:val="22"/>
                <w:u w:val="single"/>
              </w:rPr>
              <w:t xml:space="preserve"> </w:t>
            </w:r>
            <w:r w:rsidR="00C06267">
              <w:rPr>
                <w:rFonts w:ascii="Arial" w:hAnsi="Arial" w:cs="Arial"/>
                <w:sz w:val="22"/>
                <w:szCs w:val="22"/>
                <w:u w:val="single"/>
              </w:rPr>
              <w:t>(1993)</w:t>
            </w:r>
            <w:r w:rsidRPr="005D4FA8">
              <w:rPr>
                <w:rFonts w:ascii="Arial" w:hAnsi="Arial" w:cs="Arial"/>
                <w:sz w:val="22"/>
                <w:szCs w:val="22"/>
                <w:u w:val="single"/>
              </w:rPr>
              <w:t xml:space="preserve"> </w:t>
            </w:r>
            <w:r>
              <w:rPr>
                <w:rFonts w:ascii="Arial" w:hAnsi="Arial" w:cs="Arial"/>
                <w:sz w:val="22"/>
                <w:szCs w:val="22"/>
              </w:rPr>
              <w:t xml:space="preserve">could include compensation for both economic and cultural loss. The amount of compensation owed needed to be decided on a case-by-case basis. </w:t>
            </w:r>
          </w:p>
          <w:p w14:paraId="36E0A31B" w14:textId="3C2E17B1" w:rsidR="00B57065" w:rsidRPr="00B57065" w:rsidRDefault="00B57065" w:rsidP="00B57065">
            <w:pPr>
              <w:pStyle w:val="ListParagraph"/>
              <w:numPr>
                <w:ilvl w:val="0"/>
                <w:numId w:val="44"/>
              </w:numPr>
              <w:rPr>
                <w:rFonts w:ascii="Arial" w:hAnsi="Arial" w:cs="Arial"/>
                <w:sz w:val="22"/>
                <w:szCs w:val="22"/>
              </w:rPr>
            </w:pPr>
            <w:r>
              <w:rPr>
                <w:rFonts w:ascii="Arial" w:hAnsi="Arial" w:cs="Arial"/>
                <w:i/>
                <w:sz w:val="22"/>
                <w:szCs w:val="22"/>
              </w:rPr>
              <w:t xml:space="preserve">NSW Register of Birth, Deaths and Marriage v Norrie </w:t>
            </w:r>
            <w:r>
              <w:rPr>
                <w:rFonts w:ascii="Arial" w:hAnsi="Arial" w:cs="Arial"/>
                <w:sz w:val="22"/>
                <w:szCs w:val="22"/>
              </w:rPr>
              <w:t xml:space="preserve">(2014) - </w:t>
            </w:r>
            <w:r w:rsidRPr="00B57065">
              <w:rPr>
                <w:rFonts w:ascii="Arial" w:hAnsi="Arial" w:cs="Arial"/>
                <w:sz w:val="22"/>
                <w:szCs w:val="22"/>
              </w:rPr>
              <w:t>Norrie sought to be registered as a ‘non-specific sex’ by the NSW Registrar of Births, Deaths and Marriages. The relevant Act however only allowed sex to be defined as male or female.</w:t>
            </w:r>
            <w:r>
              <w:rPr>
                <w:rFonts w:ascii="Arial" w:hAnsi="Arial" w:cs="Arial"/>
                <w:sz w:val="22"/>
                <w:szCs w:val="22"/>
              </w:rPr>
              <w:t xml:space="preserve"> </w:t>
            </w:r>
            <w:r w:rsidRPr="00B57065">
              <w:rPr>
                <w:rFonts w:ascii="Arial" w:hAnsi="Arial" w:cs="Arial"/>
                <w:sz w:val="22"/>
                <w:szCs w:val="22"/>
              </w:rPr>
              <w:t>Norr</w:t>
            </w:r>
            <w:r>
              <w:rPr>
                <w:rFonts w:ascii="Arial" w:hAnsi="Arial" w:cs="Arial"/>
                <w:sz w:val="22"/>
                <w:szCs w:val="22"/>
              </w:rPr>
              <w:t>ie</w:t>
            </w:r>
            <w:r w:rsidRPr="00B57065">
              <w:rPr>
                <w:rFonts w:ascii="Arial" w:hAnsi="Arial" w:cs="Arial"/>
                <w:sz w:val="22"/>
                <w:szCs w:val="22"/>
              </w:rPr>
              <w:t xml:space="preserve"> was then successful on appeal to the NSW Court of Appeal.</w:t>
            </w:r>
          </w:p>
          <w:p w14:paraId="3736F982" w14:textId="3E6F80E9" w:rsidR="00B57065" w:rsidRPr="00B57065" w:rsidRDefault="00B57065" w:rsidP="00B57065">
            <w:pPr>
              <w:pStyle w:val="ListParagraph"/>
              <w:rPr>
                <w:rFonts w:ascii="Arial" w:hAnsi="Arial" w:cs="Arial"/>
                <w:sz w:val="22"/>
                <w:szCs w:val="22"/>
              </w:rPr>
            </w:pPr>
            <w:r w:rsidRPr="00B57065">
              <w:rPr>
                <w:rFonts w:ascii="Arial" w:hAnsi="Arial" w:cs="Arial"/>
                <w:sz w:val="22"/>
                <w:szCs w:val="22"/>
              </w:rPr>
              <w:t xml:space="preserve">The NSW Registrar then sought Special Leave to Appeal to the </w:t>
            </w:r>
            <w:r w:rsidR="00C06267">
              <w:rPr>
                <w:rFonts w:ascii="Arial" w:hAnsi="Arial" w:cs="Arial"/>
                <w:sz w:val="22"/>
                <w:szCs w:val="22"/>
              </w:rPr>
              <w:t xml:space="preserve">HCA </w:t>
            </w:r>
            <w:r w:rsidRPr="00B57065">
              <w:rPr>
                <w:rFonts w:ascii="Arial" w:hAnsi="Arial" w:cs="Arial"/>
                <w:sz w:val="22"/>
                <w:szCs w:val="22"/>
              </w:rPr>
              <w:t>and in its judgment the Court found that the Registrar’s role was to simply record information from the public which may include the category of ‘non-specific’ sex. This was a common law ruling creating a new category and applies to all other courts</w:t>
            </w:r>
            <w:r w:rsidR="00C06267">
              <w:rPr>
                <w:rFonts w:ascii="Arial" w:hAnsi="Arial" w:cs="Arial"/>
                <w:sz w:val="22"/>
                <w:szCs w:val="22"/>
              </w:rPr>
              <w:t xml:space="preserve"> across Australia</w:t>
            </w:r>
            <w:r w:rsidRPr="00B57065">
              <w:rPr>
                <w:rFonts w:ascii="Arial" w:hAnsi="Arial" w:cs="Arial"/>
                <w:sz w:val="22"/>
                <w:szCs w:val="22"/>
              </w:rPr>
              <w:t>.</w:t>
            </w:r>
          </w:p>
          <w:p w14:paraId="371F5900" w14:textId="1B962433" w:rsidR="00375A1A" w:rsidRDefault="00375A1A" w:rsidP="00375A1A">
            <w:pPr>
              <w:rPr>
                <w:rFonts w:ascii="Arial" w:hAnsi="Arial" w:cs="Arial"/>
                <w:sz w:val="22"/>
                <w:szCs w:val="22"/>
              </w:rPr>
            </w:pPr>
          </w:p>
          <w:p w14:paraId="2C274C2F" w14:textId="3C7AAA37" w:rsidR="00375A1A" w:rsidRPr="00CD50B4" w:rsidRDefault="00375A1A" w:rsidP="00375A1A">
            <w:pPr>
              <w:rPr>
                <w:rFonts w:ascii="Arial" w:eastAsia="Calibri" w:hAnsi="Arial" w:cs="Arial"/>
                <w:sz w:val="22"/>
                <w:szCs w:val="22"/>
                <w:u w:color="000000"/>
              </w:rPr>
            </w:pPr>
          </w:p>
        </w:tc>
      </w:tr>
      <w:tr w:rsidR="00456036" w:rsidRPr="00A5116B" w14:paraId="6F4049DD" w14:textId="77777777" w:rsidTr="00B94513">
        <w:trPr>
          <w:trHeight w:val="644"/>
        </w:trPr>
        <w:tc>
          <w:tcPr>
            <w:tcW w:w="9533" w:type="dxa"/>
          </w:tcPr>
          <w:p w14:paraId="4272B9A5" w14:textId="2184765B" w:rsidR="00456036" w:rsidRDefault="008B2EC1" w:rsidP="00F51E33">
            <w:pPr>
              <w:rPr>
                <w:rFonts w:ascii="Arial" w:hAnsi="Arial" w:cs="Arial"/>
                <w:b/>
                <w:sz w:val="22"/>
                <w:szCs w:val="22"/>
              </w:rPr>
            </w:pPr>
            <w:r>
              <w:rPr>
                <w:rFonts w:ascii="Arial" w:hAnsi="Arial" w:cs="Arial"/>
                <w:b/>
                <w:sz w:val="22"/>
                <w:szCs w:val="22"/>
              </w:rPr>
              <w:lastRenderedPageBreak/>
              <w:t>Evaluation of the claim:</w:t>
            </w:r>
          </w:p>
          <w:p w14:paraId="71BD3475" w14:textId="2C49CECD" w:rsidR="008B2EC1" w:rsidRDefault="008B2EC1" w:rsidP="00F51E33">
            <w:pPr>
              <w:rPr>
                <w:rFonts w:ascii="Arial" w:hAnsi="Arial" w:cs="Arial"/>
                <w:sz w:val="22"/>
                <w:szCs w:val="22"/>
              </w:rPr>
            </w:pPr>
            <w:r>
              <w:rPr>
                <w:rFonts w:ascii="Arial" w:hAnsi="Arial" w:cs="Arial"/>
                <w:sz w:val="22"/>
                <w:szCs w:val="22"/>
              </w:rPr>
              <w:t>Students mu</w:t>
            </w:r>
            <w:ins w:id="153" w:author="GALAVAN Siobhan [Mt Lawley Senior High School]" w:date="2022-05-31T15:48:00Z">
              <w:r w:rsidR="009F35F8">
                <w:rPr>
                  <w:rFonts w:ascii="Arial" w:hAnsi="Arial" w:cs="Arial"/>
                  <w:sz w:val="22"/>
                  <w:szCs w:val="22"/>
                </w:rPr>
                <w:t>st</w:t>
              </w:r>
            </w:ins>
            <w:del w:id="154" w:author="GALAVAN Siobhan [Mt Lawley Senior High School]" w:date="2022-05-31T15:48:00Z">
              <w:r w:rsidDel="009F35F8">
                <w:rPr>
                  <w:rFonts w:ascii="Arial" w:hAnsi="Arial" w:cs="Arial"/>
                  <w:sz w:val="22"/>
                  <w:szCs w:val="22"/>
                </w:rPr>
                <w:delText>ch</w:delText>
              </w:r>
            </w:del>
            <w:r>
              <w:rPr>
                <w:rFonts w:ascii="Arial" w:hAnsi="Arial" w:cs="Arial"/>
                <w:sz w:val="22"/>
                <w:szCs w:val="22"/>
              </w:rPr>
              <w:t xml:space="preserve"> make a judgment about the validity of the statement.</w:t>
            </w:r>
          </w:p>
          <w:p w14:paraId="0D0FA766" w14:textId="66D4A0F5" w:rsidR="008B2EC1" w:rsidRPr="008B2EC1" w:rsidRDefault="008B2EC1" w:rsidP="00F51E33">
            <w:pPr>
              <w:rPr>
                <w:rFonts w:ascii="Arial" w:hAnsi="Arial" w:cs="Arial"/>
                <w:sz w:val="22"/>
                <w:szCs w:val="22"/>
              </w:rPr>
            </w:pPr>
            <w:r>
              <w:rPr>
                <w:rFonts w:ascii="Arial" w:hAnsi="Arial" w:cs="Arial"/>
                <w:sz w:val="22"/>
                <w:szCs w:val="22"/>
              </w:rPr>
              <w:t xml:space="preserve">To do so, students may compare how significant the High Court’s role in maintaining the Separation of Powers has been compared to its other roles. </w:t>
            </w:r>
          </w:p>
          <w:p w14:paraId="4648BB25" w14:textId="0B62CD04" w:rsidR="00856BB9" w:rsidRPr="00A5116B" w:rsidRDefault="00856BB9" w:rsidP="00856BB9">
            <w:pPr>
              <w:rPr>
                <w:rFonts w:ascii="Arial" w:hAnsi="Arial" w:cs="Arial"/>
                <w:sz w:val="22"/>
                <w:szCs w:val="22"/>
              </w:rPr>
            </w:pPr>
          </w:p>
        </w:tc>
      </w:tr>
    </w:tbl>
    <w:p w14:paraId="576EABCC" w14:textId="77777777" w:rsidR="00456036" w:rsidRPr="00FC447E" w:rsidRDefault="00456036" w:rsidP="00155F84">
      <w:pPr>
        <w:tabs>
          <w:tab w:val="right" w:pos="9360"/>
        </w:tabs>
        <w:rPr>
          <w:rFonts w:ascii="Arial" w:hAnsi="Arial" w:cs="Arial"/>
          <w:color w:val="FF0000"/>
          <w:sz w:val="22"/>
          <w:szCs w:val="22"/>
        </w:rPr>
      </w:pPr>
    </w:p>
    <w:p w14:paraId="0266CA0A" w14:textId="0528EEE4" w:rsidR="00991AA0" w:rsidRDefault="00991AA0" w:rsidP="000F2749">
      <w:pPr>
        <w:jc w:val="center"/>
        <w:rPr>
          <w:rFonts w:ascii="Arial" w:hAnsi="Arial" w:cs="Arial"/>
          <w:b/>
          <w:bCs/>
          <w:color w:val="000000"/>
          <w:sz w:val="22"/>
          <w:szCs w:val="22"/>
        </w:rPr>
      </w:pPr>
    </w:p>
    <w:p w14:paraId="0E615728" w14:textId="47594118" w:rsidR="00015C2B" w:rsidRDefault="00015C2B" w:rsidP="000F2749">
      <w:pPr>
        <w:jc w:val="center"/>
        <w:rPr>
          <w:rFonts w:ascii="Arial" w:hAnsi="Arial" w:cs="Arial"/>
          <w:b/>
          <w:bCs/>
          <w:color w:val="000000"/>
          <w:sz w:val="22"/>
          <w:szCs w:val="22"/>
        </w:rPr>
      </w:pPr>
    </w:p>
    <w:p w14:paraId="46230BF6" w14:textId="498EB8D4" w:rsidR="00015C2B" w:rsidRDefault="00015C2B" w:rsidP="000F2749">
      <w:pPr>
        <w:jc w:val="center"/>
        <w:rPr>
          <w:rFonts w:ascii="Arial" w:hAnsi="Arial" w:cs="Arial"/>
          <w:b/>
          <w:bCs/>
          <w:color w:val="000000"/>
          <w:sz w:val="22"/>
          <w:szCs w:val="22"/>
        </w:rPr>
      </w:pPr>
    </w:p>
    <w:p w14:paraId="2F996869" w14:textId="77777777" w:rsidR="00015C2B" w:rsidRPr="0005635C" w:rsidRDefault="00015C2B" w:rsidP="000F2749">
      <w:pPr>
        <w:jc w:val="center"/>
        <w:rPr>
          <w:rFonts w:ascii="Arial" w:hAnsi="Arial" w:cs="Arial"/>
          <w:b/>
          <w:bCs/>
          <w:color w:val="000000"/>
          <w:sz w:val="22"/>
          <w:szCs w:val="22"/>
        </w:rPr>
      </w:pPr>
    </w:p>
    <w:p w14:paraId="05FEBD96" w14:textId="77777777" w:rsidR="00C97AF8" w:rsidRDefault="00C97AF8">
      <w:pPr>
        <w:rPr>
          <w:rFonts w:ascii="Arial" w:hAnsi="Arial" w:cs="Arial"/>
          <w:b/>
          <w:sz w:val="22"/>
          <w:szCs w:val="22"/>
        </w:rPr>
      </w:pPr>
      <w:r>
        <w:rPr>
          <w:rFonts w:ascii="Arial" w:hAnsi="Arial" w:cs="Arial"/>
          <w:b/>
          <w:sz w:val="22"/>
          <w:szCs w:val="22"/>
        </w:rPr>
        <w:br w:type="page"/>
      </w:r>
    </w:p>
    <w:p w14:paraId="07561B40" w14:textId="48DA9E7B" w:rsidR="000F2749" w:rsidRPr="00C34C62" w:rsidRDefault="000F2749" w:rsidP="000F2749">
      <w:pPr>
        <w:tabs>
          <w:tab w:val="right" w:pos="9360"/>
        </w:tabs>
        <w:rPr>
          <w:rFonts w:ascii="Arial" w:hAnsi="Arial" w:cs="Arial"/>
          <w:b/>
          <w:sz w:val="22"/>
          <w:szCs w:val="22"/>
        </w:rPr>
      </w:pPr>
      <w:r w:rsidRPr="00C34C62">
        <w:rPr>
          <w:rFonts w:ascii="Arial" w:hAnsi="Arial" w:cs="Arial"/>
          <w:b/>
          <w:sz w:val="22"/>
          <w:szCs w:val="22"/>
        </w:rPr>
        <w:lastRenderedPageBreak/>
        <w:t xml:space="preserve">Question </w:t>
      </w:r>
      <w:r w:rsidR="00F53F44" w:rsidRPr="00C34C62">
        <w:rPr>
          <w:rFonts w:ascii="Arial" w:hAnsi="Arial" w:cs="Arial"/>
          <w:b/>
          <w:sz w:val="22"/>
          <w:szCs w:val="22"/>
        </w:rPr>
        <w:t>9</w:t>
      </w:r>
      <w:r w:rsidRPr="00C34C62">
        <w:rPr>
          <w:rFonts w:ascii="Arial" w:hAnsi="Arial" w:cs="Arial"/>
          <w:b/>
          <w:sz w:val="22"/>
          <w:szCs w:val="22"/>
        </w:rPr>
        <w:tab/>
        <w:t>(25 marks)</w:t>
      </w:r>
    </w:p>
    <w:p w14:paraId="4855521D" w14:textId="1EBFCB74" w:rsidR="00F53F44" w:rsidRDefault="00F53F44" w:rsidP="00991AA0">
      <w:pPr>
        <w:rPr>
          <w:rFonts w:ascii="Arial" w:hAnsi="Arial" w:cs="Arial"/>
          <w:color w:val="000000"/>
          <w:sz w:val="22"/>
          <w:szCs w:val="22"/>
        </w:rPr>
      </w:pPr>
    </w:p>
    <w:p w14:paraId="00D98C70" w14:textId="670238B8" w:rsidR="00C97AF8" w:rsidRPr="005E30B3" w:rsidRDefault="00C97AF8" w:rsidP="00C97AF8">
      <w:pPr>
        <w:rPr>
          <w:rFonts w:ascii="Arial" w:hAnsi="Arial" w:cs="Arial"/>
          <w:color w:val="000000"/>
          <w:sz w:val="22"/>
          <w:szCs w:val="22"/>
        </w:rPr>
      </w:pPr>
      <w:r>
        <w:rPr>
          <w:rFonts w:ascii="Arial" w:hAnsi="Arial" w:cs="Arial"/>
          <w:color w:val="000000"/>
          <w:sz w:val="22"/>
          <w:szCs w:val="22"/>
        </w:rPr>
        <w:t>‘</w:t>
      </w:r>
      <w:r w:rsidRPr="005E30B3">
        <w:rPr>
          <w:rFonts w:ascii="Arial" w:hAnsi="Arial" w:cs="Arial"/>
          <w:color w:val="000000"/>
          <w:sz w:val="22"/>
          <w:szCs w:val="22"/>
        </w:rPr>
        <w:t>In Australia, elections are the most effective mechanism for holding Parliamentarians to account.</w:t>
      </w:r>
      <w:r>
        <w:rPr>
          <w:rFonts w:ascii="Arial" w:hAnsi="Arial" w:cs="Arial"/>
          <w:color w:val="000000"/>
          <w:sz w:val="22"/>
          <w:szCs w:val="22"/>
        </w:rPr>
        <w:t>’</w:t>
      </w:r>
    </w:p>
    <w:p w14:paraId="34ED47D4" w14:textId="77777777" w:rsidR="00C97AF8" w:rsidRDefault="00C97AF8" w:rsidP="00C97AF8">
      <w:pPr>
        <w:rPr>
          <w:rFonts w:ascii="Arial" w:hAnsi="Arial" w:cs="Arial"/>
          <w:color w:val="000000"/>
          <w:sz w:val="22"/>
          <w:szCs w:val="22"/>
        </w:rPr>
      </w:pPr>
      <w:r w:rsidRPr="005E30B3">
        <w:rPr>
          <w:rFonts w:ascii="Arial" w:hAnsi="Arial" w:cs="Arial"/>
          <w:color w:val="000000"/>
          <w:sz w:val="22"/>
          <w:szCs w:val="22"/>
        </w:rPr>
        <w:t>Evaluate this claim.</w:t>
      </w:r>
    </w:p>
    <w:p w14:paraId="0DE97121" w14:textId="77777777" w:rsidR="00C97AF8" w:rsidRDefault="00C97AF8" w:rsidP="00C97AF8">
      <w:pPr>
        <w:rPr>
          <w:rFonts w:ascii="Arial" w:hAnsi="Arial" w:cs="Arial"/>
          <w:color w:val="000000"/>
          <w:sz w:val="22"/>
          <w:szCs w:val="22"/>
        </w:rPr>
      </w:pPr>
    </w:p>
    <w:tbl>
      <w:tblPr>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40"/>
        <w:tblGridChange w:id="155">
          <w:tblGrid>
            <w:gridCol w:w="9540"/>
          </w:tblGrid>
        </w:tblGridChange>
      </w:tblGrid>
      <w:tr w:rsidR="00C97AF8" w14:paraId="671710DE" w14:textId="77777777" w:rsidTr="00B336E9">
        <w:trPr>
          <w:trHeight w:val="1572"/>
        </w:trPr>
        <w:tc>
          <w:tcPr>
            <w:tcW w:w="9533" w:type="dxa"/>
            <w:tcBorders>
              <w:top w:val="single" w:sz="4" w:space="0" w:color="000000"/>
              <w:left w:val="single" w:sz="4" w:space="0" w:color="000000"/>
              <w:bottom w:val="single" w:sz="4" w:space="0" w:color="000000"/>
              <w:right w:val="single" w:sz="4" w:space="0" w:color="000000"/>
            </w:tcBorders>
            <w:hideMark/>
          </w:tcPr>
          <w:p w14:paraId="4FA5A730" w14:textId="77777777" w:rsidR="00C97AF8" w:rsidRDefault="00C97AF8" w:rsidP="00B336E9">
            <w:pPr>
              <w:rPr>
                <w:rFonts w:ascii="Arial" w:eastAsia="Arial" w:hAnsi="Arial" w:cs="Arial"/>
                <w:b/>
                <w:sz w:val="22"/>
                <w:szCs w:val="22"/>
                <w:lang w:eastAsia="en-GB"/>
              </w:rPr>
            </w:pPr>
            <w:r>
              <w:rPr>
                <w:rFonts w:ascii="Arial" w:eastAsia="Arial" w:hAnsi="Arial" w:cs="Arial"/>
                <w:b/>
                <w:sz w:val="22"/>
                <w:szCs w:val="22"/>
              </w:rPr>
              <w:t>Relevant terms and parameters of discussion:</w:t>
            </w:r>
          </w:p>
          <w:p w14:paraId="210BB45E" w14:textId="4958F2D4" w:rsidR="00C97AF8" w:rsidRPr="00C643DD" w:rsidRDefault="00C97AF8" w:rsidP="00C97AF8">
            <w:pPr>
              <w:numPr>
                <w:ilvl w:val="0"/>
                <w:numId w:val="46"/>
              </w:numPr>
              <w:rPr>
                <w:rFonts w:ascii="Arial" w:eastAsia="Arial" w:hAnsi="Arial" w:cs="Arial"/>
                <w:color w:val="000000"/>
                <w:sz w:val="22"/>
                <w:szCs w:val="22"/>
              </w:rPr>
            </w:pPr>
            <w:r w:rsidRPr="00C643DD">
              <w:rPr>
                <w:rFonts w:ascii="Arial" w:eastAsia="Arial" w:hAnsi="Arial" w:cs="Arial"/>
                <w:color w:val="000000"/>
                <w:sz w:val="22"/>
                <w:szCs w:val="22"/>
              </w:rPr>
              <w:t>Accountability – those delegated sovereignty by citizens in a democracy must be able to be held responsible for their actions</w:t>
            </w:r>
            <w:r w:rsidR="00C06267">
              <w:rPr>
                <w:rFonts w:ascii="Arial" w:eastAsia="Arial" w:hAnsi="Arial" w:cs="Arial"/>
                <w:color w:val="000000"/>
                <w:sz w:val="22"/>
                <w:szCs w:val="22"/>
              </w:rPr>
              <w:t xml:space="preserve"> or inactions</w:t>
            </w:r>
          </w:p>
          <w:p w14:paraId="591346B9" w14:textId="4E7358EA" w:rsidR="00C97AF8" w:rsidRDefault="00C97AF8" w:rsidP="00C97AF8">
            <w:pPr>
              <w:numPr>
                <w:ilvl w:val="0"/>
                <w:numId w:val="46"/>
              </w:numPr>
              <w:rPr>
                <w:rFonts w:ascii="Arial" w:eastAsia="Arial" w:hAnsi="Arial" w:cs="Arial"/>
                <w:color w:val="000000"/>
                <w:sz w:val="22"/>
                <w:szCs w:val="22"/>
              </w:rPr>
            </w:pPr>
            <w:r>
              <w:rPr>
                <w:rFonts w:ascii="Arial" w:eastAsia="Arial" w:hAnsi="Arial" w:cs="Arial"/>
                <w:color w:val="000000"/>
                <w:sz w:val="22"/>
                <w:szCs w:val="22"/>
              </w:rPr>
              <w:t xml:space="preserve">Elections – occur every 3 years at Federal level – ss7 and 24 </w:t>
            </w:r>
            <w:r w:rsidR="00C06267">
              <w:rPr>
                <w:rFonts w:ascii="Arial" w:eastAsia="Arial" w:hAnsi="Arial" w:cs="Arial"/>
                <w:color w:val="000000"/>
                <w:sz w:val="22"/>
                <w:szCs w:val="22"/>
              </w:rPr>
              <w:t xml:space="preserve">of the </w:t>
            </w:r>
            <w:r>
              <w:rPr>
                <w:rFonts w:ascii="Arial" w:eastAsia="Arial" w:hAnsi="Arial" w:cs="Arial"/>
                <w:color w:val="000000"/>
                <w:sz w:val="22"/>
                <w:szCs w:val="22"/>
              </w:rPr>
              <w:t xml:space="preserve">Constitution </w:t>
            </w:r>
            <w:r w:rsidR="00C06267">
              <w:rPr>
                <w:rFonts w:ascii="Arial" w:eastAsia="Arial" w:hAnsi="Arial" w:cs="Arial"/>
                <w:color w:val="000000"/>
                <w:sz w:val="22"/>
                <w:szCs w:val="22"/>
              </w:rPr>
              <w:t xml:space="preserve">require that members of </w:t>
            </w:r>
            <w:r>
              <w:rPr>
                <w:rFonts w:ascii="Arial" w:eastAsia="Arial" w:hAnsi="Arial" w:cs="Arial"/>
                <w:color w:val="000000"/>
                <w:sz w:val="22"/>
                <w:szCs w:val="22"/>
              </w:rPr>
              <w:t xml:space="preserve">Parliament </w:t>
            </w:r>
            <w:r w:rsidR="00C06267">
              <w:rPr>
                <w:rFonts w:ascii="Arial" w:eastAsia="Arial" w:hAnsi="Arial" w:cs="Arial"/>
                <w:color w:val="000000"/>
                <w:sz w:val="22"/>
                <w:szCs w:val="22"/>
              </w:rPr>
              <w:t xml:space="preserve">are </w:t>
            </w:r>
            <w:r>
              <w:rPr>
                <w:rFonts w:ascii="Arial" w:eastAsia="Arial" w:hAnsi="Arial" w:cs="Arial"/>
                <w:color w:val="000000"/>
                <w:sz w:val="22"/>
                <w:szCs w:val="22"/>
              </w:rPr>
              <w:t>‘directly chosen by the people’</w:t>
            </w:r>
          </w:p>
          <w:p w14:paraId="538D1979" w14:textId="3B7DC198" w:rsidR="00C97AF8" w:rsidRPr="006271FB" w:rsidRDefault="00C97AF8" w:rsidP="00C97AF8">
            <w:pPr>
              <w:numPr>
                <w:ilvl w:val="0"/>
                <w:numId w:val="46"/>
              </w:numPr>
              <w:rPr>
                <w:rFonts w:ascii="Arial" w:eastAsia="Arial" w:hAnsi="Arial" w:cs="Arial"/>
                <w:color w:val="000000"/>
                <w:sz w:val="22"/>
                <w:szCs w:val="22"/>
              </w:rPr>
            </w:pPr>
            <w:r>
              <w:rPr>
                <w:rFonts w:ascii="Arial" w:eastAsia="Arial" w:hAnsi="Arial" w:cs="Arial"/>
                <w:color w:val="000000"/>
                <w:sz w:val="22"/>
                <w:szCs w:val="22"/>
              </w:rPr>
              <w:t xml:space="preserve">Other accountability mechanisms include </w:t>
            </w:r>
            <w:r w:rsidR="00C06267">
              <w:rPr>
                <w:rFonts w:ascii="Arial" w:eastAsia="Arial" w:hAnsi="Arial" w:cs="Arial"/>
                <w:color w:val="000000"/>
                <w:sz w:val="22"/>
                <w:szCs w:val="22"/>
              </w:rPr>
              <w:t xml:space="preserve">the </w:t>
            </w:r>
            <w:r>
              <w:rPr>
                <w:rFonts w:ascii="Arial" w:eastAsia="Arial" w:hAnsi="Arial" w:cs="Arial"/>
                <w:color w:val="000000"/>
                <w:sz w:val="22"/>
                <w:szCs w:val="22"/>
              </w:rPr>
              <w:t>House of Representatives and Senate</w:t>
            </w:r>
            <w:r w:rsidR="00C06267">
              <w:rPr>
                <w:rFonts w:ascii="Arial" w:eastAsia="Arial" w:hAnsi="Arial" w:cs="Arial"/>
                <w:color w:val="000000"/>
                <w:sz w:val="22"/>
                <w:szCs w:val="22"/>
              </w:rPr>
              <w:t>,</w:t>
            </w:r>
            <w:r>
              <w:rPr>
                <w:rFonts w:ascii="Arial" w:eastAsia="Arial" w:hAnsi="Arial" w:cs="Arial"/>
                <w:color w:val="000000"/>
                <w:sz w:val="22"/>
                <w:szCs w:val="22"/>
              </w:rPr>
              <w:t xml:space="preserve"> Privileges Committees, procedures and processes of parliament, </w:t>
            </w:r>
            <w:r w:rsidR="00C06267">
              <w:rPr>
                <w:rFonts w:ascii="Arial" w:eastAsia="Arial" w:hAnsi="Arial" w:cs="Arial"/>
                <w:color w:val="000000"/>
                <w:sz w:val="22"/>
                <w:szCs w:val="22"/>
              </w:rPr>
              <w:t xml:space="preserve">and </w:t>
            </w:r>
            <w:r>
              <w:rPr>
                <w:rFonts w:ascii="Arial" w:eastAsia="Arial" w:hAnsi="Arial" w:cs="Arial"/>
                <w:color w:val="000000"/>
                <w:sz w:val="22"/>
                <w:szCs w:val="22"/>
              </w:rPr>
              <w:t>judicial review</w:t>
            </w:r>
          </w:p>
        </w:tc>
      </w:tr>
      <w:tr w:rsidR="00C97AF8" w14:paraId="37227A9E" w14:textId="77777777" w:rsidTr="00A223FF">
        <w:tblPrEx>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Change w:id="156" w:author="Haylie Pepper" w:date="2022-06-08T17:27:00Z">
            <w:tblPrEx>
              <w:tblW w:w="9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
          </w:tblPrExChange>
        </w:tblPrEx>
        <w:trPr>
          <w:trHeight w:val="590"/>
          <w:trPrChange w:id="157" w:author="Haylie Pepper" w:date="2022-06-08T17:27:00Z">
            <w:trPr>
              <w:trHeight w:val="2634"/>
            </w:trPr>
          </w:trPrChange>
        </w:trPr>
        <w:tc>
          <w:tcPr>
            <w:tcW w:w="9533" w:type="dxa"/>
            <w:tcBorders>
              <w:top w:val="single" w:sz="4" w:space="0" w:color="000000"/>
              <w:left w:val="single" w:sz="4" w:space="0" w:color="000000"/>
              <w:bottom w:val="single" w:sz="4" w:space="0" w:color="000000"/>
              <w:right w:val="single" w:sz="4" w:space="0" w:color="000000"/>
            </w:tcBorders>
            <w:hideMark/>
            <w:tcPrChange w:id="158" w:author="Haylie Pepper" w:date="2022-06-08T17:27:00Z">
              <w:tcPr>
                <w:tcW w:w="9533" w:type="dxa"/>
                <w:tcBorders>
                  <w:top w:val="single" w:sz="4" w:space="0" w:color="000000"/>
                  <w:left w:val="single" w:sz="4" w:space="0" w:color="000000"/>
                  <w:bottom w:val="single" w:sz="4" w:space="0" w:color="000000"/>
                  <w:right w:val="single" w:sz="4" w:space="0" w:color="000000"/>
                </w:tcBorders>
                <w:hideMark/>
              </w:tcPr>
            </w:tcPrChange>
          </w:tcPr>
          <w:p w14:paraId="7AEF13A6" w14:textId="77777777" w:rsidR="00C97AF8" w:rsidRDefault="00C97AF8" w:rsidP="00B336E9">
            <w:pPr>
              <w:rPr>
                <w:rFonts w:ascii="Arial" w:eastAsia="Arial" w:hAnsi="Arial" w:cs="Arial"/>
                <w:b/>
                <w:sz w:val="22"/>
                <w:szCs w:val="22"/>
              </w:rPr>
            </w:pPr>
            <w:r>
              <w:rPr>
                <w:rFonts w:ascii="Arial" w:eastAsia="Arial" w:hAnsi="Arial" w:cs="Arial"/>
                <w:b/>
                <w:sz w:val="22"/>
                <w:szCs w:val="22"/>
              </w:rPr>
              <w:t>Issues including pertinent examples could include:</w:t>
            </w:r>
          </w:p>
          <w:p w14:paraId="40D1C2F0" w14:textId="77777777" w:rsidR="00C97AF8" w:rsidRDefault="00C97AF8" w:rsidP="00C97AF8">
            <w:pPr>
              <w:numPr>
                <w:ilvl w:val="0"/>
                <w:numId w:val="47"/>
              </w:numPr>
              <w:rPr>
                <w:rFonts w:ascii="Arial" w:eastAsia="Arial" w:hAnsi="Arial" w:cs="Arial"/>
                <w:color w:val="000000"/>
                <w:sz w:val="22"/>
                <w:szCs w:val="22"/>
              </w:rPr>
            </w:pPr>
            <w:r>
              <w:rPr>
                <w:rFonts w:ascii="Arial" w:eastAsia="Arial" w:hAnsi="Arial" w:cs="Arial"/>
                <w:color w:val="000000"/>
                <w:sz w:val="22"/>
                <w:szCs w:val="22"/>
              </w:rPr>
              <w:t xml:space="preserve">Elections </w:t>
            </w:r>
          </w:p>
          <w:p w14:paraId="4A303FF0" w14:textId="72AC3B6D" w:rsidR="00C97AF8" w:rsidRDefault="00C06267" w:rsidP="00C97AF8">
            <w:pPr>
              <w:numPr>
                <w:ilvl w:val="0"/>
                <w:numId w:val="48"/>
              </w:numPr>
              <w:rPr>
                <w:rFonts w:ascii="Arial" w:eastAsia="Arial" w:hAnsi="Arial" w:cs="Arial"/>
                <w:color w:val="000000"/>
                <w:sz w:val="22"/>
                <w:szCs w:val="22"/>
              </w:rPr>
            </w:pPr>
            <w:r>
              <w:rPr>
                <w:rFonts w:ascii="Arial" w:eastAsia="Arial" w:hAnsi="Arial" w:cs="Arial"/>
                <w:color w:val="000000"/>
                <w:sz w:val="22"/>
                <w:szCs w:val="22"/>
              </w:rPr>
              <w:t>H</w:t>
            </w:r>
            <w:r w:rsidR="00C97AF8">
              <w:rPr>
                <w:rFonts w:ascii="Arial" w:eastAsia="Arial" w:hAnsi="Arial" w:cs="Arial"/>
                <w:color w:val="000000"/>
                <w:sz w:val="22"/>
                <w:szCs w:val="22"/>
              </w:rPr>
              <w:t xml:space="preserve">old </w:t>
            </w:r>
            <w:r>
              <w:rPr>
                <w:rFonts w:ascii="Arial" w:eastAsia="Arial" w:hAnsi="Arial" w:cs="Arial"/>
                <w:color w:val="000000"/>
                <w:sz w:val="22"/>
                <w:szCs w:val="22"/>
              </w:rPr>
              <w:t xml:space="preserve">the </w:t>
            </w:r>
            <w:ins w:id="159" w:author="Haylie Pepper" w:date="2022-06-08T17:46:00Z">
              <w:r w:rsidR="005A2822">
                <w:rPr>
                  <w:rFonts w:ascii="Arial" w:eastAsia="Arial" w:hAnsi="Arial" w:cs="Arial"/>
                  <w:color w:val="000000"/>
                  <w:sz w:val="22"/>
                  <w:szCs w:val="22"/>
                </w:rPr>
                <w:t>p</w:t>
              </w:r>
            </w:ins>
            <w:del w:id="160" w:author="Haylie Pepper" w:date="2022-06-08T17:46:00Z">
              <w:r w:rsidR="00C97AF8" w:rsidDel="005A2822">
                <w:rPr>
                  <w:rFonts w:ascii="Arial" w:eastAsia="Arial" w:hAnsi="Arial" w:cs="Arial"/>
                  <w:color w:val="000000"/>
                  <w:sz w:val="22"/>
                  <w:szCs w:val="22"/>
                </w:rPr>
                <w:delText>P</w:delText>
              </w:r>
            </w:del>
            <w:r w:rsidR="00C97AF8">
              <w:rPr>
                <w:rFonts w:ascii="Arial" w:eastAsia="Arial" w:hAnsi="Arial" w:cs="Arial"/>
                <w:color w:val="000000"/>
                <w:sz w:val="22"/>
                <w:szCs w:val="22"/>
              </w:rPr>
              <w:t xml:space="preserve">arliament accountable for its four main roles – legislating, </w:t>
            </w:r>
            <w:commentRangeStart w:id="161"/>
            <w:commentRangeStart w:id="162"/>
            <w:commentRangeStart w:id="163"/>
            <w:r w:rsidR="00C97AF8">
              <w:rPr>
                <w:rFonts w:ascii="Arial" w:eastAsia="Arial" w:hAnsi="Arial" w:cs="Arial"/>
                <w:color w:val="000000"/>
                <w:sz w:val="22"/>
                <w:szCs w:val="22"/>
              </w:rPr>
              <w:t>debating</w:t>
            </w:r>
            <w:commentRangeEnd w:id="161"/>
            <w:r>
              <w:rPr>
                <w:rStyle w:val="CommentReference"/>
                <w:lang w:eastAsia="en-US"/>
              </w:rPr>
              <w:commentReference w:id="161"/>
            </w:r>
            <w:commentRangeEnd w:id="162"/>
            <w:r w:rsidR="005D4FA8">
              <w:rPr>
                <w:rStyle w:val="CommentReference"/>
                <w:lang w:eastAsia="en-US"/>
              </w:rPr>
              <w:commentReference w:id="162"/>
            </w:r>
            <w:commentRangeEnd w:id="163"/>
            <w:r w:rsidR="00223915">
              <w:rPr>
                <w:rStyle w:val="CommentReference"/>
                <w:lang w:eastAsia="en-US"/>
              </w:rPr>
              <w:commentReference w:id="163"/>
            </w:r>
            <w:r w:rsidR="00C97AF8">
              <w:rPr>
                <w:rFonts w:ascii="Arial" w:eastAsia="Arial" w:hAnsi="Arial" w:cs="Arial"/>
                <w:color w:val="000000"/>
                <w:sz w:val="22"/>
                <w:szCs w:val="22"/>
              </w:rPr>
              <w:t xml:space="preserve">, representing, </w:t>
            </w:r>
            <w:r w:rsidR="00A00D5D">
              <w:rPr>
                <w:rFonts w:ascii="Arial" w:eastAsia="Arial" w:hAnsi="Arial" w:cs="Arial"/>
                <w:color w:val="000000"/>
                <w:sz w:val="22"/>
                <w:szCs w:val="22"/>
              </w:rPr>
              <w:t xml:space="preserve">and </w:t>
            </w:r>
            <w:r w:rsidR="00C97AF8">
              <w:rPr>
                <w:rFonts w:ascii="Arial" w:eastAsia="Arial" w:hAnsi="Arial" w:cs="Arial"/>
                <w:color w:val="000000"/>
                <w:sz w:val="22"/>
                <w:szCs w:val="22"/>
              </w:rPr>
              <w:t>responsibility</w:t>
            </w:r>
            <w:r w:rsidR="00A00D5D">
              <w:rPr>
                <w:rFonts w:ascii="Arial" w:eastAsia="Arial" w:hAnsi="Arial" w:cs="Arial"/>
                <w:color w:val="000000"/>
                <w:sz w:val="22"/>
                <w:szCs w:val="22"/>
              </w:rPr>
              <w:t>.</w:t>
            </w:r>
          </w:p>
          <w:p w14:paraId="3811B05B" w14:textId="2CB01A5C" w:rsidR="00C97AF8" w:rsidRDefault="00C97AF8" w:rsidP="00C97AF8">
            <w:pPr>
              <w:numPr>
                <w:ilvl w:val="0"/>
                <w:numId w:val="48"/>
              </w:numPr>
              <w:rPr>
                <w:rFonts w:ascii="Arial" w:eastAsia="Arial" w:hAnsi="Arial" w:cs="Arial"/>
                <w:color w:val="000000"/>
                <w:sz w:val="22"/>
                <w:szCs w:val="22"/>
              </w:rPr>
            </w:pPr>
            <w:r>
              <w:rPr>
                <w:rFonts w:ascii="Arial" w:eastAsia="Arial" w:hAnsi="Arial" w:cs="Arial"/>
                <w:color w:val="000000"/>
                <w:sz w:val="22"/>
                <w:szCs w:val="22"/>
              </w:rPr>
              <w:t xml:space="preserve">Universal suffrage and compulsory voting means that there is a very high participation rate – 92% in 2019; </w:t>
            </w:r>
            <w:r w:rsidRPr="00BB74AA">
              <w:rPr>
                <w:rFonts w:ascii="Arial" w:eastAsia="Arial" w:hAnsi="Arial" w:cs="Arial"/>
                <w:color w:val="000000"/>
                <w:sz w:val="22"/>
                <w:szCs w:val="22"/>
                <w:highlight w:val="yellow"/>
              </w:rPr>
              <w:t>[INSERT] in 2022</w:t>
            </w:r>
            <w:r w:rsidR="00A00D5D">
              <w:rPr>
                <w:rFonts w:ascii="Arial" w:eastAsia="Arial" w:hAnsi="Arial" w:cs="Arial"/>
                <w:color w:val="000000"/>
                <w:sz w:val="22"/>
                <w:szCs w:val="22"/>
              </w:rPr>
              <w:t>.</w:t>
            </w:r>
          </w:p>
          <w:p w14:paraId="19A7688E" w14:textId="0515B101" w:rsidR="00C97AF8" w:rsidRDefault="00C97AF8" w:rsidP="00C97AF8">
            <w:pPr>
              <w:numPr>
                <w:ilvl w:val="1"/>
                <w:numId w:val="48"/>
              </w:numPr>
              <w:rPr>
                <w:rFonts w:ascii="Arial" w:eastAsia="Arial" w:hAnsi="Arial" w:cs="Arial"/>
                <w:color w:val="000000"/>
                <w:sz w:val="22"/>
                <w:szCs w:val="22"/>
              </w:rPr>
            </w:pPr>
            <w:r w:rsidRPr="00BB74AA">
              <w:rPr>
                <w:rFonts w:ascii="Arial" w:eastAsia="Arial" w:hAnsi="Arial" w:cs="Arial"/>
                <w:color w:val="000000"/>
                <w:sz w:val="22"/>
                <w:szCs w:val="22"/>
              </w:rPr>
              <w:t xml:space="preserve">96.8% of eligible Australians </w:t>
            </w:r>
            <w:r>
              <w:rPr>
                <w:rFonts w:ascii="Arial" w:eastAsia="Arial" w:hAnsi="Arial" w:cs="Arial"/>
                <w:color w:val="000000"/>
                <w:sz w:val="22"/>
                <w:szCs w:val="22"/>
              </w:rPr>
              <w:t>were</w:t>
            </w:r>
            <w:r w:rsidRPr="00BB74AA">
              <w:rPr>
                <w:rFonts w:ascii="Arial" w:eastAsia="Arial" w:hAnsi="Arial" w:cs="Arial"/>
                <w:color w:val="000000"/>
                <w:sz w:val="22"/>
                <w:szCs w:val="22"/>
              </w:rPr>
              <w:t xml:space="preserve"> enrolled</w:t>
            </w:r>
            <w:r>
              <w:rPr>
                <w:rFonts w:ascii="Arial" w:eastAsia="Arial" w:hAnsi="Arial" w:cs="Arial"/>
                <w:color w:val="000000"/>
                <w:sz w:val="22"/>
                <w:szCs w:val="22"/>
              </w:rPr>
              <w:t xml:space="preserve"> to vote for </w:t>
            </w:r>
            <w:r w:rsidR="00C06267">
              <w:rPr>
                <w:rFonts w:ascii="Arial" w:eastAsia="Arial" w:hAnsi="Arial" w:cs="Arial"/>
                <w:color w:val="000000"/>
                <w:sz w:val="22"/>
                <w:szCs w:val="22"/>
              </w:rPr>
              <w:t xml:space="preserve">the </w:t>
            </w:r>
            <w:r>
              <w:rPr>
                <w:rFonts w:ascii="Arial" w:eastAsia="Arial" w:hAnsi="Arial" w:cs="Arial"/>
                <w:color w:val="000000"/>
                <w:sz w:val="22"/>
                <w:szCs w:val="22"/>
              </w:rPr>
              <w:t>2022 election</w:t>
            </w:r>
            <w:r w:rsidR="00A00D5D">
              <w:rPr>
                <w:rFonts w:ascii="Arial" w:eastAsia="Arial" w:hAnsi="Arial" w:cs="Arial"/>
                <w:color w:val="000000"/>
                <w:sz w:val="22"/>
                <w:szCs w:val="22"/>
              </w:rPr>
              <w:t>.</w:t>
            </w:r>
          </w:p>
          <w:p w14:paraId="4662CCBA" w14:textId="63E26F9D" w:rsidR="00C97AF8" w:rsidRPr="00BB74AA" w:rsidRDefault="00C97AF8" w:rsidP="00C97AF8">
            <w:pPr>
              <w:numPr>
                <w:ilvl w:val="1"/>
                <w:numId w:val="48"/>
              </w:numPr>
              <w:rPr>
                <w:rFonts w:ascii="Arial" w:eastAsia="Arial" w:hAnsi="Arial" w:cs="Arial"/>
                <w:color w:val="000000"/>
                <w:sz w:val="22"/>
                <w:szCs w:val="22"/>
              </w:rPr>
            </w:pPr>
            <w:r w:rsidRPr="00BB74AA">
              <w:rPr>
                <w:rFonts w:ascii="Arial" w:eastAsia="Arial" w:hAnsi="Arial" w:cs="Arial"/>
                <w:color w:val="000000"/>
                <w:sz w:val="22"/>
                <w:szCs w:val="22"/>
              </w:rPr>
              <w:t>88.1% of 18</w:t>
            </w:r>
            <w:r w:rsidR="00C06267">
              <w:rPr>
                <w:rFonts w:ascii="Arial" w:eastAsia="Arial" w:hAnsi="Arial" w:cs="Arial"/>
                <w:color w:val="000000"/>
                <w:sz w:val="22"/>
                <w:szCs w:val="22"/>
              </w:rPr>
              <w:t xml:space="preserve"> </w:t>
            </w:r>
            <w:r w:rsidRPr="00BB74AA">
              <w:rPr>
                <w:rFonts w:ascii="Arial" w:eastAsia="Arial" w:hAnsi="Arial" w:cs="Arial"/>
                <w:color w:val="000000"/>
                <w:sz w:val="22"/>
                <w:szCs w:val="22"/>
              </w:rPr>
              <w:t>-</w:t>
            </w:r>
            <w:r w:rsidR="00C06267">
              <w:rPr>
                <w:rFonts w:ascii="Arial" w:eastAsia="Arial" w:hAnsi="Arial" w:cs="Arial"/>
                <w:color w:val="000000"/>
                <w:sz w:val="22"/>
                <w:szCs w:val="22"/>
              </w:rPr>
              <w:t xml:space="preserve"> </w:t>
            </w:r>
            <w:proofErr w:type="gramStart"/>
            <w:r w:rsidRPr="00BB74AA">
              <w:rPr>
                <w:rFonts w:ascii="Arial" w:eastAsia="Arial" w:hAnsi="Arial" w:cs="Arial"/>
                <w:color w:val="000000"/>
                <w:sz w:val="22"/>
                <w:szCs w:val="22"/>
              </w:rPr>
              <w:t xml:space="preserve">24 year </w:t>
            </w:r>
            <w:proofErr w:type="spellStart"/>
            <w:r w:rsidRPr="00BB74AA">
              <w:rPr>
                <w:rFonts w:ascii="Arial" w:eastAsia="Arial" w:hAnsi="Arial" w:cs="Arial"/>
                <w:color w:val="000000"/>
                <w:sz w:val="22"/>
                <w:szCs w:val="22"/>
              </w:rPr>
              <w:t>olds</w:t>
            </w:r>
            <w:proofErr w:type="spellEnd"/>
            <w:proofErr w:type="gramEnd"/>
            <w:r w:rsidRPr="00BB74AA">
              <w:rPr>
                <w:rFonts w:ascii="Arial" w:eastAsia="Arial" w:hAnsi="Arial" w:cs="Arial"/>
                <w:color w:val="000000"/>
                <w:sz w:val="22"/>
                <w:szCs w:val="22"/>
              </w:rPr>
              <w:t xml:space="preserve"> were enrolled</w:t>
            </w:r>
            <w:r>
              <w:rPr>
                <w:rFonts w:ascii="Arial" w:eastAsia="Arial" w:hAnsi="Arial" w:cs="Arial"/>
                <w:color w:val="000000"/>
                <w:sz w:val="22"/>
                <w:szCs w:val="22"/>
              </w:rPr>
              <w:t xml:space="preserve"> for </w:t>
            </w:r>
            <w:r w:rsidR="00C06267">
              <w:rPr>
                <w:rFonts w:ascii="Arial" w:eastAsia="Arial" w:hAnsi="Arial" w:cs="Arial"/>
                <w:color w:val="000000"/>
                <w:sz w:val="22"/>
                <w:szCs w:val="22"/>
              </w:rPr>
              <w:t xml:space="preserve">the </w:t>
            </w:r>
            <w:r>
              <w:rPr>
                <w:rFonts w:ascii="Arial" w:eastAsia="Arial" w:hAnsi="Arial" w:cs="Arial"/>
                <w:color w:val="000000"/>
                <w:sz w:val="22"/>
                <w:szCs w:val="22"/>
              </w:rPr>
              <w:t>2022</w:t>
            </w:r>
            <w:r w:rsidR="00C06267">
              <w:rPr>
                <w:rFonts w:ascii="Arial" w:eastAsia="Arial" w:hAnsi="Arial" w:cs="Arial"/>
                <w:color w:val="000000"/>
                <w:sz w:val="22"/>
                <w:szCs w:val="22"/>
              </w:rPr>
              <w:t xml:space="preserve"> election</w:t>
            </w:r>
            <w:r w:rsidR="00A00D5D">
              <w:rPr>
                <w:rFonts w:ascii="Arial" w:eastAsia="Arial" w:hAnsi="Arial" w:cs="Arial"/>
                <w:color w:val="000000"/>
                <w:sz w:val="22"/>
                <w:szCs w:val="22"/>
              </w:rPr>
              <w:t>.</w:t>
            </w:r>
          </w:p>
          <w:p w14:paraId="5754DDCD" w14:textId="15075B6C" w:rsidR="00C97AF8" w:rsidRDefault="00C97AF8" w:rsidP="00C97AF8">
            <w:pPr>
              <w:numPr>
                <w:ilvl w:val="0"/>
                <w:numId w:val="48"/>
              </w:numPr>
              <w:rPr>
                <w:rFonts w:ascii="Arial" w:eastAsia="Arial" w:hAnsi="Arial" w:cs="Arial"/>
                <w:color w:val="000000"/>
                <w:sz w:val="22"/>
                <w:szCs w:val="22"/>
              </w:rPr>
            </w:pPr>
            <w:r>
              <w:rPr>
                <w:rFonts w:ascii="Arial" w:eastAsia="Arial" w:hAnsi="Arial" w:cs="Arial"/>
                <w:color w:val="000000"/>
                <w:sz w:val="22"/>
                <w:szCs w:val="22"/>
              </w:rPr>
              <w:t>House of Representatives (</w:t>
            </w:r>
            <w:ins w:id="164" w:author="Haylie Pepper" w:date="2022-06-08T17:46:00Z">
              <w:r w:rsidR="005A2822">
                <w:rPr>
                  <w:rFonts w:ascii="Arial" w:eastAsia="Arial" w:hAnsi="Arial" w:cs="Arial"/>
                  <w:color w:val="000000"/>
                  <w:sz w:val="22"/>
                  <w:szCs w:val="22"/>
                </w:rPr>
                <w:t>h</w:t>
              </w:r>
            </w:ins>
            <w:del w:id="165" w:author="Haylie Pepper" w:date="2022-06-08T17:46:00Z">
              <w:r w:rsidDel="005A2822">
                <w:rPr>
                  <w:rFonts w:ascii="Arial" w:eastAsia="Arial" w:hAnsi="Arial" w:cs="Arial"/>
                  <w:color w:val="000000"/>
                  <w:sz w:val="22"/>
                  <w:szCs w:val="22"/>
                </w:rPr>
                <w:delText>H</w:delText>
              </w:r>
            </w:del>
            <w:r>
              <w:rPr>
                <w:rFonts w:ascii="Arial" w:eastAsia="Arial" w:hAnsi="Arial" w:cs="Arial"/>
                <w:color w:val="000000"/>
                <w:sz w:val="22"/>
                <w:szCs w:val="22"/>
              </w:rPr>
              <w:t xml:space="preserve">ouse of </w:t>
            </w:r>
            <w:del w:id="166" w:author="Haylie Pepper" w:date="2022-06-08T17:46:00Z">
              <w:r w:rsidDel="005A2822">
                <w:rPr>
                  <w:rFonts w:ascii="Arial" w:eastAsia="Arial" w:hAnsi="Arial" w:cs="Arial"/>
                  <w:color w:val="000000"/>
                  <w:sz w:val="22"/>
                  <w:szCs w:val="22"/>
                </w:rPr>
                <w:delText>G</w:delText>
              </w:r>
            </w:del>
            <w:ins w:id="167" w:author="Haylie Pepper" w:date="2022-06-08T17:46:00Z">
              <w:r w:rsidR="005A2822">
                <w:rPr>
                  <w:rFonts w:ascii="Arial" w:eastAsia="Arial" w:hAnsi="Arial" w:cs="Arial"/>
                  <w:color w:val="000000"/>
                  <w:sz w:val="22"/>
                  <w:szCs w:val="22"/>
                </w:rPr>
                <w:t>g</w:t>
              </w:r>
            </w:ins>
            <w:r>
              <w:rPr>
                <w:rFonts w:ascii="Arial" w:eastAsia="Arial" w:hAnsi="Arial" w:cs="Arial"/>
                <w:color w:val="000000"/>
                <w:sz w:val="22"/>
                <w:szCs w:val="22"/>
              </w:rPr>
              <w:t xml:space="preserve">overnment and </w:t>
            </w:r>
            <w:ins w:id="168" w:author="Haylie Pepper" w:date="2022-06-08T17:46:00Z">
              <w:r w:rsidR="005A2822">
                <w:rPr>
                  <w:rFonts w:ascii="Arial" w:eastAsia="Arial" w:hAnsi="Arial" w:cs="Arial"/>
                  <w:color w:val="000000"/>
                  <w:sz w:val="22"/>
                  <w:szCs w:val="22"/>
                </w:rPr>
                <w:t>h</w:t>
              </w:r>
            </w:ins>
            <w:del w:id="169" w:author="Haylie Pepper" w:date="2022-06-08T17:46:00Z">
              <w:r w:rsidDel="005A2822">
                <w:rPr>
                  <w:rFonts w:ascii="Arial" w:eastAsia="Arial" w:hAnsi="Arial" w:cs="Arial"/>
                  <w:color w:val="000000"/>
                  <w:sz w:val="22"/>
                  <w:szCs w:val="22"/>
                </w:rPr>
                <w:delText>H</w:delText>
              </w:r>
            </w:del>
            <w:r>
              <w:rPr>
                <w:rFonts w:ascii="Arial" w:eastAsia="Arial" w:hAnsi="Arial" w:cs="Arial"/>
                <w:color w:val="000000"/>
                <w:sz w:val="22"/>
                <w:szCs w:val="22"/>
              </w:rPr>
              <w:t>ouse of the people) – every 3 years</w:t>
            </w:r>
            <w:r w:rsidR="00A00D5D">
              <w:rPr>
                <w:rFonts w:ascii="Arial" w:eastAsia="Arial" w:hAnsi="Arial" w:cs="Arial"/>
                <w:color w:val="000000"/>
                <w:sz w:val="22"/>
                <w:szCs w:val="22"/>
              </w:rPr>
              <w:t xml:space="preserve"> an election decides who will sit in this chamber, having </w:t>
            </w:r>
            <w:r>
              <w:rPr>
                <w:rFonts w:ascii="Arial" w:eastAsia="Arial" w:hAnsi="Arial" w:cs="Arial"/>
                <w:color w:val="000000"/>
                <w:sz w:val="22"/>
                <w:szCs w:val="22"/>
              </w:rPr>
              <w:t>single member electorates</w:t>
            </w:r>
            <w:r w:rsidR="00A00D5D">
              <w:rPr>
                <w:rFonts w:ascii="Arial" w:eastAsia="Arial" w:hAnsi="Arial" w:cs="Arial"/>
                <w:color w:val="000000"/>
                <w:sz w:val="22"/>
                <w:szCs w:val="22"/>
              </w:rPr>
              <w:t xml:space="preserve"> and using the preferential </w:t>
            </w:r>
            <w:r>
              <w:rPr>
                <w:rFonts w:ascii="Arial" w:eastAsia="Arial" w:hAnsi="Arial" w:cs="Arial"/>
                <w:color w:val="000000"/>
                <w:sz w:val="22"/>
                <w:szCs w:val="22"/>
              </w:rPr>
              <w:t>majoritarian system</w:t>
            </w:r>
            <w:r w:rsidR="00A00D5D">
              <w:rPr>
                <w:rFonts w:ascii="Arial" w:eastAsia="Arial" w:hAnsi="Arial" w:cs="Arial"/>
                <w:color w:val="000000"/>
                <w:sz w:val="22"/>
                <w:szCs w:val="22"/>
              </w:rPr>
              <w:t>.</w:t>
            </w:r>
          </w:p>
          <w:p w14:paraId="6DCDE054" w14:textId="3D0DEDC9" w:rsidR="00C97AF8" w:rsidRDefault="00A00D5D" w:rsidP="00C97AF8">
            <w:pPr>
              <w:numPr>
                <w:ilvl w:val="1"/>
                <w:numId w:val="48"/>
              </w:numPr>
              <w:rPr>
                <w:rFonts w:ascii="Arial" w:eastAsia="Arial" w:hAnsi="Arial" w:cs="Arial"/>
                <w:color w:val="000000"/>
                <w:sz w:val="22"/>
                <w:szCs w:val="22"/>
              </w:rPr>
            </w:pPr>
            <w:r>
              <w:rPr>
                <w:rFonts w:ascii="Arial" w:eastAsia="Arial" w:hAnsi="Arial" w:cs="Arial"/>
                <w:color w:val="000000"/>
                <w:sz w:val="22"/>
                <w:szCs w:val="22"/>
              </w:rPr>
              <w:t>S</w:t>
            </w:r>
            <w:r w:rsidR="00C97AF8" w:rsidRPr="000027E5">
              <w:rPr>
                <w:rFonts w:ascii="Arial" w:eastAsia="Arial" w:hAnsi="Arial" w:cs="Arial"/>
                <w:color w:val="000000"/>
                <w:sz w:val="22"/>
                <w:szCs w:val="22"/>
              </w:rPr>
              <w:t xml:space="preserve">ingle member electorates create a clear </w:t>
            </w:r>
            <w:r>
              <w:rPr>
                <w:rFonts w:ascii="Arial" w:eastAsia="Arial" w:hAnsi="Arial" w:cs="Arial"/>
                <w:color w:val="000000"/>
                <w:sz w:val="22"/>
                <w:szCs w:val="22"/>
              </w:rPr>
              <w:t xml:space="preserve">and direct </w:t>
            </w:r>
            <w:r w:rsidR="00C97AF8" w:rsidRPr="000027E5">
              <w:rPr>
                <w:rFonts w:ascii="Arial" w:eastAsia="Arial" w:hAnsi="Arial" w:cs="Arial"/>
                <w:color w:val="000000"/>
                <w:sz w:val="22"/>
                <w:szCs w:val="22"/>
              </w:rPr>
              <w:t>relationship between the representative and their constituents</w:t>
            </w:r>
            <w:r>
              <w:rPr>
                <w:rFonts w:ascii="Arial" w:eastAsia="Arial" w:hAnsi="Arial" w:cs="Arial"/>
                <w:color w:val="000000"/>
                <w:sz w:val="22"/>
                <w:szCs w:val="22"/>
              </w:rPr>
              <w:t>.</w:t>
            </w:r>
          </w:p>
          <w:p w14:paraId="0E23F513" w14:textId="5A6808FA" w:rsidR="00C97AF8" w:rsidRDefault="00A00D5D" w:rsidP="00C97AF8">
            <w:pPr>
              <w:numPr>
                <w:ilvl w:val="1"/>
                <w:numId w:val="48"/>
              </w:numPr>
              <w:rPr>
                <w:rFonts w:ascii="Arial" w:eastAsia="Arial" w:hAnsi="Arial" w:cs="Arial"/>
                <w:color w:val="000000"/>
                <w:sz w:val="22"/>
                <w:szCs w:val="22"/>
              </w:rPr>
            </w:pPr>
            <w:r>
              <w:rPr>
                <w:rFonts w:ascii="Arial" w:eastAsia="Arial" w:hAnsi="Arial" w:cs="Arial"/>
                <w:color w:val="000000"/>
                <w:sz w:val="22"/>
                <w:szCs w:val="22"/>
              </w:rPr>
              <w:t>The electoral system p</w:t>
            </w:r>
            <w:r w:rsidR="00C97AF8" w:rsidRPr="00B26561">
              <w:rPr>
                <w:rFonts w:ascii="Arial" w:eastAsia="Arial" w:hAnsi="Arial" w:cs="Arial"/>
                <w:color w:val="000000"/>
                <w:sz w:val="22"/>
                <w:szCs w:val="22"/>
              </w:rPr>
              <w:t>romot</w:t>
            </w:r>
            <w:r w:rsidR="00C97AF8">
              <w:rPr>
                <w:rFonts w:ascii="Arial" w:eastAsia="Arial" w:hAnsi="Arial" w:cs="Arial"/>
                <w:color w:val="000000"/>
                <w:sz w:val="22"/>
                <w:szCs w:val="22"/>
              </w:rPr>
              <w:t>e</w:t>
            </w:r>
            <w:r>
              <w:rPr>
                <w:rFonts w:ascii="Arial" w:eastAsia="Arial" w:hAnsi="Arial" w:cs="Arial"/>
                <w:color w:val="000000"/>
                <w:sz w:val="22"/>
                <w:szCs w:val="22"/>
              </w:rPr>
              <w:t>s</w:t>
            </w:r>
            <w:r w:rsidR="00C97AF8" w:rsidRPr="00B26561">
              <w:rPr>
                <w:rFonts w:ascii="Arial" w:eastAsia="Arial" w:hAnsi="Arial" w:cs="Arial"/>
                <w:color w:val="000000"/>
                <w:sz w:val="22"/>
                <w:szCs w:val="22"/>
              </w:rPr>
              <w:t xml:space="preserve"> the two-party system as only the major parties have a broad, national support base</w:t>
            </w:r>
            <w:r>
              <w:rPr>
                <w:rFonts w:ascii="Arial" w:eastAsia="Arial" w:hAnsi="Arial" w:cs="Arial"/>
                <w:color w:val="000000"/>
                <w:sz w:val="22"/>
                <w:szCs w:val="22"/>
              </w:rPr>
              <w:t xml:space="preserve"> and capacity to win a majority of seats in the lower house.</w:t>
            </w:r>
          </w:p>
          <w:p w14:paraId="147D8570" w14:textId="482CDE2F" w:rsidR="00C97AF8" w:rsidRDefault="00A00D5D" w:rsidP="00C97AF8">
            <w:pPr>
              <w:numPr>
                <w:ilvl w:val="1"/>
                <w:numId w:val="48"/>
              </w:numPr>
              <w:rPr>
                <w:rFonts w:ascii="Arial" w:eastAsia="Arial" w:hAnsi="Arial" w:cs="Arial"/>
                <w:color w:val="000000"/>
                <w:sz w:val="22"/>
                <w:szCs w:val="22"/>
              </w:rPr>
            </w:pPr>
            <w:r>
              <w:rPr>
                <w:rFonts w:ascii="Arial" w:eastAsia="Arial" w:hAnsi="Arial" w:cs="Arial"/>
                <w:color w:val="000000"/>
                <w:sz w:val="22"/>
                <w:szCs w:val="22"/>
              </w:rPr>
              <w:t>V</w:t>
            </w:r>
            <w:r w:rsidR="00C97AF8" w:rsidRPr="003A2D5B">
              <w:rPr>
                <w:rFonts w:ascii="Arial" w:eastAsia="Arial" w:hAnsi="Arial" w:cs="Arial"/>
                <w:color w:val="000000"/>
                <w:sz w:val="22"/>
                <w:szCs w:val="22"/>
              </w:rPr>
              <w:t xml:space="preserve">ote wastage is common and this can lead to an exaggerated winner’s bonus if </w:t>
            </w:r>
            <w:r>
              <w:rPr>
                <w:rFonts w:ascii="Arial" w:eastAsia="Arial" w:hAnsi="Arial" w:cs="Arial"/>
                <w:color w:val="000000"/>
                <w:sz w:val="22"/>
                <w:szCs w:val="22"/>
              </w:rPr>
              <w:t xml:space="preserve">a party is </w:t>
            </w:r>
            <w:r w:rsidR="00C97AF8" w:rsidRPr="003A2D5B">
              <w:rPr>
                <w:rFonts w:ascii="Arial" w:eastAsia="Arial" w:hAnsi="Arial" w:cs="Arial"/>
                <w:color w:val="000000"/>
                <w:sz w:val="22"/>
                <w:szCs w:val="22"/>
              </w:rPr>
              <w:t xml:space="preserve">successful in </w:t>
            </w:r>
            <w:r>
              <w:rPr>
                <w:rFonts w:ascii="Arial" w:eastAsia="Arial" w:hAnsi="Arial" w:cs="Arial"/>
                <w:color w:val="000000"/>
                <w:sz w:val="22"/>
                <w:szCs w:val="22"/>
              </w:rPr>
              <w:t>many</w:t>
            </w:r>
            <w:r w:rsidRPr="003A2D5B">
              <w:rPr>
                <w:rFonts w:ascii="Arial" w:eastAsia="Arial" w:hAnsi="Arial" w:cs="Arial"/>
                <w:color w:val="000000"/>
                <w:sz w:val="22"/>
                <w:szCs w:val="22"/>
              </w:rPr>
              <w:t xml:space="preserve"> </w:t>
            </w:r>
            <w:r w:rsidR="00C97AF8" w:rsidRPr="003A2D5B">
              <w:rPr>
                <w:rFonts w:ascii="Arial" w:eastAsia="Arial" w:hAnsi="Arial" w:cs="Arial"/>
                <w:color w:val="000000"/>
                <w:sz w:val="22"/>
                <w:szCs w:val="22"/>
              </w:rPr>
              <w:t>marginal seats</w:t>
            </w:r>
            <w:r>
              <w:rPr>
                <w:rFonts w:ascii="Arial" w:eastAsia="Arial" w:hAnsi="Arial" w:cs="Arial"/>
                <w:color w:val="000000"/>
                <w:sz w:val="22"/>
                <w:szCs w:val="22"/>
              </w:rPr>
              <w:t>.</w:t>
            </w:r>
          </w:p>
          <w:p w14:paraId="2E74E19F" w14:textId="014D8AA2" w:rsidR="00C97AF8" w:rsidRDefault="00A00D5D" w:rsidP="00C97AF8">
            <w:pPr>
              <w:numPr>
                <w:ilvl w:val="1"/>
                <w:numId w:val="48"/>
              </w:numPr>
              <w:rPr>
                <w:rFonts w:ascii="Arial" w:eastAsia="Arial" w:hAnsi="Arial" w:cs="Arial"/>
                <w:color w:val="000000"/>
                <w:sz w:val="22"/>
                <w:szCs w:val="22"/>
              </w:rPr>
            </w:pPr>
            <w:r>
              <w:rPr>
                <w:rFonts w:ascii="Arial" w:eastAsia="Arial" w:hAnsi="Arial" w:cs="Arial"/>
                <w:color w:val="000000"/>
                <w:sz w:val="22"/>
                <w:szCs w:val="22"/>
              </w:rPr>
              <w:t>E</w:t>
            </w:r>
            <w:r w:rsidR="00C97AF8">
              <w:rPr>
                <w:rFonts w:ascii="Arial" w:eastAsia="Arial" w:hAnsi="Arial" w:cs="Arial"/>
                <w:color w:val="000000"/>
                <w:sz w:val="22"/>
                <w:szCs w:val="22"/>
              </w:rPr>
              <w:t xml:space="preserve">xample – Tony Abbott </w:t>
            </w:r>
            <w:r>
              <w:rPr>
                <w:rFonts w:ascii="Arial" w:eastAsia="Arial" w:hAnsi="Arial" w:cs="Arial"/>
                <w:color w:val="000000"/>
                <w:sz w:val="22"/>
                <w:szCs w:val="22"/>
              </w:rPr>
              <w:t>(</w:t>
            </w:r>
            <w:r w:rsidR="005D4FA8">
              <w:rPr>
                <w:rFonts w:ascii="Arial" w:eastAsia="Arial" w:hAnsi="Arial" w:cs="Arial"/>
                <w:color w:val="000000"/>
                <w:sz w:val="22"/>
                <w:szCs w:val="22"/>
              </w:rPr>
              <w:t>former</w:t>
            </w:r>
            <w:r>
              <w:rPr>
                <w:rFonts w:ascii="Arial" w:eastAsia="Arial" w:hAnsi="Arial" w:cs="Arial"/>
                <w:color w:val="000000"/>
                <w:sz w:val="22"/>
                <w:szCs w:val="22"/>
              </w:rPr>
              <w:t xml:space="preserve"> Prime Minister who held his seat for 20 years) was </w:t>
            </w:r>
            <w:r w:rsidR="00C97AF8">
              <w:rPr>
                <w:rFonts w:ascii="Arial" w:eastAsia="Arial" w:hAnsi="Arial" w:cs="Arial"/>
                <w:color w:val="000000"/>
                <w:sz w:val="22"/>
                <w:szCs w:val="22"/>
              </w:rPr>
              <w:t xml:space="preserve">held accountable by </w:t>
            </w:r>
            <w:r>
              <w:rPr>
                <w:rFonts w:ascii="Arial" w:eastAsia="Arial" w:hAnsi="Arial" w:cs="Arial"/>
                <w:color w:val="000000"/>
                <w:sz w:val="22"/>
                <w:szCs w:val="22"/>
              </w:rPr>
              <w:t xml:space="preserve">the voters in the </w:t>
            </w:r>
            <w:r w:rsidR="00C97AF8">
              <w:rPr>
                <w:rFonts w:ascii="Arial" w:eastAsia="Arial" w:hAnsi="Arial" w:cs="Arial"/>
                <w:color w:val="000000"/>
                <w:sz w:val="22"/>
                <w:szCs w:val="22"/>
              </w:rPr>
              <w:t xml:space="preserve">Warringah electorate in 2019, </w:t>
            </w:r>
            <w:r>
              <w:rPr>
                <w:rFonts w:ascii="Arial" w:eastAsia="Arial" w:hAnsi="Arial" w:cs="Arial"/>
                <w:color w:val="000000"/>
                <w:sz w:val="22"/>
                <w:szCs w:val="22"/>
              </w:rPr>
              <w:t xml:space="preserve">he </w:t>
            </w:r>
            <w:r w:rsidR="00C97AF8">
              <w:rPr>
                <w:rFonts w:ascii="Arial" w:eastAsia="Arial" w:hAnsi="Arial" w:cs="Arial"/>
                <w:color w:val="000000"/>
                <w:sz w:val="22"/>
                <w:szCs w:val="22"/>
              </w:rPr>
              <w:t>los</w:t>
            </w:r>
            <w:r>
              <w:rPr>
                <w:rFonts w:ascii="Arial" w:eastAsia="Arial" w:hAnsi="Arial" w:cs="Arial"/>
                <w:color w:val="000000"/>
                <w:sz w:val="22"/>
                <w:szCs w:val="22"/>
              </w:rPr>
              <w:t>t</w:t>
            </w:r>
            <w:r w:rsidR="00C97AF8">
              <w:rPr>
                <w:rFonts w:ascii="Arial" w:eastAsia="Arial" w:hAnsi="Arial" w:cs="Arial"/>
                <w:color w:val="000000"/>
                <w:sz w:val="22"/>
                <w:szCs w:val="22"/>
              </w:rPr>
              <w:t xml:space="preserve"> to </w:t>
            </w:r>
            <w:r>
              <w:rPr>
                <w:rFonts w:ascii="Arial" w:eastAsia="Arial" w:hAnsi="Arial" w:cs="Arial"/>
                <w:color w:val="000000"/>
                <w:sz w:val="22"/>
                <w:szCs w:val="22"/>
              </w:rPr>
              <w:t xml:space="preserve">Independent, </w:t>
            </w:r>
            <w:r w:rsidR="00C97AF8">
              <w:rPr>
                <w:rFonts w:ascii="Arial" w:eastAsia="Arial" w:hAnsi="Arial" w:cs="Arial"/>
                <w:color w:val="000000"/>
                <w:sz w:val="22"/>
                <w:szCs w:val="22"/>
              </w:rPr>
              <w:t xml:space="preserve">Zali </w:t>
            </w:r>
            <w:proofErr w:type="spellStart"/>
            <w:r w:rsidR="00C97AF8">
              <w:rPr>
                <w:rFonts w:ascii="Arial" w:eastAsia="Arial" w:hAnsi="Arial" w:cs="Arial"/>
                <w:color w:val="000000"/>
                <w:sz w:val="22"/>
                <w:szCs w:val="22"/>
              </w:rPr>
              <w:t>Steggall</w:t>
            </w:r>
            <w:proofErr w:type="spellEnd"/>
            <w:r>
              <w:rPr>
                <w:rFonts w:ascii="Arial" w:eastAsia="Arial" w:hAnsi="Arial" w:cs="Arial"/>
                <w:color w:val="000000"/>
                <w:sz w:val="22"/>
                <w:szCs w:val="22"/>
              </w:rPr>
              <w:t>.</w:t>
            </w:r>
          </w:p>
          <w:p w14:paraId="5500529F" w14:textId="5DB7F73A" w:rsidR="00C97AF8" w:rsidDel="00BE49E6" w:rsidRDefault="00A00D5D" w:rsidP="00BE49E6">
            <w:pPr>
              <w:numPr>
                <w:ilvl w:val="1"/>
                <w:numId w:val="48"/>
              </w:numPr>
              <w:rPr>
                <w:del w:id="170" w:author="Haylie Pepper" w:date="2022-06-08T17:18:00Z"/>
                <w:rFonts w:ascii="Arial" w:eastAsia="Arial" w:hAnsi="Arial" w:cs="Arial"/>
                <w:color w:val="000000"/>
                <w:sz w:val="22"/>
                <w:szCs w:val="22"/>
              </w:rPr>
            </w:pPr>
            <w:r>
              <w:rPr>
                <w:rFonts w:ascii="Arial" w:eastAsia="Arial" w:hAnsi="Arial" w:cs="Arial"/>
                <w:color w:val="000000"/>
                <w:sz w:val="22"/>
                <w:szCs w:val="22"/>
              </w:rPr>
              <w:t>I</w:t>
            </w:r>
            <w:r w:rsidR="00C97AF8">
              <w:rPr>
                <w:rFonts w:ascii="Arial" w:eastAsia="Arial" w:hAnsi="Arial" w:cs="Arial"/>
                <w:color w:val="000000"/>
                <w:sz w:val="22"/>
                <w:szCs w:val="22"/>
              </w:rPr>
              <w:t>n 2022</w:t>
            </w:r>
            <w:r>
              <w:rPr>
                <w:rFonts w:ascii="Arial" w:eastAsia="Arial" w:hAnsi="Arial" w:cs="Arial"/>
                <w:color w:val="000000"/>
                <w:sz w:val="22"/>
                <w:szCs w:val="22"/>
              </w:rPr>
              <w:t>,</w:t>
            </w:r>
            <w:r w:rsidR="00C97AF8">
              <w:rPr>
                <w:rFonts w:ascii="Arial" w:eastAsia="Arial" w:hAnsi="Arial" w:cs="Arial"/>
                <w:color w:val="000000"/>
                <w:sz w:val="22"/>
                <w:szCs w:val="22"/>
              </w:rPr>
              <w:t xml:space="preserve"> a</w:t>
            </w:r>
            <w:r w:rsidR="00C97AF8" w:rsidRPr="00FA2685">
              <w:rPr>
                <w:rFonts w:ascii="Arial" w:eastAsia="Arial" w:hAnsi="Arial" w:cs="Arial"/>
                <w:color w:val="000000"/>
                <w:sz w:val="22"/>
                <w:szCs w:val="22"/>
              </w:rPr>
              <w:t xml:space="preserve"> record 1,203 candidates nominated for the House of Rep</w:t>
            </w:r>
            <w:r>
              <w:rPr>
                <w:rFonts w:ascii="Arial" w:eastAsia="Arial" w:hAnsi="Arial" w:cs="Arial"/>
                <w:color w:val="000000"/>
                <w:sz w:val="22"/>
                <w:szCs w:val="22"/>
              </w:rPr>
              <w:t>resentative</w:t>
            </w:r>
            <w:r w:rsidR="00C97AF8" w:rsidRPr="00FA2685">
              <w:rPr>
                <w:rFonts w:ascii="Arial" w:eastAsia="Arial" w:hAnsi="Arial" w:cs="Arial"/>
                <w:color w:val="000000"/>
                <w:sz w:val="22"/>
                <w:szCs w:val="22"/>
              </w:rPr>
              <w:t xml:space="preserve">s, beating the previous record of 1,188 in </w:t>
            </w:r>
            <w:r>
              <w:rPr>
                <w:rFonts w:ascii="Arial" w:eastAsia="Arial" w:hAnsi="Arial" w:cs="Arial"/>
                <w:color w:val="000000"/>
                <w:sz w:val="22"/>
                <w:szCs w:val="22"/>
              </w:rPr>
              <w:t xml:space="preserve">the </w:t>
            </w:r>
            <w:r w:rsidR="00C97AF8" w:rsidRPr="00FA2685">
              <w:rPr>
                <w:rFonts w:ascii="Arial" w:eastAsia="Arial" w:hAnsi="Arial" w:cs="Arial"/>
                <w:color w:val="000000"/>
                <w:sz w:val="22"/>
                <w:szCs w:val="22"/>
              </w:rPr>
              <w:t>2013</w:t>
            </w:r>
            <w:r>
              <w:rPr>
                <w:rFonts w:ascii="Arial" w:eastAsia="Arial" w:hAnsi="Arial" w:cs="Arial"/>
                <w:color w:val="000000"/>
                <w:sz w:val="22"/>
                <w:szCs w:val="22"/>
              </w:rPr>
              <w:t xml:space="preserve"> election.</w:t>
            </w:r>
          </w:p>
          <w:p w14:paraId="086E9101" w14:textId="64DA5B1F" w:rsidR="00C97AF8" w:rsidRDefault="00C97AF8" w:rsidP="00BE49E6">
            <w:pPr>
              <w:numPr>
                <w:ilvl w:val="1"/>
                <w:numId w:val="48"/>
              </w:numPr>
              <w:rPr>
                <w:ins w:id="171" w:author="Haylie Pepper" w:date="2022-06-08T17:18:00Z"/>
                <w:rFonts w:ascii="Arial" w:eastAsia="Arial" w:hAnsi="Arial" w:cs="Arial"/>
                <w:color w:val="000000"/>
                <w:sz w:val="22"/>
                <w:szCs w:val="22"/>
              </w:rPr>
            </w:pPr>
            <w:del w:id="172" w:author="Haylie Pepper" w:date="2022-06-08T17:18:00Z">
              <w:r w:rsidRPr="00D606C2" w:rsidDel="00BE49E6">
                <w:rPr>
                  <w:rFonts w:ascii="Arial" w:eastAsia="Arial" w:hAnsi="Arial" w:cs="Arial"/>
                  <w:color w:val="000000"/>
                  <w:sz w:val="22"/>
                  <w:szCs w:val="22"/>
                  <w:highlight w:val="yellow"/>
                </w:rPr>
                <w:delText>[INSERT ANY OTHER GOOD EGS FROM 2022 RESULTS]</w:delText>
              </w:r>
            </w:del>
          </w:p>
          <w:p w14:paraId="27E6ADDF" w14:textId="78D3380A" w:rsidR="00BE49E6" w:rsidRDefault="00BE49E6" w:rsidP="00BE49E6">
            <w:pPr>
              <w:numPr>
                <w:ilvl w:val="1"/>
                <w:numId w:val="48"/>
              </w:numPr>
              <w:rPr>
                <w:ins w:id="173" w:author="Haylie Pepper" w:date="2022-06-08T17:19:00Z"/>
                <w:rFonts w:ascii="Arial" w:eastAsia="Arial" w:hAnsi="Arial" w:cs="Arial"/>
                <w:color w:val="000000"/>
                <w:sz w:val="22"/>
                <w:szCs w:val="22"/>
              </w:rPr>
            </w:pPr>
            <w:ins w:id="174" w:author="Haylie Pepper" w:date="2022-06-08T17:18:00Z">
              <w:r>
                <w:rPr>
                  <w:rFonts w:ascii="Arial" w:eastAsia="Arial" w:hAnsi="Arial" w:cs="Arial"/>
                  <w:color w:val="000000"/>
                  <w:sz w:val="22"/>
                  <w:szCs w:val="22"/>
                </w:rPr>
                <w:t>2022</w:t>
              </w:r>
            </w:ins>
            <w:ins w:id="175" w:author="Haylie Pepper" w:date="2022-06-08T17:22:00Z">
              <w:r w:rsidR="003F3956">
                <w:rPr>
                  <w:rFonts w:ascii="Arial" w:eastAsia="Arial" w:hAnsi="Arial" w:cs="Arial"/>
                  <w:color w:val="000000"/>
                  <w:sz w:val="22"/>
                  <w:szCs w:val="22"/>
                </w:rPr>
                <w:t xml:space="preserve"> election produced the largest House of Reps crossbench in history</w:t>
              </w:r>
              <w:r w:rsidR="00200DEA">
                <w:rPr>
                  <w:rFonts w:ascii="Arial" w:eastAsia="Arial" w:hAnsi="Arial" w:cs="Arial"/>
                  <w:color w:val="000000"/>
                  <w:sz w:val="22"/>
                  <w:szCs w:val="22"/>
                </w:rPr>
                <w:t xml:space="preserve">, with 16 MHRs elected including </w:t>
              </w:r>
            </w:ins>
            <w:ins w:id="176" w:author="Haylie Pepper" w:date="2022-06-08T17:23:00Z">
              <w:r w:rsidR="00ED5819">
                <w:rPr>
                  <w:rFonts w:ascii="Arial" w:eastAsia="Arial" w:hAnsi="Arial" w:cs="Arial"/>
                  <w:color w:val="000000"/>
                  <w:sz w:val="22"/>
                  <w:szCs w:val="22"/>
                </w:rPr>
                <w:t>4 Greens (up from 1) and 6 new ‘teal’ Independents.</w:t>
              </w:r>
            </w:ins>
            <w:ins w:id="177" w:author="Haylie Pepper" w:date="2022-06-08T17:18:00Z">
              <w:r>
                <w:rPr>
                  <w:rFonts w:ascii="Arial" w:eastAsia="Arial" w:hAnsi="Arial" w:cs="Arial"/>
                  <w:color w:val="000000"/>
                  <w:sz w:val="22"/>
                  <w:szCs w:val="22"/>
                </w:rPr>
                <w:t xml:space="preserve"> </w:t>
              </w:r>
            </w:ins>
          </w:p>
          <w:p w14:paraId="5B1DC9A1" w14:textId="23608A96" w:rsidR="00B51AF1" w:rsidRDefault="00ED5819" w:rsidP="00BE49E6">
            <w:pPr>
              <w:numPr>
                <w:ilvl w:val="1"/>
                <w:numId w:val="48"/>
              </w:numPr>
              <w:rPr>
                <w:rFonts w:ascii="Arial" w:eastAsia="Arial" w:hAnsi="Arial" w:cs="Arial"/>
                <w:color w:val="000000"/>
                <w:sz w:val="22"/>
                <w:szCs w:val="22"/>
              </w:rPr>
            </w:pPr>
            <w:ins w:id="178" w:author="Haylie Pepper" w:date="2022-06-08T17:23:00Z">
              <w:r>
                <w:rPr>
                  <w:rFonts w:ascii="Arial" w:eastAsia="Arial" w:hAnsi="Arial" w:cs="Arial"/>
                  <w:color w:val="000000"/>
                  <w:sz w:val="22"/>
                  <w:szCs w:val="22"/>
                </w:rPr>
                <w:t xml:space="preserve">There was a significant decline in major party support, </w:t>
              </w:r>
            </w:ins>
            <w:ins w:id="179" w:author="Haylie Pepper" w:date="2022-06-08T17:25:00Z">
              <w:r w:rsidR="009F2955">
                <w:rPr>
                  <w:rFonts w:ascii="Arial" w:eastAsia="Arial" w:hAnsi="Arial" w:cs="Arial"/>
                  <w:color w:val="000000"/>
                  <w:sz w:val="22"/>
                  <w:szCs w:val="22"/>
                </w:rPr>
                <w:t xml:space="preserve">with the ALP </w:t>
              </w:r>
              <w:r w:rsidR="00EE32ED">
                <w:rPr>
                  <w:rFonts w:ascii="Arial" w:eastAsia="Arial" w:hAnsi="Arial" w:cs="Arial"/>
                  <w:color w:val="000000"/>
                  <w:sz w:val="22"/>
                  <w:szCs w:val="22"/>
                </w:rPr>
                <w:t>only receiving 33% primary vote</w:t>
              </w:r>
            </w:ins>
            <w:ins w:id="180" w:author="Haylie Pepper" w:date="2022-06-08T17:26:00Z">
              <w:r w:rsidR="00FA1925">
                <w:rPr>
                  <w:rFonts w:ascii="Arial" w:eastAsia="Arial" w:hAnsi="Arial" w:cs="Arial"/>
                  <w:color w:val="000000"/>
                  <w:sz w:val="22"/>
                  <w:szCs w:val="22"/>
                </w:rPr>
                <w:t xml:space="preserve"> and the Coalition 36%</w:t>
              </w:r>
            </w:ins>
          </w:p>
          <w:p w14:paraId="14BD94C7" w14:textId="046F01AE" w:rsidR="00C97AF8" w:rsidRDefault="00C97AF8" w:rsidP="00C97AF8">
            <w:pPr>
              <w:numPr>
                <w:ilvl w:val="0"/>
                <w:numId w:val="48"/>
              </w:numPr>
              <w:rPr>
                <w:rFonts w:ascii="Arial" w:eastAsia="Arial" w:hAnsi="Arial" w:cs="Arial"/>
                <w:color w:val="000000"/>
                <w:sz w:val="22"/>
                <w:szCs w:val="22"/>
              </w:rPr>
            </w:pPr>
            <w:r>
              <w:rPr>
                <w:rFonts w:ascii="Arial" w:eastAsia="Arial" w:hAnsi="Arial" w:cs="Arial"/>
                <w:color w:val="000000"/>
                <w:sz w:val="22"/>
                <w:szCs w:val="22"/>
              </w:rPr>
              <w:t>Senate (</w:t>
            </w:r>
            <w:ins w:id="181" w:author="Haylie Pepper" w:date="2022-06-08T17:47:00Z">
              <w:r w:rsidR="005A2822">
                <w:rPr>
                  <w:rFonts w:ascii="Arial" w:eastAsia="Arial" w:hAnsi="Arial" w:cs="Arial"/>
                  <w:color w:val="000000"/>
                  <w:sz w:val="22"/>
                  <w:szCs w:val="22"/>
                </w:rPr>
                <w:t>h</w:t>
              </w:r>
            </w:ins>
            <w:del w:id="182" w:author="Haylie Pepper" w:date="2022-06-08T17:47:00Z">
              <w:r w:rsidDel="005A2822">
                <w:rPr>
                  <w:rFonts w:ascii="Arial" w:eastAsia="Arial" w:hAnsi="Arial" w:cs="Arial"/>
                  <w:color w:val="000000"/>
                  <w:sz w:val="22"/>
                  <w:szCs w:val="22"/>
                </w:rPr>
                <w:delText>H</w:delText>
              </w:r>
            </w:del>
            <w:r>
              <w:rPr>
                <w:rFonts w:ascii="Arial" w:eastAsia="Arial" w:hAnsi="Arial" w:cs="Arial"/>
                <w:color w:val="000000"/>
                <w:sz w:val="22"/>
                <w:szCs w:val="22"/>
              </w:rPr>
              <w:t xml:space="preserve">ouse of the </w:t>
            </w:r>
            <w:ins w:id="183" w:author="Haylie Pepper" w:date="2022-06-08T17:47:00Z">
              <w:r w:rsidR="005A2822">
                <w:rPr>
                  <w:rFonts w:ascii="Arial" w:eastAsia="Arial" w:hAnsi="Arial" w:cs="Arial"/>
                  <w:color w:val="000000"/>
                  <w:sz w:val="22"/>
                  <w:szCs w:val="22"/>
                </w:rPr>
                <w:t>s</w:t>
              </w:r>
            </w:ins>
            <w:del w:id="184" w:author="Haylie Pepper" w:date="2022-06-08T17:47:00Z">
              <w:r w:rsidDel="005A2822">
                <w:rPr>
                  <w:rFonts w:ascii="Arial" w:eastAsia="Arial" w:hAnsi="Arial" w:cs="Arial"/>
                  <w:color w:val="000000"/>
                  <w:sz w:val="22"/>
                  <w:szCs w:val="22"/>
                </w:rPr>
                <w:delText>S</w:delText>
              </w:r>
            </w:del>
            <w:r>
              <w:rPr>
                <w:rFonts w:ascii="Arial" w:eastAsia="Arial" w:hAnsi="Arial" w:cs="Arial"/>
                <w:color w:val="000000"/>
                <w:sz w:val="22"/>
                <w:szCs w:val="22"/>
              </w:rPr>
              <w:t xml:space="preserve">tates and </w:t>
            </w:r>
            <w:ins w:id="185" w:author="Haylie Pepper" w:date="2022-06-08T17:47:00Z">
              <w:r w:rsidR="005A2822">
                <w:rPr>
                  <w:rFonts w:ascii="Arial" w:eastAsia="Arial" w:hAnsi="Arial" w:cs="Arial"/>
                  <w:color w:val="000000"/>
                  <w:sz w:val="22"/>
                  <w:szCs w:val="22"/>
                </w:rPr>
                <w:t>h</w:t>
              </w:r>
            </w:ins>
            <w:del w:id="186" w:author="Haylie Pepper" w:date="2022-06-08T17:47:00Z">
              <w:r w:rsidDel="005A2822">
                <w:rPr>
                  <w:rFonts w:ascii="Arial" w:eastAsia="Arial" w:hAnsi="Arial" w:cs="Arial"/>
                  <w:color w:val="000000"/>
                  <w:sz w:val="22"/>
                  <w:szCs w:val="22"/>
                </w:rPr>
                <w:delText>H</w:delText>
              </w:r>
            </w:del>
            <w:r>
              <w:rPr>
                <w:rFonts w:ascii="Arial" w:eastAsia="Arial" w:hAnsi="Arial" w:cs="Arial"/>
                <w:color w:val="000000"/>
                <w:sz w:val="22"/>
                <w:szCs w:val="22"/>
              </w:rPr>
              <w:t xml:space="preserve">ouse of </w:t>
            </w:r>
            <w:ins w:id="187" w:author="Haylie Pepper" w:date="2022-06-08T17:47:00Z">
              <w:r w:rsidR="005A2822">
                <w:rPr>
                  <w:rFonts w:ascii="Arial" w:eastAsia="Arial" w:hAnsi="Arial" w:cs="Arial"/>
                  <w:color w:val="000000"/>
                  <w:sz w:val="22"/>
                  <w:szCs w:val="22"/>
                </w:rPr>
                <w:t>r</w:t>
              </w:r>
            </w:ins>
            <w:del w:id="188" w:author="Haylie Pepper" w:date="2022-06-08T17:47:00Z">
              <w:r w:rsidDel="005A2822">
                <w:rPr>
                  <w:rFonts w:ascii="Arial" w:eastAsia="Arial" w:hAnsi="Arial" w:cs="Arial"/>
                  <w:color w:val="000000"/>
                  <w:sz w:val="22"/>
                  <w:szCs w:val="22"/>
                </w:rPr>
                <w:delText>R</w:delText>
              </w:r>
            </w:del>
            <w:r>
              <w:rPr>
                <w:rFonts w:ascii="Arial" w:eastAsia="Arial" w:hAnsi="Arial" w:cs="Arial"/>
                <w:color w:val="000000"/>
                <w:sz w:val="22"/>
                <w:szCs w:val="22"/>
              </w:rPr>
              <w:t xml:space="preserve">eview) – </w:t>
            </w:r>
            <w:r w:rsidR="009B6752">
              <w:rPr>
                <w:rFonts w:ascii="Arial" w:eastAsia="Arial" w:hAnsi="Arial" w:cs="Arial"/>
                <w:color w:val="000000"/>
                <w:sz w:val="22"/>
                <w:szCs w:val="22"/>
              </w:rPr>
              <w:t xml:space="preserve">elections are held </w:t>
            </w:r>
            <w:r>
              <w:rPr>
                <w:rFonts w:ascii="Arial" w:eastAsia="Arial" w:hAnsi="Arial" w:cs="Arial"/>
                <w:color w:val="000000"/>
                <w:sz w:val="22"/>
                <w:szCs w:val="22"/>
              </w:rPr>
              <w:t xml:space="preserve">every 6 years (half Senate election every 3 years unless double dissolution); </w:t>
            </w:r>
            <w:r w:rsidR="009B6752">
              <w:rPr>
                <w:rFonts w:ascii="Arial" w:eastAsia="Arial" w:hAnsi="Arial" w:cs="Arial"/>
                <w:color w:val="000000"/>
                <w:sz w:val="22"/>
                <w:szCs w:val="22"/>
              </w:rPr>
              <w:t xml:space="preserve">using </w:t>
            </w:r>
            <w:r>
              <w:rPr>
                <w:rFonts w:ascii="Arial" w:eastAsia="Arial" w:hAnsi="Arial" w:cs="Arial"/>
                <w:color w:val="000000"/>
                <w:sz w:val="22"/>
                <w:szCs w:val="22"/>
              </w:rPr>
              <w:t>multi member electorates</w:t>
            </w:r>
            <w:r w:rsidR="009B6752">
              <w:rPr>
                <w:rFonts w:ascii="Arial" w:eastAsia="Arial" w:hAnsi="Arial" w:cs="Arial"/>
                <w:color w:val="000000"/>
                <w:sz w:val="22"/>
                <w:szCs w:val="22"/>
              </w:rPr>
              <w:t xml:space="preserve"> with an optional </w:t>
            </w:r>
            <w:r>
              <w:rPr>
                <w:rFonts w:ascii="Arial" w:eastAsia="Arial" w:hAnsi="Arial" w:cs="Arial"/>
                <w:color w:val="000000"/>
                <w:sz w:val="22"/>
                <w:szCs w:val="22"/>
              </w:rPr>
              <w:t xml:space="preserve">proportional </w:t>
            </w:r>
            <w:r w:rsidR="009B6752">
              <w:rPr>
                <w:rFonts w:ascii="Arial" w:eastAsia="Arial" w:hAnsi="Arial" w:cs="Arial"/>
                <w:color w:val="000000"/>
                <w:sz w:val="22"/>
                <w:szCs w:val="22"/>
              </w:rPr>
              <w:t xml:space="preserve">voting </w:t>
            </w:r>
            <w:r>
              <w:rPr>
                <w:rFonts w:ascii="Arial" w:eastAsia="Arial" w:hAnsi="Arial" w:cs="Arial"/>
                <w:color w:val="000000"/>
                <w:sz w:val="22"/>
                <w:szCs w:val="22"/>
              </w:rPr>
              <w:t>system</w:t>
            </w:r>
            <w:r w:rsidR="009B6752">
              <w:rPr>
                <w:rFonts w:ascii="Arial" w:eastAsia="Arial" w:hAnsi="Arial" w:cs="Arial"/>
                <w:color w:val="000000"/>
                <w:sz w:val="22"/>
                <w:szCs w:val="22"/>
              </w:rPr>
              <w:t>.</w:t>
            </w:r>
          </w:p>
          <w:p w14:paraId="48015FB9" w14:textId="4B0E65E9" w:rsidR="00C97AF8" w:rsidRDefault="00C97AF8" w:rsidP="00C97AF8">
            <w:pPr>
              <w:numPr>
                <w:ilvl w:val="1"/>
                <w:numId w:val="48"/>
              </w:numPr>
              <w:rPr>
                <w:rFonts w:ascii="Arial" w:eastAsia="Arial" w:hAnsi="Arial" w:cs="Arial"/>
                <w:color w:val="000000"/>
                <w:sz w:val="22"/>
                <w:szCs w:val="22"/>
              </w:rPr>
            </w:pPr>
            <w:r w:rsidRPr="0095172E">
              <w:rPr>
                <w:rFonts w:ascii="Arial" w:eastAsia="Arial" w:hAnsi="Arial" w:cs="Arial"/>
                <w:color w:val="000000"/>
                <w:sz w:val="22"/>
                <w:szCs w:val="22"/>
              </w:rPr>
              <w:t xml:space="preserve">The requirement </w:t>
            </w:r>
            <w:r w:rsidR="009B6752">
              <w:rPr>
                <w:rFonts w:ascii="Arial" w:eastAsia="Arial" w:hAnsi="Arial" w:cs="Arial"/>
                <w:color w:val="000000"/>
                <w:sz w:val="22"/>
                <w:szCs w:val="22"/>
              </w:rPr>
              <w:t>of winning</w:t>
            </w:r>
            <w:r w:rsidR="009B6752" w:rsidRPr="0095172E">
              <w:rPr>
                <w:rFonts w:ascii="Arial" w:eastAsia="Arial" w:hAnsi="Arial" w:cs="Arial"/>
                <w:color w:val="000000"/>
                <w:sz w:val="22"/>
                <w:szCs w:val="22"/>
              </w:rPr>
              <w:t xml:space="preserve"> </w:t>
            </w:r>
            <w:r w:rsidRPr="0095172E">
              <w:rPr>
                <w:rFonts w:ascii="Arial" w:eastAsia="Arial" w:hAnsi="Arial" w:cs="Arial"/>
                <w:color w:val="000000"/>
                <w:sz w:val="22"/>
                <w:szCs w:val="22"/>
              </w:rPr>
              <w:t xml:space="preserve">a </w:t>
            </w:r>
            <w:r w:rsidR="009B6752">
              <w:rPr>
                <w:rFonts w:ascii="Arial" w:eastAsia="Arial" w:hAnsi="Arial" w:cs="Arial"/>
                <w:color w:val="000000"/>
                <w:sz w:val="22"/>
                <w:szCs w:val="22"/>
              </w:rPr>
              <w:t>‘</w:t>
            </w:r>
            <w:r w:rsidRPr="0095172E">
              <w:rPr>
                <w:rFonts w:ascii="Arial" w:eastAsia="Arial" w:hAnsi="Arial" w:cs="Arial"/>
                <w:color w:val="000000"/>
                <w:sz w:val="22"/>
                <w:szCs w:val="22"/>
              </w:rPr>
              <w:t>quota</w:t>
            </w:r>
            <w:r w:rsidR="009B6752">
              <w:rPr>
                <w:rFonts w:ascii="Arial" w:eastAsia="Arial" w:hAnsi="Arial" w:cs="Arial"/>
                <w:color w:val="000000"/>
                <w:sz w:val="22"/>
                <w:szCs w:val="22"/>
              </w:rPr>
              <w:t>’</w:t>
            </w:r>
            <w:r w:rsidRPr="0095172E">
              <w:rPr>
                <w:rFonts w:ascii="Arial" w:eastAsia="Arial" w:hAnsi="Arial" w:cs="Arial"/>
                <w:color w:val="000000"/>
                <w:sz w:val="22"/>
                <w:szCs w:val="22"/>
              </w:rPr>
              <w:t xml:space="preserve"> to be successful </w:t>
            </w:r>
            <w:r w:rsidR="009B6752">
              <w:rPr>
                <w:rFonts w:ascii="Arial" w:eastAsia="Arial" w:hAnsi="Arial" w:cs="Arial"/>
                <w:color w:val="000000"/>
                <w:sz w:val="22"/>
                <w:szCs w:val="22"/>
              </w:rPr>
              <w:t>results in some</w:t>
            </w:r>
            <w:r w:rsidR="009B6752" w:rsidRPr="0095172E">
              <w:rPr>
                <w:rFonts w:ascii="Arial" w:eastAsia="Arial" w:hAnsi="Arial" w:cs="Arial"/>
                <w:color w:val="000000"/>
                <w:sz w:val="22"/>
                <w:szCs w:val="22"/>
              </w:rPr>
              <w:t xml:space="preserve"> </w:t>
            </w:r>
            <w:r w:rsidRPr="0095172E">
              <w:rPr>
                <w:rFonts w:ascii="Arial" w:eastAsia="Arial" w:hAnsi="Arial" w:cs="Arial"/>
                <w:color w:val="000000"/>
                <w:sz w:val="22"/>
                <w:szCs w:val="22"/>
              </w:rPr>
              <w:t>minor parties achiev</w:t>
            </w:r>
            <w:r w:rsidR="009B6752">
              <w:rPr>
                <w:rFonts w:ascii="Arial" w:eastAsia="Arial" w:hAnsi="Arial" w:cs="Arial"/>
                <w:color w:val="000000"/>
                <w:sz w:val="22"/>
                <w:szCs w:val="22"/>
              </w:rPr>
              <w:t>ing</w:t>
            </w:r>
            <w:r w:rsidRPr="0095172E">
              <w:rPr>
                <w:rFonts w:ascii="Arial" w:eastAsia="Arial" w:hAnsi="Arial" w:cs="Arial"/>
                <w:color w:val="000000"/>
                <w:sz w:val="22"/>
                <w:szCs w:val="22"/>
              </w:rPr>
              <w:t xml:space="preserve"> representation </w:t>
            </w:r>
            <w:r w:rsidR="009B6752">
              <w:rPr>
                <w:rFonts w:ascii="Arial" w:eastAsia="Arial" w:hAnsi="Arial" w:cs="Arial"/>
                <w:color w:val="000000"/>
                <w:sz w:val="22"/>
                <w:szCs w:val="22"/>
              </w:rPr>
              <w:t xml:space="preserve">in the Senate </w:t>
            </w:r>
            <w:r w:rsidRPr="0095172E">
              <w:rPr>
                <w:rFonts w:ascii="Arial" w:eastAsia="Arial" w:hAnsi="Arial" w:cs="Arial"/>
                <w:color w:val="000000"/>
                <w:sz w:val="22"/>
                <w:szCs w:val="22"/>
              </w:rPr>
              <w:t xml:space="preserve">and since 1981 they have </w:t>
            </w:r>
            <w:r w:rsidR="009B6752">
              <w:rPr>
                <w:rFonts w:ascii="Arial" w:eastAsia="Arial" w:hAnsi="Arial" w:cs="Arial"/>
                <w:color w:val="000000"/>
                <w:sz w:val="22"/>
                <w:szCs w:val="22"/>
              </w:rPr>
              <w:t>tended to</w:t>
            </w:r>
            <w:r w:rsidR="009B6752" w:rsidRPr="0095172E">
              <w:rPr>
                <w:rFonts w:ascii="Arial" w:eastAsia="Arial" w:hAnsi="Arial" w:cs="Arial"/>
                <w:color w:val="000000"/>
                <w:sz w:val="22"/>
                <w:szCs w:val="22"/>
              </w:rPr>
              <w:t xml:space="preserve"> </w:t>
            </w:r>
            <w:r w:rsidRPr="0095172E">
              <w:rPr>
                <w:rFonts w:ascii="Arial" w:eastAsia="Arial" w:hAnsi="Arial" w:cs="Arial"/>
                <w:color w:val="000000"/>
                <w:sz w:val="22"/>
                <w:szCs w:val="22"/>
              </w:rPr>
              <w:t>h</w:t>
            </w:r>
            <w:r w:rsidR="009B6752">
              <w:rPr>
                <w:rFonts w:ascii="Arial" w:eastAsia="Arial" w:hAnsi="Arial" w:cs="Arial"/>
                <w:color w:val="000000"/>
                <w:sz w:val="22"/>
                <w:szCs w:val="22"/>
              </w:rPr>
              <w:t>o</w:t>
            </w:r>
            <w:r w:rsidRPr="0095172E">
              <w:rPr>
                <w:rFonts w:ascii="Arial" w:eastAsia="Arial" w:hAnsi="Arial" w:cs="Arial"/>
                <w:color w:val="000000"/>
                <w:sz w:val="22"/>
                <w:szCs w:val="22"/>
              </w:rPr>
              <w:t>ld the balance of power.</w:t>
            </w:r>
          </w:p>
          <w:p w14:paraId="77C21658" w14:textId="77777777" w:rsidR="00C97AF8" w:rsidRDefault="00C97AF8" w:rsidP="00C97AF8">
            <w:pPr>
              <w:numPr>
                <w:ilvl w:val="1"/>
                <w:numId w:val="48"/>
              </w:numPr>
              <w:rPr>
                <w:rFonts w:ascii="Arial" w:eastAsia="Arial" w:hAnsi="Arial" w:cs="Arial"/>
                <w:color w:val="000000"/>
                <w:sz w:val="22"/>
                <w:szCs w:val="22"/>
              </w:rPr>
            </w:pPr>
            <w:r w:rsidRPr="006A7798">
              <w:rPr>
                <w:rFonts w:ascii="Arial" w:eastAsia="Arial" w:hAnsi="Arial" w:cs="Arial"/>
                <w:color w:val="000000"/>
                <w:sz w:val="22"/>
                <w:szCs w:val="22"/>
              </w:rPr>
              <w:t>As more than one member represents each state, it is difficult for voters to hold specific Senators to account if a state is poorly represented.</w:t>
            </w:r>
          </w:p>
          <w:p w14:paraId="6BE01B83" w14:textId="7CF15CF7" w:rsidR="00C97AF8" w:rsidRDefault="00C97AF8" w:rsidP="00C97AF8">
            <w:pPr>
              <w:numPr>
                <w:ilvl w:val="1"/>
                <w:numId w:val="48"/>
              </w:numPr>
              <w:rPr>
                <w:rFonts w:ascii="Arial" w:eastAsia="Arial" w:hAnsi="Arial" w:cs="Arial"/>
                <w:color w:val="000000"/>
                <w:sz w:val="22"/>
                <w:szCs w:val="22"/>
              </w:rPr>
            </w:pPr>
            <w:r w:rsidRPr="00A43F7B">
              <w:rPr>
                <w:rFonts w:ascii="Arial" w:eastAsia="Arial" w:hAnsi="Arial" w:cs="Arial"/>
                <w:color w:val="000000"/>
                <w:sz w:val="22"/>
                <w:szCs w:val="22"/>
              </w:rPr>
              <w:t>Constitutionally enshrined malapportionment also means that senators in smaller states such as Tasmania are less accountable than senators in larger states, such as NSW, because they are answerable to a much smaller number of voters</w:t>
            </w:r>
            <w:r>
              <w:rPr>
                <w:rFonts w:ascii="Arial" w:eastAsia="Arial" w:hAnsi="Arial" w:cs="Arial"/>
                <w:color w:val="000000"/>
                <w:sz w:val="22"/>
                <w:szCs w:val="22"/>
              </w:rPr>
              <w:t xml:space="preserve"> – e</w:t>
            </w:r>
            <w:r w:rsidR="009B6752">
              <w:rPr>
                <w:rFonts w:ascii="Arial" w:eastAsia="Arial" w:hAnsi="Arial" w:cs="Arial"/>
                <w:color w:val="000000"/>
                <w:sz w:val="22"/>
                <w:szCs w:val="22"/>
              </w:rPr>
              <w:t>.</w:t>
            </w:r>
            <w:r>
              <w:rPr>
                <w:rFonts w:ascii="Arial" w:eastAsia="Arial" w:hAnsi="Arial" w:cs="Arial"/>
                <w:color w:val="000000"/>
                <w:sz w:val="22"/>
                <w:szCs w:val="22"/>
              </w:rPr>
              <w:t>g</w:t>
            </w:r>
            <w:r w:rsidR="009B6752">
              <w:rPr>
                <w:rFonts w:ascii="Arial" w:eastAsia="Arial" w:hAnsi="Arial" w:cs="Arial"/>
                <w:color w:val="000000"/>
                <w:sz w:val="22"/>
                <w:szCs w:val="22"/>
              </w:rPr>
              <w:t>.</w:t>
            </w:r>
            <w:r>
              <w:rPr>
                <w:rFonts w:ascii="Arial" w:eastAsia="Arial" w:hAnsi="Arial" w:cs="Arial"/>
                <w:color w:val="000000"/>
                <w:sz w:val="22"/>
                <w:szCs w:val="22"/>
              </w:rPr>
              <w:t xml:space="preserve"> voters in NSW have about 15 times less voting power than Tasmanian electors (need approx. 760,000 votes to be elected to Senate in NSW, while only 55,000 to be elected in Tasmania).</w:t>
            </w:r>
          </w:p>
          <w:p w14:paraId="0F8C6003" w14:textId="7B14175D" w:rsidR="00C97AF8" w:rsidRPr="00BC2E89" w:rsidRDefault="00C97AF8" w:rsidP="00C97AF8">
            <w:pPr>
              <w:numPr>
                <w:ilvl w:val="1"/>
                <w:numId w:val="48"/>
              </w:numPr>
              <w:rPr>
                <w:rFonts w:ascii="Arial" w:eastAsia="Arial" w:hAnsi="Arial" w:cs="Arial"/>
                <w:color w:val="000000"/>
                <w:sz w:val="22"/>
                <w:szCs w:val="22"/>
              </w:rPr>
            </w:pPr>
            <w:r w:rsidRPr="00BE5B63">
              <w:rPr>
                <w:rFonts w:ascii="Arial" w:eastAsia="Arial" w:hAnsi="Arial" w:cs="Arial"/>
                <w:color w:val="000000"/>
                <w:sz w:val="22"/>
                <w:szCs w:val="22"/>
              </w:rPr>
              <w:t>Senators only face re-election every six years</w:t>
            </w:r>
            <w:r w:rsidR="009B6752">
              <w:rPr>
                <w:rFonts w:ascii="Arial" w:eastAsia="Arial" w:hAnsi="Arial" w:cs="Arial"/>
                <w:color w:val="000000"/>
                <w:sz w:val="22"/>
                <w:szCs w:val="22"/>
              </w:rPr>
              <w:t xml:space="preserve"> and so </w:t>
            </w:r>
            <w:r w:rsidRPr="00BE5B63">
              <w:rPr>
                <w:rFonts w:ascii="Arial" w:eastAsia="Arial" w:hAnsi="Arial" w:cs="Arial"/>
                <w:color w:val="000000"/>
                <w:sz w:val="22"/>
                <w:szCs w:val="22"/>
              </w:rPr>
              <w:t xml:space="preserve">the likelihood that a voter will be able to react to the misconduct </w:t>
            </w:r>
            <w:r w:rsidR="009B6752">
              <w:rPr>
                <w:rFonts w:ascii="Arial" w:eastAsia="Arial" w:hAnsi="Arial" w:cs="Arial"/>
                <w:color w:val="000000"/>
                <w:sz w:val="22"/>
                <w:szCs w:val="22"/>
              </w:rPr>
              <w:t xml:space="preserve">or inaction </w:t>
            </w:r>
            <w:r w:rsidRPr="00BE5B63">
              <w:rPr>
                <w:rFonts w:ascii="Arial" w:eastAsia="Arial" w:hAnsi="Arial" w:cs="Arial"/>
                <w:color w:val="000000"/>
                <w:sz w:val="22"/>
                <w:szCs w:val="22"/>
              </w:rPr>
              <w:t xml:space="preserve">of particular Senators is reduced. </w:t>
            </w:r>
            <w:r>
              <w:rPr>
                <w:rFonts w:ascii="Arial" w:eastAsia="Arial" w:hAnsi="Arial" w:cs="Arial"/>
                <w:color w:val="000000"/>
                <w:sz w:val="22"/>
                <w:szCs w:val="22"/>
              </w:rPr>
              <w:t xml:space="preserve"> </w:t>
            </w:r>
          </w:p>
          <w:p w14:paraId="174C0A77" w14:textId="2226EA89" w:rsidR="00C97AF8" w:rsidRDefault="00C97AF8" w:rsidP="00C97AF8">
            <w:pPr>
              <w:numPr>
                <w:ilvl w:val="0"/>
                <w:numId w:val="47"/>
              </w:numPr>
              <w:rPr>
                <w:rFonts w:ascii="Arial" w:eastAsia="Arial" w:hAnsi="Arial" w:cs="Arial"/>
                <w:color w:val="000000"/>
                <w:sz w:val="22"/>
                <w:szCs w:val="22"/>
              </w:rPr>
            </w:pPr>
            <w:r>
              <w:rPr>
                <w:rFonts w:ascii="Arial" w:eastAsia="Arial" w:hAnsi="Arial" w:cs="Arial"/>
                <w:color w:val="000000"/>
                <w:sz w:val="22"/>
                <w:szCs w:val="22"/>
              </w:rPr>
              <w:t>Privileges Committees</w:t>
            </w:r>
            <w:r w:rsidR="009B6752">
              <w:rPr>
                <w:rFonts w:ascii="Arial" w:eastAsia="Arial" w:hAnsi="Arial" w:cs="Arial"/>
                <w:color w:val="000000"/>
                <w:sz w:val="22"/>
                <w:szCs w:val="22"/>
              </w:rPr>
              <w:t>.</w:t>
            </w:r>
          </w:p>
          <w:p w14:paraId="5B3A339F" w14:textId="77777777" w:rsidR="00C97AF8" w:rsidRDefault="00C97AF8" w:rsidP="00C97AF8">
            <w:pPr>
              <w:numPr>
                <w:ilvl w:val="1"/>
                <w:numId w:val="47"/>
              </w:numPr>
              <w:rPr>
                <w:rFonts w:ascii="Arial" w:eastAsia="Arial" w:hAnsi="Arial" w:cs="Arial"/>
                <w:color w:val="000000"/>
                <w:sz w:val="22"/>
                <w:szCs w:val="22"/>
              </w:rPr>
            </w:pPr>
            <w:r w:rsidRPr="002213C9">
              <w:rPr>
                <w:rFonts w:ascii="Arial" w:eastAsia="Arial" w:hAnsi="Arial" w:cs="Arial"/>
                <w:color w:val="000000"/>
                <w:sz w:val="22"/>
                <w:szCs w:val="22"/>
              </w:rPr>
              <w:lastRenderedPageBreak/>
              <w:t>Parliamentary privilege protects the ability of parliamentarians to speak out without fear of being sued.</w:t>
            </w:r>
          </w:p>
          <w:p w14:paraId="62DB4409" w14:textId="1D16BD8F" w:rsidR="00C97AF8" w:rsidRDefault="00C97AF8" w:rsidP="00C97AF8">
            <w:pPr>
              <w:numPr>
                <w:ilvl w:val="1"/>
                <w:numId w:val="47"/>
              </w:numPr>
              <w:rPr>
                <w:rFonts w:ascii="Arial" w:eastAsia="Arial" w:hAnsi="Arial" w:cs="Arial"/>
                <w:color w:val="000000"/>
                <w:sz w:val="22"/>
                <w:szCs w:val="22"/>
              </w:rPr>
            </w:pPr>
            <w:r>
              <w:rPr>
                <w:rFonts w:ascii="Arial" w:eastAsia="Arial" w:hAnsi="Arial" w:cs="Arial"/>
                <w:color w:val="000000"/>
                <w:sz w:val="22"/>
                <w:szCs w:val="22"/>
              </w:rPr>
              <w:t>Privileges committees act as tribunals within parliament and may sanction a member found to have breached privilege – while they cannot exercise judicial power, they can reprimand and discipline members</w:t>
            </w:r>
            <w:r w:rsidR="009B6752">
              <w:rPr>
                <w:rFonts w:ascii="Arial" w:eastAsia="Arial" w:hAnsi="Arial" w:cs="Arial"/>
                <w:color w:val="000000"/>
                <w:sz w:val="22"/>
                <w:szCs w:val="22"/>
              </w:rPr>
              <w:t>.</w:t>
            </w:r>
          </w:p>
          <w:p w14:paraId="10CDEEFB" w14:textId="046E5317" w:rsidR="00C97AF8" w:rsidRDefault="00C97AF8" w:rsidP="00C97AF8">
            <w:pPr>
              <w:numPr>
                <w:ilvl w:val="1"/>
                <w:numId w:val="47"/>
              </w:numPr>
              <w:rPr>
                <w:rFonts w:ascii="Arial" w:eastAsia="Arial" w:hAnsi="Arial" w:cs="Arial"/>
                <w:color w:val="000000"/>
                <w:sz w:val="22"/>
                <w:szCs w:val="22"/>
              </w:rPr>
            </w:pPr>
            <w:r>
              <w:rPr>
                <w:rFonts w:ascii="Arial" w:eastAsia="Arial" w:hAnsi="Arial" w:cs="Arial"/>
                <w:color w:val="000000"/>
                <w:sz w:val="22"/>
                <w:szCs w:val="22"/>
              </w:rPr>
              <w:t>One issue</w:t>
            </w:r>
            <w:r w:rsidRPr="00C43FD3">
              <w:rPr>
                <w:rFonts w:ascii="Arial" w:eastAsia="Arial" w:hAnsi="Arial" w:cs="Arial"/>
                <w:color w:val="000000"/>
                <w:sz w:val="22"/>
                <w:szCs w:val="22"/>
              </w:rPr>
              <w:t xml:space="preserve"> with this method of investigating a parliamentarian’s conduct is that it is </w:t>
            </w:r>
            <w:r w:rsidR="009B6752">
              <w:rPr>
                <w:rFonts w:ascii="Arial" w:eastAsia="Arial" w:hAnsi="Arial" w:cs="Arial"/>
                <w:color w:val="000000"/>
                <w:sz w:val="22"/>
                <w:szCs w:val="22"/>
              </w:rPr>
              <w:t xml:space="preserve">a </w:t>
            </w:r>
            <w:r w:rsidRPr="00C43FD3">
              <w:rPr>
                <w:rFonts w:ascii="Arial" w:eastAsia="Arial" w:hAnsi="Arial" w:cs="Arial"/>
                <w:color w:val="000000"/>
                <w:sz w:val="22"/>
                <w:szCs w:val="22"/>
              </w:rPr>
              <w:t>self-regulating method with other parliamentarians conducting the inquiry and with party allegiance</w:t>
            </w:r>
            <w:r>
              <w:rPr>
                <w:rFonts w:ascii="Arial" w:eastAsia="Arial" w:hAnsi="Arial" w:cs="Arial"/>
                <w:color w:val="000000"/>
                <w:sz w:val="22"/>
                <w:szCs w:val="22"/>
              </w:rPr>
              <w:t xml:space="preserve"> potentially</w:t>
            </w:r>
            <w:r w:rsidRPr="00C43FD3">
              <w:rPr>
                <w:rFonts w:ascii="Arial" w:eastAsia="Arial" w:hAnsi="Arial" w:cs="Arial"/>
                <w:color w:val="000000"/>
                <w:sz w:val="22"/>
                <w:szCs w:val="22"/>
              </w:rPr>
              <w:t xml:space="preserve"> affecting the nature of many conclusions.  </w:t>
            </w:r>
          </w:p>
          <w:p w14:paraId="4755C144" w14:textId="0DD0A974" w:rsidR="00C97AF8" w:rsidRDefault="00C97AF8" w:rsidP="00C97AF8">
            <w:pPr>
              <w:numPr>
                <w:ilvl w:val="1"/>
                <w:numId w:val="47"/>
              </w:numPr>
              <w:rPr>
                <w:rFonts w:ascii="Arial" w:eastAsia="Arial" w:hAnsi="Arial" w:cs="Arial"/>
                <w:color w:val="000000"/>
                <w:sz w:val="22"/>
                <w:szCs w:val="22"/>
              </w:rPr>
            </w:pPr>
            <w:r>
              <w:rPr>
                <w:rFonts w:ascii="Arial" w:eastAsia="Arial" w:hAnsi="Arial" w:cs="Arial"/>
                <w:color w:val="000000"/>
                <w:sz w:val="22"/>
                <w:szCs w:val="22"/>
              </w:rPr>
              <w:t>E</w:t>
            </w:r>
            <w:r w:rsidR="009B6752">
              <w:rPr>
                <w:rFonts w:ascii="Arial" w:eastAsia="Arial" w:hAnsi="Arial" w:cs="Arial"/>
                <w:color w:val="000000"/>
                <w:sz w:val="22"/>
                <w:szCs w:val="22"/>
              </w:rPr>
              <w:t>.g.</w:t>
            </w:r>
            <w:r>
              <w:rPr>
                <w:rFonts w:ascii="Arial" w:eastAsia="Arial" w:hAnsi="Arial" w:cs="Arial"/>
                <w:color w:val="000000"/>
                <w:sz w:val="22"/>
                <w:szCs w:val="22"/>
              </w:rPr>
              <w:t xml:space="preserve"> </w:t>
            </w:r>
            <w:r w:rsidRPr="00D001AD">
              <w:rPr>
                <w:rFonts w:ascii="Arial" w:eastAsia="Arial" w:hAnsi="Arial" w:cs="Arial"/>
                <w:color w:val="000000"/>
                <w:sz w:val="22"/>
                <w:szCs w:val="22"/>
              </w:rPr>
              <w:t>Craig Thompson</w:t>
            </w:r>
            <w:r>
              <w:rPr>
                <w:rFonts w:ascii="Arial" w:eastAsia="Arial" w:hAnsi="Arial" w:cs="Arial"/>
                <w:color w:val="000000"/>
                <w:sz w:val="22"/>
                <w:szCs w:val="22"/>
              </w:rPr>
              <w:t xml:space="preserve"> – </w:t>
            </w:r>
            <w:r w:rsidR="009B6752">
              <w:rPr>
                <w:rFonts w:ascii="Arial" w:eastAsia="Arial" w:hAnsi="Arial" w:cs="Arial"/>
                <w:color w:val="000000"/>
                <w:sz w:val="22"/>
                <w:szCs w:val="22"/>
              </w:rPr>
              <w:t xml:space="preserve">was eventually </w:t>
            </w:r>
            <w:r>
              <w:rPr>
                <w:rFonts w:ascii="Arial" w:eastAsia="Arial" w:hAnsi="Arial" w:cs="Arial"/>
                <w:color w:val="000000"/>
                <w:sz w:val="22"/>
                <w:szCs w:val="22"/>
              </w:rPr>
              <w:t>found by the</w:t>
            </w:r>
            <w:r w:rsidRPr="00D001AD">
              <w:rPr>
                <w:rFonts w:ascii="Arial" w:eastAsia="Arial" w:hAnsi="Arial" w:cs="Arial"/>
                <w:color w:val="000000"/>
                <w:sz w:val="22"/>
                <w:szCs w:val="22"/>
              </w:rPr>
              <w:t xml:space="preserve"> </w:t>
            </w:r>
            <w:r w:rsidR="009B6752">
              <w:rPr>
                <w:rFonts w:ascii="Arial" w:eastAsia="Arial" w:hAnsi="Arial" w:cs="Arial"/>
                <w:color w:val="000000"/>
                <w:sz w:val="22"/>
                <w:szCs w:val="22"/>
              </w:rPr>
              <w:t xml:space="preserve">privileges </w:t>
            </w:r>
            <w:r w:rsidRPr="00D001AD">
              <w:rPr>
                <w:rFonts w:ascii="Arial" w:eastAsia="Arial" w:hAnsi="Arial" w:cs="Arial"/>
                <w:color w:val="000000"/>
                <w:sz w:val="22"/>
                <w:szCs w:val="22"/>
              </w:rPr>
              <w:t xml:space="preserve">committee </w:t>
            </w:r>
            <w:r>
              <w:rPr>
                <w:rFonts w:ascii="Arial" w:eastAsia="Arial" w:hAnsi="Arial" w:cs="Arial"/>
                <w:color w:val="000000"/>
                <w:sz w:val="22"/>
                <w:szCs w:val="22"/>
              </w:rPr>
              <w:t>to be in</w:t>
            </w:r>
            <w:r w:rsidRPr="00D001AD">
              <w:rPr>
                <w:rFonts w:ascii="Arial" w:eastAsia="Arial" w:hAnsi="Arial" w:cs="Arial"/>
                <w:color w:val="000000"/>
                <w:sz w:val="22"/>
                <w:szCs w:val="22"/>
              </w:rPr>
              <w:t xml:space="preserve"> Contempt of Parliament because he had deliberately misled the Parliament</w:t>
            </w:r>
            <w:r w:rsidR="00CD3FE9">
              <w:rPr>
                <w:rFonts w:ascii="Arial" w:eastAsia="Arial" w:hAnsi="Arial" w:cs="Arial"/>
                <w:color w:val="000000"/>
                <w:sz w:val="22"/>
                <w:szCs w:val="22"/>
              </w:rPr>
              <w:t>,</w:t>
            </w:r>
            <w:r>
              <w:rPr>
                <w:rFonts w:ascii="Arial" w:eastAsia="Arial" w:hAnsi="Arial" w:cs="Arial"/>
                <w:color w:val="000000"/>
                <w:sz w:val="22"/>
                <w:szCs w:val="22"/>
              </w:rPr>
              <w:t xml:space="preserve"> </w:t>
            </w:r>
            <w:r w:rsidR="009B6752">
              <w:rPr>
                <w:rFonts w:ascii="Arial" w:eastAsia="Arial" w:hAnsi="Arial" w:cs="Arial"/>
                <w:color w:val="000000"/>
                <w:sz w:val="22"/>
                <w:szCs w:val="22"/>
              </w:rPr>
              <w:t xml:space="preserve">who </w:t>
            </w:r>
            <w:r>
              <w:rPr>
                <w:rFonts w:ascii="Arial" w:eastAsia="Arial" w:hAnsi="Arial" w:cs="Arial"/>
                <w:color w:val="000000"/>
                <w:sz w:val="22"/>
                <w:szCs w:val="22"/>
              </w:rPr>
              <w:t>recommended</w:t>
            </w:r>
            <w:r w:rsidRPr="00D001AD">
              <w:rPr>
                <w:rFonts w:ascii="Arial" w:eastAsia="Arial" w:hAnsi="Arial" w:cs="Arial"/>
                <w:color w:val="000000"/>
                <w:sz w:val="22"/>
                <w:szCs w:val="22"/>
              </w:rPr>
              <w:t xml:space="preserve"> the House </w:t>
            </w:r>
            <w:r w:rsidR="00CD3FE9">
              <w:rPr>
                <w:rFonts w:ascii="Arial" w:eastAsia="Arial" w:hAnsi="Arial" w:cs="Arial"/>
                <w:color w:val="000000"/>
                <w:sz w:val="22"/>
                <w:szCs w:val="22"/>
              </w:rPr>
              <w:t xml:space="preserve">should </w:t>
            </w:r>
            <w:r w:rsidRPr="00D001AD">
              <w:rPr>
                <w:rFonts w:ascii="Arial" w:eastAsia="Arial" w:hAnsi="Arial" w:cs="Arial"/>
                <w:color w:val="000000"/>
                <w:sz w:val="22"/>
                <w:szCs w:val="22"/>
              </w:rPr>
              <w:t>reprimand him. This reprimand</w:t>
            </w:r>
            <w:r w:rsidR="00CD3FE9">
              <w:rPr>
                <w:rFonts w:ascii="Arial" w:eastAsia="Arial" w:hAnsi="Arial" w:cs="Arial"/>
                <w:color w:val="000000"/>
                <w:sz w:val="22"/>
                <w:szCs w:val="22"/>
              </w:rPr>
              <w:t>,</w:t>
            </w:r>
            <w:r w:rsidRPr="00D001AD">
              <w:rPr>
                <w:rFonts w:ascii="Arial" w:eastAsia="Arial" w:hAnsi="Arial" w:cs="Arial"/>
                <w:color w:val="000000"/>
                <w:sz w:val="22"/>
                <w:szCs w:val="22"/>
              </w:rPr>
              <w:t xml:space="preserve"> however</w:t>
            </w:r>
            <w:r w:rsidR="00CD3FE9">
              <w:rPr>
                <w:rFonts w:ascii="Arial" w:eastAsia="Arial" w:hAnsi="Arial" w:cs="Arial"/>
                <w:color w:val="000000"/>
                <w:sz w:val="22"/>
                <w:szCs w:val="22"/>
              </w:rPr>
              <w:t>,</w:t>
            </w:r>
            <w:r w:rsidRPr="00D001AD">
              <w:rPr>
                <w:rFonts w:ascii="Arial" w:eastAsia="Arial" w:hAnsi="Arial" w:cs="Arial"/>
                <w:color w:val="000000"/>
                <w:sz w:val="22"/>
                <w:szCs w:val="22"/>
              </w:rPr>
              <w:t xml:space="preserve"> did not occur until 2016, four years after the allegations came to light and three years after he lost his seat in the 2013 election</w:t>
            </w:r>
            <w:r>
              <w:rPr>
                <w:rFonts w:ascii="Arial" w:eastAsia="Arial" w:hAnsi="Arial" w:cs="Arial"/>
                <w:color w:val="000000"/>
                <w:sz w:val="22"/>
                <w:szCs w:val="22"/>
              </w:rPr>
              <w:t>.</w:t>
            </w:r>
          </w:p>
          <w:p w14:paraId="3FE41C61" w14:textId="77777777" w:rsidR="00C97AF8" w:rsidRDefault="00C97AF8" w:rsidP="00C97AF8">
            <w:pPr>
              <w:numPr>
                <w:ilvl w:val="0"/>
                <w:numId w:val="47"/>
              </w:numPr>
              <w:rPr>
                <w:rFonts w:ascii="Arial" w:eastAsia="Arial" w:hAnsi="Arial" w:cs="Arial"/>
                <w:color w:val="000000"/>
                <w:sz w:val="22"/>
                <w:szCs w:val="22"/>
              </w:rPr>
            </w:pPr>
            <w:r>
              <w:rPr>
                <w:rFonts w:ascii="Arial" w:eastAsia="Arial" w:hAnsi="Arial" w:cs="Arial"/>
                <w:color w:val="000000"/>
                <w:sz w:val="22"/>
                <w:szCs w:val="22"/>
              </w:rPr>
              <w:t>Procedures and Processes of Parliament</w:t>
            </w:r>
          </w:p>
          <w:p w14:paraId="2D218470" w14:textId="6BE8ED1E" w:rsidR="00C97AF8" w:rsidRDefault="00C97AF8" w:rsidP="00C97AF8">
            <w:pPr>
              <w:numPr>
                <w:ilvl w:val="1"/>
                <w:numId w:val="47"/>
              </w:numPr>
              <w:rPr>
                <w:rFonts w:ascii="Arial" w:eastAsia="Arial" w:hAnsi="Arial" w:cs="Arial"/>
                <w:color w:val="000000"/>
                <w:sz w:val="22"/>
                <w:szCs w:val="22"/>
              </w:rPr>
            </w:pPr>
            <w:r>
              <w:rPr>
                <w:rFonts w:ascii="Arial" w:eastAsia="Arial" w:hAnsi="Arial" w:cs="Arial"/>
                <w:color w:val="000000"/>
                <w:sz w:val="22"/>
                <w:szCs w:val="22"/>
              </w:rPr>
              <w:t xml:space="preserve">S50 of the Constitution gives each </w:t>
            </w:r>
            <w:r w:rsidR="00CD3FE9">
              <w:rPr>
                <w:rFonts w:ascii="Arial" w:eastAsia="Arial" w:hAnsi="Arial" w:cs="Arial"/>
                <w:color w:val="000000"/>
                <w:sz w:val="22"/>
                <w:szCs w:val="22"/>
              </w:rPr>
              <w:t>H</w:t>
            </w:r>
            <w:r>
              <w:rPr>
                <w:rFonts w:ascii="Arial" w:eastAsia="Arial" w:hAnsi="Arial" w:cs="Arial"/>
                <w:color w:val="000000"/>
                <w:sz w:val="22"/>
                <w:szCs w:val="22"/>
              </w:rPr>
              <w:t>ouse of parliament the power to make its own rules and orders.</w:t>
            </w:r>
          </w:p>
          <w:p w14:paraId="79E2964C" w14:textId="77777777" w:rsidR="00C97AF8" w:rsidRDefault="00C97AF8" w:rsidP="00C97AF8">
            <w:pPr>
              <w:numPr>
                <w:ilvl w:val="1"/>
                <w:numId w:val="47"/>
              </w:numPr>
              <w:rPr>
                <w:rFonts w:ascii="Arial" w:eastAsia="Arial" w:hAnsi="Arial" w:cs="Arial"/>
                <w:color w:val="000000"/>
                <w:sz w:val="22"/>
                <w:szCs w:val="22"/>
              </w:rPr>
            </w:pPr>
            <w:r>
              <w:rPr>
                <w:rFonts w:ascii="Arial" w:eastAsia="Arial" w:hAnsi="Arial" w:cs="Arial"/>
                <w:color w:val="000000"/>
                <w:sz w:val="22"/>
                <w:szCs w:val="22"/>
              </w:rPr>
              <w:t>Standing Orders are the rules governing parliament. The Speaker of the House and President of the Senate are responsible for upholding standing orders.</w:t>
            </w:r>
          </w:p>
          <w:p w14:paraId="04ACEB1B" w14:textId="61DD7688" w:rsidR="00C97AF8" w:rsidRDefault="00CD3FE9" w:rsidP="00C97AF8">
            <w:pPr>
              <w:numPr>
                <w:ilvl w:val="1"/>
                <w:numId w:val="47"/>
              </w:numPr>
              <w:rPr>
                <w:rFonts w:ascii="Arial" w:eastAsia="Arial" w:hAnsi="Arial" w:cs="Arial"/>
                <w:color w:val="000000"/>
                <w:sz w:val="22"/>
                <w:szCs w:val="22"/>
              </w:rPr>
            </w:pPr>
            <w:r>
              <w:rPr>
                <w:rFonts w:ascii="Arial" w:eastAsia="Arial" w:hAnsi="Arial" w:cs="Arial"/>
                <w:color w:val="000000"/>
                <w:sz w:val="22"/>
                <w:szCs w:val="22"/>
              </w:rPr>
              <w:t xml:space="preserve">The </w:t>
            </w:r>
            <w:r w:rsidR="00C97AF8">
              <w:rPr>
                <w:rFonts w:ascii="Arial" w:eastAsia="Arial" w:hAnsi="Arial" w:cs="Arial"/>
                <w:color w:val="000000"/>
                <w:sz w:val="22"/>
                <w:szCs w:val="22"/>
              </w:rPr>
              <w:t>Speaker and President can caution M</w:t>
            </w:r>
            <w:r>
              <w:rPr>
                <w:rFonts w:ascii="Arial" w:eastAsia="Arial" w:hAnsi="Arial" w:cs="Arial"/>
                <w:color w:val="000000"/>
                <w:sz w:val="22"/>
                <w:szCs w:val="22"/>
              </w:rPr>
              <w:t>HR</w:t>
            </w:r>
            <w:r w:rsidR="00C97AF8">
              <w:rPr>
                <w:rFonts w:ascii="Arial" w:eastAsia="Arial" w:hAnsi="Arial" w:cs="Arial"/>
                <w:color w:val="000000"/>
                <w:sz w:val="22"/>
                <w:szCs w:val="22"/>
              </w:rPr>
              <w:t>s or senators about their behaviour and if it persists they may be ordered from the chamber for a period of time. This period is at the discretion of the Speaker/President.</w:t>
            </w:r>
          </w:p>
          <w:p w14:paraId="78C42A45" w14:textId="1C7D9329" w:rsidR="00C97AF8" w:rsidRDefault="00CD3FE9" w:rsidP="00C97AF8">
            <w:pPr>
              <w:numPr>
                <w:ilvl w:val="1"/>
                <w:numId w:val="47"/>
              </w:numPr>
              <w:rPr>
                <w:rFonts w:ascii="Arial" w:eastAsia="Arial" w:hAnsi="Arial" w:cs="Arial"/>
                <w:color w:val="000000"/>
                <w:sz w:val="22"/>
                <w:szCs w:val="22"/>
              </w:rPr>
            </w:pPr>
            <w:r>
              <w:rPr>
                <w:rFonts w:ascii="Arial" w:eastAsia="Arial" w:hAnsi="Arial" w:cs="Arial"/>
                <w:color w:val="000000"/>
                <w:sz w:val="22"/>
                <w:szCs w:val="22"/>
              </w:rPr>
              <w:t xml:space="preserve">The </w:t>
            </w:r>
            <w:r w:rsidR="00C97AF8">
              <w:rPr>
                <w:rFonts w:ascii="Arial" w:eastAsia="Arial" w:hAnsi="Arial" w:cs="Arial"/>
                <w:color w:val="000000"/>
                <w:sz w:val="22"/>
                <w:szCs w:val="22"/>
              </w:rPr>
              <w:t xml:space="preserve">Speaker is usually drawn from the governing party </w:t>
            </w:r>
            <w:r>
              <w:rPr>
                <w:rFonts w:ascii="Arial" w:eastAsia="Arial" w:hAnsi="Arial" w:cs="Arial"/>
                <w:color w:val="000000"/>
                <w:sz w:val="22"/>
                <w:szCs w:val="22"/>
              </w:rPr>
              <w:t xml:space="preserve">and </w:t>
            </w:r>
            <w:r w:rsidR="00C97AF8">
              <w:rPr>
                <w:rFonts w:ascii="Arial" w:eastAsia="Arial" w:hAnsi="Arial" w:cs="Arial"/>
                <w:color w:val="000000"/>
                <w:sz w:val="22"/>
                <w:szCs w:val="22"/>
              </w:rPr>
              <w:t>may be open to issues of partisanship (e</w:t>
            </w:r>
            <w:r>
              <w:rPr>
                <w:rFonts w:ascii="Arial" w:eastAsia="Arial" w:hAnsi="Arial" w:cs="Arial"/>
                <w:color w:val="000000"/>
                <w:sz w:val="22"/>
                <w:szCs w:val="22"/>
              </w:rPr>
              <w:t>.</w:t>
            </w:r>
            <w:r w:rsidR="00C97AF8">
              <w:rPr>
                <w:rFonts w:ascii="Arial" w:eastAsia="Arial" w:hAnsi="Arial" w:cs="Arial"/>
                <w:color w:val="000000"/>
                <w:sz w:val="22"/>
                <w:szCs w:val="22"/>
              </w:rPr>
              <w:t>g</w:t>
            </w:r>
            <w:r>
              <w:rPr>
                <w:rFonts w:ascii="Arial" w:eastAsia="Arial" w:hAnsi="Arial" w:cs="Arial"/>
                <w:color w:val="000000"/>
                <w:sz w:val="22"/>
                <w:szCs w:val="22"/>
              </w:rPr>
              <w:t>.</w:t>
            </w:r>
            <w:r w:rsidR="00C97AF8">
              <w:rPr>
                <w:rFonts w:ascii="Arial" w:eastAsia="Arial" w:hAnsi="Arial" w:cs="Arial"/>
                <w:color w:val="000000"/>
                <w:sz w:val="22"/>
                <w:szCs w:val="22"/>
              </w:rPr>
              <w:t xml:space="preserve"> Bronwyn Bishop during her time as Speaker 2013 – 2015 ejected approximately 400 M</w:t>
            </w:r>
            <w:r>
              <w:rPr>
                <w:rFonts w:ascii="Arial" w:eastAsia="Arial" w:hAnsi="Arial" w:cs="Arial"/>
                <w:color w:val="000000"/>
                <w:sz w:val="22"/>
                <w:szCs w:val="22"/>
              </w:rPr>
              <w:t>HR</w:t>
            </w:r>
            <w:r w:rsidR="00C97AF8">
              <w:rPr>
                <w:rFonts w:ascii="Arial" w:eastAsia="Arial" w:hAnsi="Arial" w:cs="Arial"/>
                <w:color w:val="000000"/>
                <w:sz w:val="22"/>
                <w:szCs w:val="22"/>
              </w:rPr>
              <w:t xml:space="preserve">s </w:t>
            </w:r>
            <w:r>
              <w:rPr>
                <w:rFonts w:ascii="Arial" w:eastAsia="Arial" w:hAnsi="Arial" w:cs="Arial"/>
                <w:color w:val="000000"/>
                <w:sz w:val="22"/>
                <w:szCs w:val="22"/>
              </w:rPr>
              <w:t xml:space="preserve">from the chamber, </w:t>
            </w:r>
            <w:r w:rsidR="00C97AF8">
              <w:rPr>
                <w:rFonts w:ascii="Arial" w:eastAsia="Arial" w:hAnsi="Arial" w:cs="Arial"/>
                <w:color w:val="000000"/>
                <w:sz w:val="22"/>
                <w:szCs w:val="22"/>
              </w:rPr>
              <w:t xml:space="preserve">under SO </w:t>
            </w:r>
            <w:r>
              <w:rPr>
                <w:rFonts w:ascii="Arial" w:eastAsia="Arial" w:hAnsi="Arial" w:cs="Arial"/>
                <w:color w:val="000000"/>
                <w:sz w:val="22"/>
                <w:szCs w:val="22"/>
              </w:rPr>
              <w:t>s</w:t>
            </w:r>
            <w:r w:rsidR="00C97AF8">
              <w:rPr>
                <w:rFonts w:ascii="Arial" w:eastAsia="Arial" w:hAnsi="Arial" w:cs="Arial"/>
                <w:color w:val="000000"/>
                <w:sz w:val="22"/>
                <w:szCs w:val="22"/>
              </w:rPr>
              <w:t xml:space="preserve">94A, of </w:t>
            </w:r>
            <w:r>
              <w:rPr>
                <w:rFonts w:ascii="Arial" w:eastAsia="Arial" w:hAnsi="Arial" w:cs="Arial"/>
                <w:color w:val="000000"/>
                <w:sz w:val="22"/>
                <w:szCs w:val="22"/>
              </w:rPr>
              <w:t xml:space="preserve">these, </w:t>
            </w:r>
            <w:r w:rsidR="00C97AF8">
              <w:rPr>
                <w:rFonts w:ascii="Arial" w:eastAsia="Arial" w:hAnsi="Arial" w:cs="Arial"/>
                <w:color w:val="000000"/>
                <w:sz w:val="22"/>
                <w:szCs w:val="22"/>
              </w:rPr>
              <w:t xml:space="preserve">only seven were from the </w:t>
            </w:r>
            <w:r>
              <w:rPr>
                <w:rFonts w:ascii="Arial" w:eastAsia="Arial" w:hAnsi="Arial" w:cs="Arial"/>
                <w:color w:val="000000"/>
                <w:sz w:val="22"/>
                <w:szCs w:val="22"/>
              </w:rPr>
              <w:t xml:space="preserve">side of the </w:t>
            </w:r>
            <w:r w:rsidR="00C97AF8">
              <w:rPr>
                <w:rFonts w:ascii="Arial" w:eastAsia="Arial" w:hAnsi="Arial" w:cs="Arial"/>
                <w:color w:val="000000"/>
                <w:sz w:val="22"/>
                <w:szCs w:val="22"/>
              </w:rPr>
              <w:t>government.</w:t>
            </w:r>
          </w:p>
          <w:p w14:paraId="18969381" w14:textId="18835CD2" w:rsidR="00C97AF8" w:rsidRPr="00A349FA" w:rsidRDefault="00C97AF8" w:rsidP="00C97AF8">
            <w:pPr>
              <w:numPr>
                <w:ilvl w:val="1"/>
                <w:numId w:val="47"/>
              </w:numPr>
              <w:rPr>
                <w:rFonts w:ascii="Arial" w:eastAsia="Arial" w:hAnsi="Arial" w:cs="Arial"/>
                <w:color w:val="000000"/>
                <w:sz w:val="22"/>
                <w:szCs w:val="22"/>
              </w:rPr>
            </w:pPr>
            <w:r>
              <w:rPr>
                <w:rFonts w:ascii="Arial" w:eastAsia="Arial" w:hAnsi="Arial" w:cs="Arial"/>
                <w:color w:val="000000"/>
                <w:sz w:val="22"/>
                <w:szCs w:val="22"/>
              </w:rPr>
              <w:t>E</w:t>
            </w:r>
            <w:r w:rsidR="00CD3FE9">
              <w:rPr>
                <w:rFonts w:ascii="Arial" w:eastAsia="Arial" w:hAnsi="Arial" w:cs="Arial"/>
                <w:color w:val="000000"/>
                <w:sz w:val="22"/>
                <w:szCs w:val="22"/>
              </w:rPr>
              <w:t>.g.</w:t>
            </w:r>
            <w:r>
              <w:rPr>
                <w:rFonts w:ascii="Arial" w:eastAsia="Arial" w:hAnsi="Arial" w:cs="Arial"/>
                <w:color w:val="000000"/>
                <w:sz w:val="22"/>
                <w:szCs w:val="22"/>
              </w:rPr>
              <w:t xml:space="preserve"> Joel Fitzgibbon apologised to the House in March 2022 after realising he had failed to update the register of interests within 28 days of starting his new company Fitzgibbon Advisory – which could have resulted in </w:t>
            </w:r>
            <w:r w:rsidR="00CD3FE9">
              <w:rPr>
                <w:rFonts w:ascii="Arial" w:eastAsia="Arial" w:hAnsi="Arial" w:cs="Arial"/>
                <w:color w:val="000000"/>
                <w:sz w:val="22"/>
                <w:szCs w:val="22"/>
              </w:rPr>
              <w:t xml:space="preserve">him </w:t>
            </w:r>
            <w:r>
              <w:rPr>
                <w:rFonts w:ascii="Arial" w:eastAsia="Arial" w:hAnsi="Arial" w:cs="Arial"/>
                <w:color w:val="000000"/>
                <w:sz w:val="22"/>
                <w:szCs w:val="22"/>
              </w:rPr>
              <w:t xml:space="preserve">being found in contempt of parliament and </w:t>
            </w:r>
            <w:r w:rsidR="00CD3FE9">
              <w:rPr>
                <w:rFonts w:ascii="Arial" w:eastAsia="Arial" w:hAnsi="Arial" w:cs="Arial"/>
                <w:color w:val="000000"/>
                <w:sz w:val="22"/>
                <w:szCs w:val="22"/>
              </w:rPr>
              <w:t xml:space="preserve">subject to an </w:t>
            </w:r>
            <w:r>
              <w:rPr>
                <w:rFonts w:ascii="Arial" w:eastAsia="Arial" w:hAnsi="Arial" w:cs="Arial"/>
                <w:color w:val="000000"/>
                <w:sz w:val="22"/>
                <w:szCs w:val="22"/>
              </w:rPr>
              <w:t>investigation by the Privileges and Interests Committee.</w:t>
            </w:r>
          </w:p>
          <w:p w14:paraId="63A567D8" w14:textId="35365687" w:rsidR="00C97AF8" w:rsidRDefault="00C97AF8" w:rsidP="00C97AF8">
            <w:pPr>
              <w:numPr>
                <w:ilvl w:val="1"/>
                <w:numId w:val="47"/>
              </w:numPr>
              <w:rPr>
                <w:rFonts w:ascii="Arial" w:eastAsia="Arial" w:hAnsi="Arial" w:cs="Arial"/>
                <w:color w:val="000000"/>
                <w:sz w:val="22"/>
                <w:szCs w:val="22"/>
              </w:rPr>
            </w:pPr>
            <w:r>
              <w:rPr>
                <w:rFonts w:ascii="Arial" w:eastAsia="Arial" w:hAnsi="Arial" w:cs="Arial"/>
                <w:color w:val="000000"/>
                <w:sz w:val="22"/>
                <w:szCs w:val="22"/>
              </w:rPr>
              <w:t xml:space="preserve">Parliamentary committees </w:t>
            </w:r>
            <w:r w:rsidR="00CD3FE9">
              <w:rPr>
                <w:rFonts w:ascii="Arial" w:eastAsia="Arial" w:hAnsi="Arial" w:cs="Arial"/>
                <w:color w:val="000000"/>
                <w:sz w:val="22"/>
                <w:szCs w:val="22"/>
              </w:rPr>
              <w:t xml:space="preserve">are </w:t>
            </w:r>
            <w:r>
              <w:rPr>
                <w:rFonts w:ascii="Arial" w:eastAsia="Arial" w:hAnsi="Arial" w:cs="Arial"/>
                <w:color w:val="000000"/>
                <w:sz w:val="22"/>
                <w:szCs w:val="22"/>
              </w:rPr>
              <w:t>small, specialised subset</w:t>
            </w:r>
            <w:r w:rsidR="00CD3FE9">
              <w:rPr>
                <w:rFonts w:ascii="Arial" w:eastAsia="Arial" w:hAnsi="Arial" w:cs="Arial"/>
                <w:color w:val="000000"/>
                <w:sz w:val="22"/>
                <w:szCs w:val="22"/>
              </w:rPr>
              <w:t>s</w:t>
            </w:r>
            <w:r>
              <w:rPr>
                <w:rFonts w:ascii="Arial" w:eastAsia="Arial" w:hAnsi="Arial" w:cs="Arial"/>
                <w:color w:val="000000"/>
                <w:sz w:val="22"/>
                <w:szCs w:val="22"/>
              </w:rPr>
              <w:t xml:space="preserve"> of members of parliament. </w:t>
            </w:r>
            <w:r w:rsidR="00CD3FE9">
              <w:rPr>
                <w:rFonts w:ascii="Arial" w:eastAsia="Arial" w:hAnsi="Arial" w:cs="Arial"/>
                <w:color w:val="000000"/>
                <w:sz w:val="22"/>
                <w:szCs w:val="22"/>
              </w:rPr>
              <w:t>These e</w:t>
            </w:r>
            <w:r>
              <w:rPr>
                <w:rFonts w:ascii="Arial" w:eastAsia="Arial" w:hAnsi="Arial" w:cs="Arial"/>
                <w:color w:val="000000"/>
                <w:sz w:val="22"/>
                <w:szCs w:val="22"/>
              </w:rPr>
              <w:t xml:space="preserve">nhance accountability by making sure parliament uses its </w:t>
            </w:r>
            <w:r w:rsidR="00CD3FE9">
              <w:rPr>
                <w:rFonts w:ascii="Arial" w:eastAsia="Arial" w:hAnsi="Arial" w:cs="Arial"/>
                <w:color w:val="000000"/>
                <w:sz w:val="22"/>
                <w:szCs w:val="22"/>
              </w:rPr>
              <w:t xml:space="preserve">own </w:t>
            </w:r>
            <w:r>
              <w:rPr>
                <w:rFonts w:ascii="Arial" w:eastAsia="Arial" w:hAnsi="Arial" w:cs="Arial"/>
                <w:color w:val="000000"/>
                <w:sz w:val="22"/>
                <w:szCs w:val="22"/>
              </w:rPr>
              <w:t>resources efficiently</w:t>
            </w:r>
            <w:r w:rsidR="00CD3FE9">
              <w:rPr>
                <w:rFonts w:ascii="Arial" w:eastAsia="Arial" w:hAnsi="Arial" w:cs="Arial"/>
                <w:color w:val="000000"/>
                <w:sz w:val="22"/>
                <w:szCs w:val="22"/>
              </w:rPr>
              <w:t xml:space="preserve"> but it c</w:t>
            </w:r>
            <w:r>
              <w:rPr>
                <w:rFonts w:ascii="Arial" w:eastAsia="Arial" w:hAnsi="Arial" w:cs="Arial"/>
                <w:color w:val="000000"/>
                <w:sz w:val="22"/>
                <w:szCs w:val="22"/>
              </w:rPr>
              <w:t xml:space="preserve">an however be subject to government dominance – especially in the House. </w:t>
            </w:r>
            <w:r w:rsidR="00CD3FE9">
              <w:rPr>
                <w:rFonts w:ascii="Arial" w:eastAsia="Arial" w:hAnsi="Arial" w:cs="Arial"/>
                <w:color w:val="000000"/>
                <w:sz w:val="22"/>
                <w:szCs w:val="22"/>
              </w:rPr>
              <w:t xml:space="preserve">They can be considered to </w:t>
            </w:r>
            <w:r>
              <w:rPr>
                <w:rFonts w:ascii="Arial" w:eastAsia="Arial" w:hAnsi="Arial" w:cs="Arial"/>
                <w:color w:val="000000"/>
                <w:sz w:val="22"/>
                <w:szCs w:val="22"/>
              </w:rPr>
              <w:t xml:space="preserve">be effective as they operate in a closed environment </w:t>
            </w:r>
            <w:r w:rsidR="00CD3FE9">
              <w:rPr>
                <w:rFonts w:ascii="Arial" w:eastAsia="Arial" w:hAnsi="Arial" w:cs="Arial"/>
                <w:color w:val="000000"/>
                <w:sz w:val="22"/>
                <w:szCs w:val="22"/>
              </w:rPr>
              <w:t xml:space="preserve">where </w:t>
            </w:r>
            <w:r>
              <w:rPr>
                <w:rFonts w:ascii="Arial" w:eastAsia="Arial" w:hAnsi="Arial" w:cs="Arial"/>
                <w:color w:val="000000"/>
                <w:sz w:val="22"/>
                <w:szCs w:val="22"/>
              </w:rPr>
              <w:t>there is no incentive for political point scoring. E</w:t>
            </w:r>
            <w:r w:rsidR="00CD3FE9">
              <w:rPr>
                <w:rFonts w:ascii="Arial" w:eastAsia="Arial" w:hAnsi="Arial" w:cs="Arial"/>
                <w:color w:val="000000"/>
                <w:sz w:val="22"/>
                <w:szCs w:val="22"/>
              </w:rPr>
              <w:t>.</w:t>
            </w:r>
            <w:r>
              <w:rPr>
                <w:rFonts w:ascii="Arial" w:eastAsia="Arial" w:hAnsi="Arial" w:cs="Arial"/>
                <w:color w:val="000000"/>
                <w:sz w:val="22"/>
                <w:szCs w:val="22"/>
              </w:rPr>
              <w:t>g</w:t>
            </w:r>
            <w:r w:rsidR="00CD3FE9">
              <w:rPr>
                <w:rFonts w:ascii="Arial" w:eastAsia="Arial" w:hAnsi="Arial" w:cs="Arial"/>
                <w:color w:val="000000"/>
                <w:sz w:val="22"/>
                <w:szCs w:val="22"/>
              </w:rPr>
              <w:t>.</w:t>
            </w:r>
            <w:r>
              <w:rPr>
                <w:rFonts w:ascii="Arial" w:eastAsia="Arial" w:hAnsi="Arial" w:cs="Arial"/>
                <w:color w:val="000000"/>
                <w:sz w:val="22"/>
                <w:szCs w:val="22"/>
              </w:rPr>
              <w:t xml:space="preserve"> in November 2021 </w:t>
            </w:r>
            <w:r w:rsidR="00CD3FE9">
              <w:rPr>
                <w:rFonts w:ascii="Arial" w:eastAsia="Arial" w:hAnsi="Arial" w:cs="Arial"/>
                <w:color w:val="000000"/>
                <w:sz w:val="22"/>
                <w:szCs w:val="22"/>
              </w:rPr>
              <w:t xml:space="preserve">the Parliamentary </w:t>
            </w:r>
            <w:r>
              <w:rPr>
                <w:rFonts w:ascii="Arial" w:eastAsia="Arial" w:hAnsi="Arial" w:cs="Arial"/>
                <w:color w:val="000000"/>
                <w:sz w:val="22"/>
                <w:szCs w:val="22"/>
              </w:rPr>
              <w:t xml:space="preserve">Joint Committee on Human Rights </w:t>
            </w:r>
            <w:r w:rsidR="00CD3FE9">
              <w:rPr>
                <w:rFonts w:ascii="Arial" w:eastAsia="Arial" w:hAnsi="Arial" w:cs="Arial"/>
                <w:color w:val="000000"/>
                <w:sz w:val="22"/>
                <w:szCs w:val="22"/>
              </w:rPr>
              <w:t>(PJ</w:t>
            </w:r>
            <w:r w:rsidR="00EE73CA">
              <w:rPr>
                <w:rFonts w:ascii="Arial" w:eastAsia="Arial" w:hAnsi="Arial" w:cs="Arial"/>
                <w:color w:val="000000"/>
                <w:sz w:val="22"/>
                <w:szCs w:val="22"/>
              </w:rPr>
              <w:t xml:space="preserve">CHR) </w:t>
            </w:r>
            <w:r>
              <w:rPr>
                <w:rFonts w:ascii="Arial" w:eastAsia="Arial" w:hAnsi="Arial" w:cs="Arial"/>
                <w:color w:val="000000"/>
                <w:sz w:val="22"/>
                <w:szCs w:val="22"/>
              </w:rPr>
              <w:t xml:space="preserve">found that the </w:t>
            </w:r>
            <w:r w:rsidR="00EE73CA">
              <w:rPr>
                <w:rFonts w:ascii="Arial" w:eastAsia="Arial" w:hAnsi="Arial" w:cs="Arial"/>
                <w:color w:val="000000"/>
                <w:sz w:val="22"/>
                <w:szCs w:val="22"/>
              </w:rPr>
              <w:t>c</w:t>
            </w:r>
            <w:r>
              <w:rPr>
                <w:rFonts w:ascii="Arial" w:eastAsia="Arial" w:hAnsi="Arial" w:cs="Arial"/>
                <w:color w:val="000000"/>
                <w:sz w:val="22"/>
                <w:szCs w:val="22"/>
              </w:rPr>
              <w:t xml:space="preserve">oalition’s voter ID bill might discourage people from voting and be more likely to impact on vulnerable groups, while also not necessarily meeting its purpose of preventing voter fraud. The bill was </w:t>
            </w:r>
            <w:r w:rsidR="00EE73CA">
              <w:rPr>
                <w:rFonts w:ascii="Arial" w:eastAsia="Arial" w:hAnsi="Arial" w:cs="Arial"/>
                <w:color w:val="000000"/>
                <w:sz w:val="22"/>
                <w:szCs w:val="22"/>
              </w:rPr>
              <w:t>un</w:t>
            </w:r>
            <w:r>
              <w:rPr>
                <w:rFonts w:ascii="Arial" w:eastAsia="Arial" w:hAnsi="Arial" w:cs="Arial"/>
                <w:color w:val="000000"/>
                <w:sz w:val="22"/>
                <w:szCs w:val="22"/>
              </w:rPr>
              <w:t xml:space="preserve">successful in </w:t>
            </w:r>
            <w:ins w:id="189" w:author="Haylie Pepper" w:date="2022-06-08T17:47:00Z">
              <w:r w:rsidR="005933BE">
                <w:rPr>
                  <w:rFonts w:ascii="Arial" w:eastAsia="Arial" w:hAnsi="Arial" w:cs="Arial"/>
                  <w:color w:val="000000"/>
                  <w:sz w:val="22"/>
                  <w:szCs w:val="22"/>
                </w:rPr>
                <w:t>p</w:t>
              </w:r>
            </w:ins>
            <w:del w:id="190" w:author="Haylie Pepper" w:date="2022-06-08T17:47:00Z">
              <w:r w:rsidDel="005933BE">
                <w:rPr>
                  <w:rFonts w:ascii="Arial" w:eastAsia="Arial" w:hAnsi="Arial" w:cs="Arial"/>
                  <w:color w:val="000000"/>
                  <w:sz w:val="22"/>
                  <w:szCs w:val="22"/>
                </w:rPr>
                <w:delText>P</w:delText>
              </w:r>
            </w:del>
            <w:r>
              <w:rPr>
                <w:rFonts w:ascii="Arial" w:eastAsia="Arial" w:hAnsi="Arial" w:cs="Arial"/>
                <w:color w:val="000000"/>
                <w:sz w:val="22"/>
                <w:szCs w:val="22"/>
              </w:rPr>
              <w:t xml:space="preserve">arliament. </w:t>
            </w:r>
          </w:p>
          <w:p w14:paraId="5B8DBB35" w14:textId="77777777" w:rsidR="00C97AF8" w:rsidRDefault="00C97AF8" w:rsidP="00B336E9">
            <w:pPr>
              <w:rPr>
                <w:rFonts w:ascii="Arial" w:eastAsia="Arial" w:hAnsi="Arial" w:cs="Arial"/>
                <w:color w:val="000000"/>
                <w:sz w:val="22"/>
                <w:szCs w:val="22"/>
              </w:rPr>
            </w:pPr>
          </w:p>
          <w:p w14:paraId="6753D61D" w14:textId="78B80ABE" w:rsidR="00C97AF8" w:rsidRDefault="00C97AF8" w:rsidP="00C97AF8">
            <w:pPr>
              <w:numPr>
                <w:ilvl w:val="0"/>
                <w:numId w:val="47"/>
              </w:numPr>
              <w:rPr>
                <w:rFonts w:ascii="Arial" w:eastAsia="Arial" w:hAnsi="Arial" w:cs="Arial"/>
                <w:color w:val="000000"/>
                <w:sz w:val="22"/>
                <w:szCs w:val="22"/>
              </w:rPr>
            </w:pPr>
            <w:r>
              <w:rPr>
                <w:rFonts w:ascii="Arial" w:eastAsia="Arial" w:hAnsi="Arial" w:cs="Arial"/>
                <w:color w:val="000000"/>
                <w:sz w:val="22"/>
                <w:szCs w:val="22"/>
              </w:rPr>
              <w:t>Judicial Review</w:t>
            </w:r>
            <w:r w:rsidR="00EE73CA">
              <w:rPr>
                <w:rFonts w:ascii="Arial" w:eastAsia="Arial" w:hAnsi="Arial" w:cs="Arial"/>
                <w:color w:val="000000"/>
                <w:sz w:val="22"/>
                <w:szCs w:val="22"/>
              </w:rPr>
              <w:t>.</w:t>
            </w:r>
          </w:p>
          <w:p w14:paraId="164A0C07" w14:textId="6B72182E" w:rsidR="00C97AF8" w:rsidRDefault="00C97AF8" w:rsidP="00C97AF8">
            <w:pPr>
              <w:numPr>
                <w:ilvl w:val="1"/>
                <w:numId w:val="47"/>
              </w:numPr>
              <w:rPr>
                <w:rFonts w:ascii="Arial" w:eastAsia="Arial" w:hAnsi="Arial" w:cs="Arial"/>
                <w:color w:val="000000"/>
                <w:sz w:val="22"/>
                <w:szCs w:val="22"/>
              </w:rPr>
            </w:pPr>
            <w:r>
              <w:rPr>
                <w:rFonts w:ascii="Arial" w:eastAsia="Arial" w:hAnsi="Arial" w:cs="Arial"/>
                <w:color w:val="000000"/>
                <w:sz w:val="22"/>
                <w:szCs w:val="22"/>
              </w:rPr>
              <w:t xml:space="preserve">S72 </w:t>
            </w:r>
            <w:r w:rsidR="00EE73CA">
              <w:rPr>
                <w:rFonts w:ascii="Arial" w:eastAsia="Arial" w:hAnsi="Arial" w:cs="Arial"/>
                <w:color w:val="000000"/>
                <w:sz w:val="22"/>
                <w:szCs w:val="22"/>
              </w:rPr>
              <w:t>of the c</w:t>
            </w:r>
            <w:r>
              <w:rPr>
                <w:rFonts w:ascii="Arial" w:eastAsia="Arial" w:hAnsi="Arial" w:cs="Arial"/>
                <w:color w:val="000000"/>
                <w:sz w:val="22"/>
                <w:szCs w:val="22"/>
              </w:rPr>
              <w:t xml:space="preserve">onstitution protects </w:t>
            </w:r>
            <w:r w:rsidR="00EE73CA">
              <w:rPr>
                <w:rFonts w:ascii="Arial" w:eastAsia="Arial" w:hAnsi="Arial" w:cs="Arial"/>
                <w:color w:val="000000"/>
                <w:sz w:val="22"/>
                <w:szCs w:val="22"/>
              </w:rPr>
              <w:t xml:space="preserve">the </w:t>
            </w:r>
            <w:r>
              <w:rPr>
                <w:rFonts w:ascii="Arial" w:eastAsia="Arial" w:hAnsi="Arial" w:cs="Arial"/>
                <w:color w:val="000000"/>
                <w:sz w:val="22"/>
                <w:szCs w:val="22"/>
              </w:rPr>
              <w:t xml:space="preserve">independence of judiciary from </w:t>
            </w:r>
            <w:ins w:id="191" w:author="Haylie Pepper" w:date="2022-06-08T17:47:00Z">
              <w:r w:rsidR="005933BE">
                <w:rPr>
                  <w:rFonts w:ascii="Arial" w:eastAsia="Arial" w:hAnsi="Arial" w:cs="Arial"/>
                  <w:color w:val="000000"/>
                  <w:sz w:val="22"/>
                  <w:szCs w:val="22"/>
                </w:rPr>
                <w:t>p</w:t>
              </w:r>
            </w:ins>
            <w:del w:id="192" w:author="Haylie Pepper" w:date="2022-06-08T17:47:00Z">
              <w:r w:rsidDel="005933BE">
                <w:rPr>
                  <w:rFonts w:ascii="Arial" w:eastAsia="Arial" w:hAnsi="Arial" w:cs="Arial"/>
                  <w:color w:val="000000"/>
                  <w:sz w:val="22"/>
                  <w:szCs w:val="22"/>
                </w:rPr>
                <w:delText>P</w:delText>
              </w:r>
            </w:del>
            <w:r>
              <w:rPr>
                <w:rFonts w:ascii="Arial" w:eastAsia="Arial" w:hAnsi="Arial" w:cs="Arial"/>
                <w:color w:val="000000"/>
                <w:sz w:val="22"/>
                <w:szCs w:val="22"/>
              </w:rPr>
              <w:t>arliament</w:t>
            </w:r>
            <w:r w:rsidR="00EE73CA">
              <w:rPr>
                <w:rFonts w:ascii="Arial" w:eastAsia="Arial" w:hAnsi="Arial" w:cs="Arial"/>
                <w:color w:val="000000"/>
                <w:sz w:val="22"/>
                <w:szCs w:val="22"/>
              </w:rPr>
              <w:t>.</w:t>
            </w:r>
          </w:p>
          <w:p w14:paraId="31BC14D4" w14:textId="370050A0" w:rsidR="00C97AF8" w:rsidRDefault="00C97AF8" w:rsidP="00C97AF8">
            <w:pPr>
              <w:numPr>
                <w:ilvl w:val="1"/>
                <w:numId w:val="47"/>
              </w:numPr>
              <w:rPr>
                <w:rFonts w:ascii="Arial" w:eastAsia="Arial" w:hAnsi="Arial" w:cs="Arial"/>
                <w:color w:val="000000"/>
                <w:sz w:val="22"/>
                <w:szCs w:val="22"/>
              </w:rPr>
            </w:pPr>
            <w:r>
              <w:rPr>
                <w:rFonts w:ascii="Arial" w:eastAsia="Arial" w:hAnsi="Arial" w:cs="Arial"/>
                <w:color w:val="000000"/>
                <w:sz w:val="22"/>
                <w:szCs w:val="22"/>
              </w:rPr>
              <w:t xml:space="preserve">Courts can review </w:t>
            </w:r>
            <w:r w:rsidR="00EE73CA">
              <w:rPr>
                <w:rFonts w:ascii="Arial" w:eastAsia="Arial" w:hAnsi="Arial" w:cs="Arial"/>
                <w:color w:val="000000"/>
                <w:sz w:val="22"/>
                <w:szCs w:val="22"/>
              </w:rPr>
              <w:t>p</w:t>
            </w:r>
            <w:r>
              <w:rPr>
                <w:rFonts w:ascii="Arial" w:eastAsia="Arial" w:hAnsi="Arial" w:cs="Arial"/>
                <w:color w:val="000000"/>
                <w:sz w:val="22"/>
                <w:szCs w:val="22"/>
              </w:rPr>
              <w:t xml:space="preserve">arliament through interpretation of the constitutionality of </w:t>
            </w:r>
            <w:r w:rsidR="00EE73CA">
              <w:rPr>
                <w:rFonts w:ascii="Arial" w:eastAsia="Arial" w:hAnsi="Arial" w:cs="Arial"/>
                <w:color w:val="000000"/>
                <w:sz w:val="22"/>
                <w:szCs w:val="22"/>
              </w:rPr>
              <w:t xml:space="preserve">its </w:t>
            </w:r>
            <w:r>
              <w:rPr>
                <w:rFonts w:ascii="Arial" w:eastAsia="Arial" w:hAnsi="Arial" w:cs="Arial"/>
                <w:color w:val="000000"/>
                <w:sz w:val="22"/>
                <w:szCs w:val="22"/>
              </w:rPr>
              <w:t>legislation, Federal Courts’ interpretation of Commonwealth statues and the Court of disputed returns</w:t>
            </w:r>
            <w:r w:rsidR="00EE73CA">
              <w:rPr>
                <w:rFonts w:ascii="Arial" w:eastAsia="Arial" w:hAnsi="Arial" w:cs="Arial"/>
                <w:color w:val="000000"/>
                <w:sz w:val="22"/>
                <w:szCs w:val="22"/>
              </w:rPr>
              <w:t>.</w:t>
            </w:r>
          </w:p>
          <w:p w14:paraId="1777C9E8" w14:textId="7706D3BE" w:rsidR="00C97AF8" w:rsidRDefault="00C97AF8" w:rsidP="00C97AF8">
            <w:pPr>
              <w:numPr>
                <w:ilvl w:val="1"/>
                <w:numId w:val="47"/>
              </w:numPr>
              <w:rPr>
                <w:rFonts w:ascii="Arial" w:eastAsia="Arial" w:hAnsi="Arial" w:cs="Arial"/>
                <w:color w:val="000000"/>
                <w:sz w:val="22"/>
                <w:szCs w:val="22"/>
              </w:rPr>
            </w:pPr>
            <w:r>
              <w:rPr>
                <w:rFonts w:ascii="Arial" w:eastAsia="Arial" w:hAnsi="Arial" w:cs="Arial"/>
                <w:color w:val="000000"/>
                <w:sz w:val="22"/>
                <w:szCs w:val="22"/>
              </w:rPr>
              <w:t xml:space="preserve">Statutes passed by </w:t>
            </w:r>
            <w:r w:rsidR="00EE73CA">
              <w:rPr>
                <w:rFonts w:ascii="Arial" w:eastAsia="Arial" w:hAnsi="Arial" w:cs="Arial"/>
                <w:color w:val="000000"/>
                <w:sz w:val="22"/>
                <w:szCs w:val="22"/>
              </w:rPr>
              <w:t xml:space="preserve">the </w:t>
            </w:r>
            <w:r>
              <w:rPr>
                <w:rFonts w:ascii="Arial" w:eastAsia="Arial" w:hAnsi="Arial" w:cs="Arial"/>
                <w:color w:val="000000"/>
                <w:sz w:val="22"/>
                <w:szCs w:val="22"/>
              </w:rPr>
              <w:t>Commonwealth Parliament must be grounded in a constitutional head of power</w:t>
            </w:r>
            <w:r w:rsidR="00EE73CA">
              <w:rPr>
                <w:rFonts w:ascii="Arial" w:eastAsia="Arial" w:hAnsi="Arial" w:cs="Arial"/>
                <w:color w:val="000000"/>
                <w:sz w:val="22"/>
                <w:szCs w:val="22"/>
              </w:rPr>
              <w:t xml:space="preserve"> found in s51 of the constitution.</w:t>
            </w:r>
          </w:p>
          <w:p w14:paraId="021FD2D0" w14:textId="77777777" w:rsidR="00EE73CA" w:rsidRDefault="00C97AF8" w:rsidP="00C97AF8">
            <w:pPr>
              <w:numPr>
                <w:ilvl w:val="1"/>
                <w:numId w:val="47"/>
              </w:numPr>
              <w:rPr>
                <w:rFonts w:ascii="Arial" w:eastAsia="Arial" w:hAnsi="Arial" w:cs="Arial"/>
                <w:color w:val="000000"/>
                <w:sz w:val="22"/>
                <w:szCs w:val="22"/>
              </w:rPr>
            </w:pPr>
            <w:r>
              <w:rPr>
                <w:rFonts w:ascii="Arial" w:eastAsia="Arial" w:hAnsi="Arial" w:cs="Arial"/>
                <w:color w:val="000000"/>
                <w:sz w:val="22"/>
                <w:szCs w:val="22"/>
              </w:rPr>
              <w:t>Examples could include:</w:t>
            </w:r>
            <w:r w:rsidRPr="00FD08A4">
              <w:rPr>
                <w:rFonts w:ascii="Arial" w:eastAsia="Arial" w:hAnsi="Arial" w:cs="Arial"/>
                <w:color w:val="000000"/>
                <w:sz w:val="22"/>
                <w:szCs w:val="22"/>
              </w:rPr>
              <w:t xml:space="preserve"> </w:t>
            </w:r>
          </w:p>
          <w:p w14:paraId="7E0A3F61" w14:textId="2221E671" w:rsidR="00EE73CA" w:rsidRDefault="00C97AF8" w:rsidP="00EE73CA">
            <w:pPr>
              <w:numPr>
                <w:ilvl w:val="2"/>
                <w:numId w:val="47"/>
              </w:numPr>
              <w:rPr>
                <w:rFonts w:ascii="Arial" w:eastAsia="Arial" w:hAnsi="Arial" w:cs="Arial"/>
                <w:color w:val="000000"/>
                <w:sz w:val="22"/>
                <w:szCs w:val="22"/>
              </w:rPr>
            </w:pPr>
            <w:r w:rsidRPr="004F057F">
              <w:rPr>
                <w:rFonts w:ascii="Arial" w:eastAsia="Arial" w:hAnsi="Arial" w:cs="Arial"/>
                <w:i/>
                <w:iCs/>
                <w:color w:val="000000"/>
                <w:sz w:val="22"/>
                <w:szCs w:val="22"/>
              </w:rPr>
              <w:t>Williams (No2)</w:t>
            </w:r>
            <w:r w:rsidR="00EE73CA">
              <w:rPr>
                <w:rFonts w:ascii="Arial" w:eastAsia="Arial" w:hAnsi="Arial" w:cs="Arial"/>
                <w:i/>
                <w:iCs/>
                <w:color w:val="000000"/>
                <w:sz w:val="22"/>
                <w:szCs w:val="22"/>
              </w:rPr>
              <w:t>(</w:t>
            </w:r>
            <w:r w:rsidRPr="004F057F">
              <w:rPr>
                <w:rFonts w:ascii="Arial" w:eastAsia="Arial" w:hAnsi="Arial" w:cs="Arial"/>
                <w:i/>
                <w:iCs/>
                <w:color w:val="000000"/>
                <w:sz w:val="22"/>
                <w:szCs w:val="22"/>
              </w:rPr>
              <w:t>2014</w:t>
            </w:r>
            <w:r>
              <w:rPr>
                <w:rFonts w:ascii="Arial" w:eastAsia="Arial" w:hAnsi="Arial" w:cs="Arial"/>
                <w:color w:val="000000"/>
                <w:sz w:val="22"/>
                <w:szCs w:val="22"/>
              </w:rPr>
              <w:t xml:space="preserve"> </w:t>
            </w:r>
            <w:r w:rsidR="00EE73CA">
              <w:rPr>
                <w:rFonts w:ascii="Arial" w:eastAsia="Arial" w:hAnsi="Arial" w:cs="Arial"/>
                <w:color w:val="000000"/>
                <w:sz w:val="22"/>
                <w:szCs w:val="22"/>
              </w:rPr>
              <w:t>)</w:t>
            </w:r>
            <w:r>
              <w:rPr>
                <w:rFonts w:ascii="Arial" w:eastAsia="Arial" w:hAnsi="Arial" w:cs="Arial"/>
                <w:color w:val="000000"/>
                <w:sz w:val="22"/>
                <w:szCs w:val="22"/>
              </w:rPr>
              <w:t xml:space="preserve">– challenging the constitutionality of the National Schools Chaplaincy Scheme, </w:t>
            </w:r>
          </w:p>
          <w:p w14:paraId="6D004E5C" w14:textId="10D1DB8F" w:rsidR="00EE73CA" w:rsidRPr="004F057F" w:rsidRDefault="00C97AF8" w:rsidP="00EE73CA">
            <w:pPr>
              <w:numPr>
                <w:ilvl w:val="2"/>
                <w:numId w:val="47"/>
              </w:numPr>
              <w:rPr>
                <w:rFonts w:ascii="Arial" w:eastAsia="Arial" w:hAnsi="Arial" w:cs="Arial"/>
                <w:color w:val="000000"/>
                <w:sz w:val="22"/>
                <w:szCs w:val="22"/>
                <w:u w:val="single"/>
              </w:rPr>
            </w:pPr>
            <w:r w:rsidRPr="004F057F">
              <w:rPr>
                <w:rFonts w:ascii="Arial" w:eastAsia="Arial" w:hAnsi="Arial" w:cs="Arial"/>
                <w:i/>
                <w:iCs/>
                <w:color w:val="000000"/>
                <w:sz w:val="22"/>
                <w:szCs w:val="22"/>
              </w:rPr>
              <w:t>Pape (2009)</w:t>
            </w:r>
            <w:r>
              <w:rPr>
                <w:rFonts w:ascii="Arial" w:eastAsia="Arial" w:hAnsi="Arial" w:cs="Arial"/>
                <w:color w:val="000000"/>
                <w:sz w:val="22"/>
                <w:szCs w:val="22"/>
              </w:rPr>
              <w:t xml:space="preserve"> – </w:t>
            </w:r>
            <w:r w:rsidR="00EE73CA">
              <w:rPr>
                <w:rFonts w:ascii="Arial" w:eastAsia="Arial" w:hAnsi="Arial" w:cs="Arial"/>
                <w:color w:val="000000"/>
                <w:sz w:val="22"/>
                <w:szCs w:val="22"/>
              </w:rPr>
              <w:t xml:space="preserve">an </w:t>
            </w:r>
            <w:r>
              <w:rPr>
                <w:rFonts w:ascii="Arial" w:eastAsia="Arial" w:hAnsi="Arial" w:cs="Arial"/>
                <w:color w:val="000000"/>
                <w:sz w:val="22"/>
                <w:szCs w:val="22"/>
              </w:rPr>
              <w:t xml:space="preserve">unsuccessful challenge to the </w:t>
            </w:r>
            <w:r w:rsidRPr="004F057F">
              <w:rPr>
                <w:rFonts w:ascii="Arial" w:eastAsia="Arial" w:hAnsi="Arial" w:cs="Arial"/>
                <w:color w:val="000000"/>
                <w:sz w:val="22"/>
                <w:szCs w:val="22"/>
                <w:u w:val="single"/>
              </w:rPr>
              <w:t xml:space="preserve">Tax Bonus for Working Australians Act (No 2) (2009); </w:t>
            </w:r>
          </w:p>
          <w:p w14:paraId="6989884B" w14:textId="0992339A" w:rsidR="00C97AF8" w:rsidRPr="00BD1077" w:rsidRDefault="00C97AF8" w:rsidP="004F057F">
            <w:pPr>
              <w:numPr>
                <w:ilvl w:val="2"/>
                <w:numId w:val="47"/>
              </w:numPr>
              <w:rPr>
                <w:rFonts w:ascii="Arial" w:eastAsia="Arial" w:hAnsi="Arial" w:cs="Arial"/>
                <w:color w:val="000000"/>
                <w:sz w:val="22"/>
                <w:szCs w:val="22"/>
              </w:rPr>
            </w:pPr>
            <w:r w:rsidRPr="004F057F">
              <w:rPr>
                <w:rFonts w:ascii="Arial" w:eastAsia="Arial" w:hAnsi="Arial" w:cs="Arial"/>
                <w:i/>
                <w:iCs/>
                <w:color w:val="000000"/>
                <w:sz w:val="22"/>
                <w:szCs w:val="22"/>
              </w:rPr>
              <w:t>Roach v Electoral Commissioner (2007)</w:t>
            </w:r>
            <w:r>
              <w:rPr>
                <w:rFonts w:ascii="Arial" w:eastAsia="Arial" w:hAnsi="Arial" w:cs="Arial"/>
                <w:color w:val="000000"/>
                <w:sz w:val="22"/>
                <w:szCs w:val="22"/>
              </w:rPr>
              <w:t xml:space="preserve"> – </w:t>
            </w:r>
            <w:r w:rsidR="00EE73CA">
              <w:rPr>
                <w:rFonts w:ascii="Arial" w:eastAsia="Arial" w:hAnsi="Arial" w:cs="Arial"/>
                <w:color w:val="000000"/>
                <w:sz w:val="22"/>
                <w:szCs w:val="22"/>
              </w:rPr>
              <w:t>HCA</w:t>
            </w:r>
            <w:r>
              <w:rPr>
                <w:rFonts w:ascii="Arial" w:eastAsia="Arial" w:hAnsi="Arial" w:cs="Arial"/>
                <w:color w:val="000000"/>
                <w:sz w:val="22"/>
                <w:szCs w:val="22"/>
              </w:rPr>
              <w:t xml:space="preserve"> held amendments to the </w:t>
            </w:r>
            <w:r w:rsidRPr="004F057F">
              <w:rPr>
                <w:rFonts w:ascii="Arial" w:eastAsia="Arial" w:hAnsi="Arial" w:cs="Arial"/>
                <w:i/>
                <w:iCs/>
                <w:color w:val="000000"/>
                <w:sz w:val="22"/>
                <w:szCs w:val="22"/>
                <w:u w:val="single"/>
              </w:rPr>
              <w:t>Commonwealth Electoral Act</w:t>
            </w:r>
            <w:r>
              <w:rPr>
                <w:rFonts w:ascii="Arial" w:eastAsia="Arial" w:hAnsi="Arial" w:cs="Arial"/>
                <w:color w:val="000000"/>
                <w:sz w:val="22"/>
                <w:szCs w:val="22"/>
              </w:rPr>
              <w:t xml:space="preserve"> that disenfranchised all prisoners was invalid. </w:t>
            </w:r>
          </w:p>
          <w:p w14:paraId="5C3E9C3B" w14:textId="77777777" w:rsidR="00C97AF8" w:rsidRDefault="00C97AF8" w:rsidP="00B336E9">
            <w:pPr>
              <w:rPr>
                <w:rFonts w:ascii="Arial" w:eastAsia="Arial" w:hAnsi="Arial" w:cs="Arial"/>
                <w:color w:val="000000"/>
                <w:sz w:val="22"/>
                <w:szCs w:val="22"/>
              </w:rPr>
            </w:pPr>
          </w:p>
          <w:p w14:paraId="68FC6E5B" w14:textId="77777777" w:rsidR="00C97AF8" w:rsidRDefault="00C97AF8" w:rsidP="00B336E9">
            <w:pPr>
              <w:rPr>
                <w:rFonts w:ascii="Arial" w:eastAsia="Arial" w:hAnsi="Arial" w:cs="Arial"/>
                <w:color w:val="000000"/>
                <w:sz w:val="22"/>
                <w:szCs w:val="22"/>
              </w:rPr>
            </w:pPr>
            <w:r>
              <w:rPr>
                <w:rFonts w:ascii="Arial" w:eastAsia="Arial" w:hAnsi="Arial" w:cs="Arial"/>
                <w:color w:val="000000"/>
                <w:sz w:val="22"/>
                <w:szCs w:val="22"/>
              </w:rPr>
              <w:t xml:space="preserve">Students may reflect on the effectiveness of mechanisms in terms of whether they are internal or external to Parliament. While external mechanisms like elections provide citizens with the most democratic and direct form of accountability, they only occur every 3 years. Internal </w:t>
            </w:r>
            <w:r>
              <w:rPr>
                <w:rFonts w:ascii="Arial" w:eastAsia="Arial" w:hAnsi="Arial" w:cs="Arial"/>
                <w:color w:val="000000"/>
                <w:sz w:val="22"/>
                <w:szCs w:val="22"/>
              </w:rPr>
              <w:lastRenderedPageBreak/>
              <w:t xml:space="preserve">mechanisms, while subject to government dominance in the House of Representatives in particular, are able to be exercised more regularly. </w:t>
            </w:r>
          </w:p>
        </w:tc>
      </w:tr>
      <w:tr w:rsidR="00C97AF8" w14:paraId="22E36EFB" w14:textId="77777777" w:rsidTr="00B336E9">
        <w:trPr>
          <w:trHeight w:val="1040"/>
        </w:trPr>
        <w:tc>
          <w:tcPr>
            <w:tcW w:w="9533" w:type="dxa"/>
            <w:tcBorders>
              <w:top w:val="single" w:sz="4" w:space="0" w:color="000000"/>
              <w:left w:val="single" w:sz="4" w:space="0" w:color="000000"/>
              <w:bottom w:val="single" w:sz="4" w:space="0" w:color="000000"/>
              <w:right w:val="single" w:sz="4" w:space="0" w:color="000000"/>
            </w:tcBorders>
            <w:hideMark/>
          </w:tcPr>
          <w:p w14:paraId="40C6C5E8" w14:textId="77777777" w:rsidR="00C97AF8" w:rsidRDefault="00C97AF8" w:rsidP="00B336E9">
            <w:pPr>
              <w:rPr>
                <w:rFonts w:ascii="Arial" w:eastAsia="Arial" w:hAnsi="Arial" w:cs="Arial"/>
                <w:b/>
                <w:sz w:val="22"/>
                <w:szCs w:val="22"/>
              </w:rPr>
            </w:pPr>
            <w:r>
              <w:rPr>
                <w:rFonts w:ascii="Arial" w:eastAsia="Arial" w:hAnsi="Arial" w:cs="Arial"/>
                <w:b/>
                <w:sz w:val="22"/>
                <w:szCs w:val="22"/>
              </w:rPr>
              <w:lastRenderedPageBreak/>
              <w:t>Evaluation:</w:t>
            </w:r>
          </w:p>
          <w:p w14:paraId="24A32C33" w14:textId="77777777" w:rsidR="00C97AF8" w:rsidRDefault="00C97AF8" w:rsidP="00B336E9">
            <w:pPr>
              <w:rPr>
                <w:rFonts w:ascii="Arial" w:eastAsia="Arial" w:hAnsi="Arial" w:cs="Arial"/>
                <w:sz w:val="22"/>
                <w:szCs w:val="22"/>
              </w:rPr>
            </w:pPr>
            <w:r>
              <w:rPr>
                <w:rFonts w:ascii="Arial" w:eastAsia="Arial" w:hAnsi="Arial" w:cs="Arial"/>
                <w:sz w:val="22"/>
                <w:szCs w:val="22"/>
              </w:rPr>
              <w:t xml:space="preserve">Students should evaluate whether the elections are the most effective mechanism for holding Parliament accountable or whether other mechanisms are more effective. </w:t>
            </w:r>
          </w:p>
        </w:tc>
      </w:tr>
    </w:tbl>
    <w:p w14:paraId="0A254D7B" w14:textId="77777777" w:rsidR="00C97AF8" w:rsidRPr="00C34C62" w:rsidRDefault="00C97AF8" w:rsidP="00C97AF8">
      <w:pPr>
        <w:rPr>
          <w:rFonts w:ascii="Arial" w:hAnsi="Arial" w:cs="Arial"/>
          <w:color w:val="000000"/>
          <w:sz w:val="22"/>
          <w:szCs w:val="22"/>
        </w:rPr>
      </w:pPr>
    </w:p>
    <w:p w14:paraId="541A274C" w14:textId="77777777" w:rsidR="00C97AF8" w:rsidRPr="00C34C62" w:rsidRDefault="00C97AF8" w:rsidP="00C97AF8">
      <w:pPr>
        <w:tabs>
          <w:tab w:val="right" w:pos="9360"/>
        </w:tabs>
        <w:rPr>
          <w:rFonts w:ascii="Arial" w:hAnsi="Arial" w:cs="Arial"/>
          <w:b/>
          <w:sz w:val="22"/>
          <w:szCs w:val="22"/>
        </w:rPr>
      </w:pPr>
    </w:p>
    <w:p w14:paraId="0A62709F" w14:textId="77777777" w:rsidR="00C97AF8" w:rsidRPr="00C34C62" w:rsidRDefault="00C97AF8" w:rsidP="00C97AF8">
      <w:pPr>
        <w:tabs>
          <w:tab w:val="right" w:pos="9360"/>
        </w:tabs>
        <w:rPr>
          <w:rFonts w:ascii="Arial" w:hAnsi="Arial" w:cs="Arial"/>
          <w:b/>
          <w:sz w:val="22"/>
          <w:szCs w:val="22"/>
        </w:rPr>
      </w:pPr>
    </w:p>
    <w:p w14:paraId="23DC4CFA" w14:textId="48D2576A" w:rsidR="00C97AF8" w:rsidRDefault="00C97AF8" w:rsidP="00DC19AF">
      <w:pPr>
        <w:tabs>
          <w:tab w:val="right" w:pos="9360"/>
        </w:tabs>
        <w:rPr>
          <w:rFonts w:ascii="Arial" w:hAnsi="Arial" w:cs="Arial"/>
          <w:b/>
          <w:sz w:val="22"/>
          <w:szCs w:val="22"/>
        </w:rPr>
      </w:pPr>
    </w:p>
    <w:p w14:paraId="3312A96A" w14:textId="7DAFE966" w:rsidR="00DC19AF" w:rsidRPr="00C34C62" w:rsidRDefault="00DC19AF" w:rsidP="00C97AF8">
      <w:pPr>
        <w:rPr>
          <w:rFonts w:ascii="Arial" w:hAnsi="Arial" w:cs="Arial"/>
          <w:b/>
          <w:sz w:val="22"/>
          <w:szCs w:val="22"/>
        </w:rPr>
      </w:pPr>
      <w:r w:rsidRPr="00C34C62">
        <w:rPr>
          <w:rFonts w:ascii="Arial" w:hAnsi="Arial" w:cs="Arial"/>
          <w:b/>
          <w:sz w:val="22"/>
          <w:szCs w:val="22"/>
        </w:rPr>
        <w:t xml:space="preserve">Question </w:t>
      </w:r>
      <w:r>
        <w:rPr>
          <w:rFonts w:ascii="Arial" w:hAnsi="Arial" w:cs="Arial"/>
          <w:b/>
          <w:sz w:val="22"/>
          <w:szCs w:val="22"/>
        </w:rPr>
        <w:t>10</w:t>
      </w:r>
      <w:r w:rsidRPr="00C34C62">
        <w:rPr>
          <w:rFonts w:ascii="Arial" w:hAnsi="Arial" w:cs="Arial"/>
          <w:b/>
          <w:sz w:val="22"/>
          <w:szCs w:val="22"/>
        </w:rPr>
        <w:tab/>
      </w:r>
      <w:r w:rsidR="00C97AF8">
        <w:rPr>
          <w:rFonts w:ascii="Arial" w:hAnsi="Arial" w:cs="Arial"/>
          <w:b/>
          <w:sz w:val="22"/>
          <w:szCs w:val="22"/>
        </w:rPr>
        <w:tab/>
      </w:r>
      <w:r w:rsidR="00C97AF8">
        <w:rPr>
          <w:rFonts w:ascii="Arial" w:hAnsi="Arial" w:cs="Arial"/>
          <w:b/>
          <w:sz w:val="22"/>
          <w:szCs w:val="22"/>
        </w:rPr>
        <w:tab/>
      </w:r>
      <w:r w:rsidR="00C97AF8">
        <w:rPr>
          <w:rFonts w:ascii="Arial" w:hAnsi="Arial" w:cs="Arial"/>
          <w:b/>
          <w:sz w:val="22"/>
          <w:szCs w:val="22"/>
        </w:rPr>
        <w:tab/>
      </w:r>
      <w:r w:rsidR="00C97AF8">
        <w:rPr>
          <w:rFonts w:ascii="Arial" w:hAnsi="Arial" w:cs="Arial"/>
          <w:b/>
          <w:sz w:val="22"/>
          <w:szCs w:val="22"/>
        </w:rPr>
        <w:tab/>
      </w:r>
      <w:r w:rsidR="00C97AF8">
        <w:rPr>
          <w:rFonts w:ascii="Arial" w:hAnsi="Arial" w:cs="Arial"/>
          <w:b/>
          <w:sz w:val="22"/>
          <w:szCs w:val="22"/>
        </w:rPr>
        <w:tab/>
      </w:r>
      <w:r w:rsidR="00C97AF8">
        <w:rPr>
          <w:rFonts w:ascii="Arial" w:hAnsi="Arial" w:cs="Arial"/>
          <w:b/>
          <w:sz w:val="22"/>
          <w:szCs w:val="22"/>
        </w:rPr>
        <w:tab/>
      </w:r>
      <w:r w:rsidR="00C97AF8">
        <w:rPr>
          <w:rFonts w:ascii="Arial" w:hAnsi="Arial" w:cs="Arial"/>
          <w:b/>
          <w:sz w:val="22"/>
          <w:szCs w:val="22"/>
        </w:rPr>
        <w:tab/>
      </w:r>
      <w:r w:rsidR="00C97AF8">
        <w:rPr>
          <w:rFonts w:ascii="Arial" w:hAnsi="Arial" w:cs="Arial"/>
          <w:b/>
          <w:sz w:val="22"/>
          <w:szCs w:val="22"/>
        </w:rPr>
        <w:tab/>
      </w:r>
      <w:r w:rsidR="00C97AF8">
        <w:rPr>
          <w:rFonts w:ascii="Arial" w:hAnsi="Arial" w:cs="Arial"/>
          <w:b/>
          <w:sz w:val="22"/>
          <w:szCs w:val="22"/>
        </w:rPr>
        <w:tab/>
      </w:r>
      <w:r w:rsidRPr="00C34C62">
        <w:rPr>
          <w:rFonts w:ascii="Arial" w:hAnsi="Arial" w:cs="Arial"/>
          <w:b/>
          <w:sz w:val="22"/>
          <w:szCs w:val="22"/>
        </w:rPr>
        <w:t>(25 marks)</w:t>
      </w:r>
    </w:p>
    <w:p w14:paraId="152B240C" w14:textId="2CD16069" w:rsidR="00DC19AF" w:rsidRDefault="00DC19AF" w:rsidP="00991AA0">
      <w:pPr>
        <w:rPr>
          <w:rFonts w:ascii="Arial" w:hAnsi="Arial" w:cs="Arial"/>
          <w:color w:val="000000"/>
          <w:sz w:val="22"/>
          <w:szCs w:val="22"/>
        </w:rPr>
      </w:pPr>
    </w:p>
    <w:p w14:paraId="159E25BE" w14:textId="77777777" w:rsidR="00C97AF8" w:rsidRDefault="00C97AF8" w:rsidP="00C97AF8">
      <w:pPr>
        <w:pStyle w:val="xl25"/>
        <w:spacing w:before="0" w:beforeAutospacing="0" w:after="0" w:afterAutospacing="0"/>
        <w:jc w:val="left"/>
        <w:textAlignment w:val="auto"/>
        <w:rPr>
          <w:rFonts w:eastAsia="Times New Roman"/>
          <w:b w:val="0"/>
          <w:bCs w:val="0"/>
          <w:sz w:val="22"/>
          <w:szCs w:val="22"/>
        </w:rPr>
      </w:pPr>
      <w:r w:rsidRPr="005E30B3">
        <w:rPr>
          <w:rFonts w:eastAsia="Times New Roman"/>
          <w:b w:val="0"/>
          <w:bCs w:val="0"/>
          <w:sz w:val="22"/>
          <w:szCs w:val="22"/>
        </w:rPr>
        <w:t>Analyse collective and individual ministerial responsibility compared with judicial review in terms of their effectiveness in holding the Australian political and administrative executive accountable.</w:t>
      </w:r>
    </w:p>
    <w:p w14:paraId="6F1A9900" w14:textId="77777777" w:rsidR="00C97AF8" w:rsidRDefault="00C97AF8" w:rsidP="00C97AF8">
      <w:pPr>
        <w:pStyle w:val="xl25"/>
        <w:spacing w:before="0" w:beforeAutospacing="0" w:after="0" w:afterAutospacing="0"/>
        <w:jc w:val="left"/>
        <w:textAlignment w:val="auto"/>
        <w:rPr>
          <w:rFonts w:eastAsia="Times New Roman"/>
          <w:b w:val="0"/>
          <w:bCs w:val="0"/>
          <w:sz w:val="22"/>
          <w:szCs w:val="22"/>
        </w:rPr>
      </w:pPr>
    </w:p>
    <w:tbl>
      <w:tblPr>
        <w:tblStyle w:val="TableGrid"/>
        <w:tblW w:w="0" w:type="auto"/>
        <w:tblLook w:val="04A0" w:firstRow="1" w:lastRow="0" w:firstColumn="1" w:lastColumn="0" w:noHBand="0" w:noVBand="1"/>
      </w:tblPr>
      <w:tblGrid>
        <w:gridCol w:w="9304"/>
      </w:tblGrid>
      <w:tr w:rsidR="00C97AF8" w14:paraId="66D99755" w14:textId="77777777" w:rsidTr="00B336E9">
        <w:trPr>
          <w:trHeight w:val="1082"/>
        </w:trPr>
        <w:tc>
          <w:tcPr>
            <w:tcW w:w="9533" w:type="dxa"/>
            <w:tcBorders>
              <w:top w:val="single" w:sz="4" w:space="0" w:color="auto"/>
              <w:left w:val="single" w:sz="4" w:space="0" w:color="auto"/>
              <w:bottom w:val="single" w:sz="4" w:space="0" w:color="auto"/>
              <w:right w:val="single" w:sz="4" w:space="0" w:color="auto"/>
            </w:tcBorders>
            <w:hideMark/>
          </w:tcPr>
          <w:p w14:paraId="6A6C90EE" w14:textId="77777777" w:rsidR="00C97AF8" w:rsidRDefault="00C97AF8" w:rsidP="00B336E9">
            <w:pPr>
              <w:rPr>
                <w:rFonts w:ascii="Arial" w:hAnsi="Arial" w:cs="Arial"/>
                <w:b/>
                <w:sz w:val="22"/>
                <w:szCs w:val="22"/>
                <w:lang w:eastAsia="en-GB"/>
              </w:rPr>
            </w:pPr>
            <w:r>
              <w:rPr>
                <w:rFonts w:ascii="Arial" w:hAnsi="Arial" w:cs="Arial"/>
                <w:b/>
                <w:sz w:val="22"/>
                <w:szCs w:val="22"/>
              </w:rPr>
              <w:t>Relevant terms and parameters of discussion:</w:t>
            </w:r>
          </w:p>
          <w:p w14:paraId="6200E515" w14:textId="77777777" w:rsidR="00C97AF8" w:rsidRDefault="00C97AF8" w:rsidP="00C97AF8">
            <w:pPr>
              <w:pStyle w:val="ListParagraph"/>
              <w:numPr>
                <w:ilvl w:val="0"/>
                <w:numId w:val="26"/>
              </w:numPr>
              <w:contextualSpacing/>
              <w:rPr>
                <w:rFonts w:ascii="Arial" w:hAnsi="Arial" w:cs="Arial"/>
                <w:sz w:val="22"/>
                <w:szCs w:val="22"/>
              </w:rPr>
            </w:pPr>
            <w:r w:rsidRPr="00091827">
              <w:rPr>
                <w:rFonts w:ascii="Arial" w:hAnsi="Arial" w:cs="Arial"/>
                <w:sz w:val="22"/>
                <w:szCs w:val="22"/>
              </w:rPr>
              <w:t>Australian politica</w:t>
            </w:r>
            <w:r>
              <w:rPr>
                <w:rFonts w:ascii="Arial" w:hAnsi="Arial" w:cs="Arial"/>
                <w:sz w:val="22"/>
                <w:szCs w:val="22"/>
              </w:rPr>
              <w:t>l</w:t>
            </w:r>
            <w:r w:rsidRPr="00091827">
              <w:rPr>
                <w:rFonts w:ascii="Arial" w:hAnsi="Arial" w:cs="Arial"/>
                <w:sz w:val="22"/>
                <w:szCs w:val="22"/>
              </w:rPr>
              <w:t xml:space="preserve"> executive</w:t>
            </w:r>
            <w:r>
              <w:rPr>
                <w:rFonts w:ascii="Arial" w:hAnsi="Arial" w:cs="Arial"/>
                <w:sz w:val="22"/>
                <w:szCs w:val="22"/>
              </w:rPr>
              <w:t xml:space="preserve">: </w:t>
            </w:r>
            <w:r w:rsidRPr="00630B1B">
              <w:rPr>
                <w:rFonts w:ascii="Arial" w:hAnsi="Arial" w:cs="Arial"/>
                <w:sz w:val="22"/>
                <w:szCs w:val="22"/>
              </w:rPr>
              <w:t xml:space="preserve">the real executive which describes the </w:t>
            </w:r>
            <w:r>
              <w:rPr>
                <w:rFonts w:ascii="Arial" w:hAnsi="Arial" w:cs="Arial"/>
                <w:sz w:val="22"/>
                <w:szCs w:val="22"/>
              </w:rPr>
              <w:t>‘</w:t>
            </w:r>
            <w:r w:rsidRPr="00630B1B">
              <w:rPr>
                <w:rFonts w:ascii="Arial" w:hAnsi="Arial" w:cs="Arial"/>
                <w:sz w:val="22"/>
                <w:szCs w:val="22"/>
              </w:rPr>
              <w:t>ministry</w:t>
            </w:r>
            <w:r>
              <w:rPr>
                <w:rFonts w:ascii="Arial" w:hAnsi="Arial" w:cs="Arial"/>
                <w:sz w:val="22"/>
                <w:szCs w:val="22"/>
              </w:rPr>
              <w:t>’</w:t>
            </w:r>
            <w:r w:rsidRPr="00630B1B">
              <w:rPr>
                <w:rFonts w:ascii="Arial" w:hAnsi="Arial" w:cs="Arial"/>
                <w:sz w:val="22"/>
                <w:szCs w:val="22"/>
              </w:rPr>
              <w:t xml:space="preserve"> including the Prime Minister and cabinet</w:t>
            </w:r>
          </w:p>
          <w:p w14:paraId="576142AD" w14:textId="7206E0F1" w:rsidR="00C97AF8" w:rsidRDefault="00C97AF8" w:rsidP="00C97AF8">
            <w:pPr>
              <w:pStyle w:val="ListParagraph"/>
              <w:numPr>
                <w:ilvl w:val="0"/>
                <w:numId w:val="26"/>
              </w:numPr>
              <w:contextualSpacing/>
              <w:rPr>
                <w:rFonts w:ascii="Arial" w:hAnsi="Arial" w:cs="Arial"/>
                <w:sz w:val="22"/>
                <w:szCs w:val="22"/>
              </w:rPr>
            </w:pPr>
            <w:r w:rsidRPr="00091827">
              <w:rPr>
                <w:rFonts w:ascii="Arial" w:hAnsi="Arial" w:cs="Arial"/>
                <w:sz w:val="22"/>
                <w:szCs w:val="22"/>
              </w:rPr>
              <w:t>Australian administrative executive</w:t>
            </w:r>
            <w:r>
              <w:rPr>
                <w:rFonts w:ascii="Arial" w:hAnsi="Arial" w:cs="Arial"/>
                <w:sz w:val="22"/>
                <w:szCs w:val="22"/>
              </w:rPr>
              <w:t xml:space="preserve">: </w:t>
            </w:r>
            <w:r w:rsidRPr="002E0EE6">
              <w:rPr>
                <w:rFonts w:ascii="Arial" w:hAnsi="Arial" w:cs="Arial"/>
                <w:sz w:val="22"/>
                <w:szCs w:val="22"/>
              </w:rPr>
              <w:t xml:space="preserve">the public service made up </w:t>
            </w:r>
            <w:r w:rsidR="00C33B1D">
              <w:rPr>
                <w:rFonts w:ascii="Arial" w:hAnsi="Arial" w:cs="Arial"/>
                <w:sz w:val="22"/>
                <w:szCs w:val="22"/>
              </w:rPr>
              <w:t>of</w:t>
            </w:r>
            <w:r w:rsidRPr="002E0EE6">
              <w:rPr>
                <w:rFonts w:ascii="Arial" w:hAnsi="Arial" w:cs="Arial"/>
                <w:sz w:val="22"/>
                <w:szCs w:val="22"/>
              </w:rPr>
              <w:t xml:space="preserve"> government departments wh</w:t>
            </w:r>
            <w:ins w:id="193" w:author="Haylie Pepper" w:date="2022-06-08T17:48:00Z">
              <w:r w:rsidR="007242E4">
                <w:rPr>
                  <w:rFonts w:ascii="Arial" w:hAnsi="Arial" w:cs="Arial"/>
                  <w:sz w:val="22"/>
                  <w:szCs w:val="22"/>
                </w:rPr>
                <w:t>ich</w:t>
              </w:r>
            </w:ins>
            <w:del w:id="194" w:author="Haylie Pepper" w:date="2022-06-08T17:48:00Z">
              <w:r w:rsidRPr="002E0EE6" w:rsidDel="007242E4">
                <w:rPr>
                  <w:rFonts w:ascii="Arial" w:hAnsi="Arial" w:cs="Arial"/>
                  <w:sz w:val="22"/>
                  <w:szCs w:val="22"/>
                </w:rPr>
                <w:delText>o</w:delText>
              </w:r>
            </w:del>
            <w:r w:rsidRPr="002E0EE6">
              <w:rPr>
                <w:rFonts w:ascii="Arial" w:hAnsi="Arial" w:cs="Arial"/>
                <w:sz w:val="22"/>
                <w:szCs w:val="22"/>
              </w:rPr>
              <w:t xml:space="preserve"> enact the policy of the government</w:t>
            </w:r>
          </w:p>
          <w:p w14:paraId="4947BDD7" w14:textId="7C28FDBC" w:rsidR="00C97AF8" w:rsidRDefault="00C97AF8" w:rsidP="00C97AF8">
            <w:pPr>
              <w:pStyle w:val="ListParagraph"/>
              <w:numPr>
                <w:ilvl w:val="0"/>
                <w:numId w:val="26"/>
              </w:numPr>
              <w:contextualSpacing/>
              <w:rPr>
                <w:rFonts w:ascii="Arial" w:hAnsi="Arial" w:cs="Arial"/>
                <w:sz w:val="22"/>
                <w:szCs w:val="22"/>
              </w:rPr>
            </w:pPr>
            <w:r>
              <w:rPr>
                <w:rFonts w:ascii="Arial" w:hAnsi="Arial" w:cs="Arial"/>
                <w:sz w:val="22"/>
                <w:szCs w:val="22"/>
              </w:rPr>
              <w:t xml:space="preserve">Collective ministerial </w:t>
            </w:r>
            <w:proofErr w:type="gramStart"/>
            <w:r>
              <w:rPr>
                <w:rFonts w:ascii="Arial" w:hAnsi="Arial" w:cs="Arial"/>
                <w:sz w:val="22"/>
                <w:szCs w:val="22"/>
              </w:rPr>
              <w:t>responsibility:</w:t>
            </w:r>
            <w:proofErr w:type="gramEnd"/>
            <w:r>
              <w:rPr>
                <w:rFonts w:ascii="Arial" w:hAnsi="Arial" w:cs="Arial"/>
                <w:sz w:val="22"/>
                <w:szCs w:val="22"/>
              </w:rPr>
              <w:t xml:space="preserve"> </w:t>
            </w:r>
            <w:r w:rsidRPr="00B41035">
              <w:rPr>
                <w:rFonts w:ascii="Arial" w:hAnsi="Arial" w:cs="Arial"/>
                <w:sz w:val="22"/>
                <w:szCs w:val="22"/>
              </w:rPr>
              <w:t xml:space="preserve">requires that the whole ministry answer to </w:t>
            </w:r>
            <w:del w:id="195" w:author="Haylie Pepper" w:date="2022-06-08T17:48:00Z">
              <w:r w:rsidRPr="00B41035" w:rsidDel="007242E4">
                <w:rPr>
                  <w:rFonts w:ascii="Arial" w:hAnsi="Arial" w:cs="Arial"/>
                  <w:sz w:val="22"/>
                  <w:szCs w:val="22"/>
                </w:rPr>
                <w:delText>P</w:delText>
              </w:r>
            </w:del>
            <w:ins w:id="196" w:author="Haylie Pepper" w:date="2022-06-08T17:48:00Z">
              <w:r w:rsidR="007242E4">
                <w:rPr>
                  <w:rFonts w:ascii="Arial" w:hAnsi="Arial" w:cs="Arial"/>
                  <w:sz w:val="22"/>
                  <w:szCs w:val="22"/>
                </w:rPr>
                <w:t>p</w:t>
              </w:r>
            </w:ins>
            <w:r w:rsidRPr="00B41035">
              <w:rPr>
                <w:rFonts w:ascii="Arial" w:hAnsi="Arial" w:cs="Arial"/>
                <w:sz w:val="22"/>
                <w:szCs w:val="22"/>
              </w:rPr>
              <w:t>arliament, and hence indirectly to voters, for the government’s actions, programs and policies</w:t>
            </w:r>
          </w:p>
          <w:p w14:paraId="604AB686" w14:textId="021036B8" w:rsidR="00C97AF8" w:rsidRDefault="00C97AF8" w:rsidP="00C97AF8">
            <w:pPr>
              <w:pStyle w:val="ListParagraph"/>
              <w:numPr>
                <w:ilvl w:val="0"/>
                <w:numId w:val="26"/>
              </w:numPr>
              <w:contextualSpacing/>
              <w:rPr>
                <w:rFonts w:ascii="Arial" w:hAnsi="Arial" w:cs="Arial"/>
                <w:sz w:val="22"/>
                <w:szCs w:val="22"/>
              </w:rPr>
            </w:pPr>
            <w:r>
              <w:rPr>
                <w:rFonts w:ascii="Arial" w:hAnsi="Arial" w:cs="Arial"/>
                <w:sz w:val="22"/>
                <w:szCs w:val="22"/>
              </w:rPr>
              <w:t xml:space="preserve">Individual ministerial responsibility: </w:t>
            </w:r>
            <w:r w:rsidRPr="00A25F21">
              <w:rPr>
                <w:rFonts w:ascii="Arial" w:hAnsi="Arial" w:cs="Arial"/>
                <w:sz w:val="22"/>
                <w:szCs w:val="22"/>
              </w:rPr>
              <w:t xml:space="preserve">each minister is responsible to </w:t>
            </w:r>
            <w:r w:rsidR="00C33B1D">
              <w:rPr>
                <w:rFonts w:ascii="Arial" w:hAnsi="Arial" w:cs="Arial"/>
                <w:sz w:val="22"/>
                <w:szCs w:val="22"/>
              </w:rPr>
              <w:t xml:space="preserve">the </w:t>
            </w:r>
            <w:ins w:id="197" w:author="Haylie Pepper" w:date="2022-06-08T17:48:00Z">
              <w:r w:rsidR="007242E4">
                <w:rPr>
                  <w:rFonts w:ascii="Arial" w:hAnsi="Arial" w:cs="Arial"/>
                  <w:sz w:val="22"/>
                  <w:szCs w:val="22"/>
                </w:rPr>
                <w:t>p</w:t>
              </w:r>
            </w:ins>
            <w:del w:id="198" w:author="Haylie Pepper" w:date="2022-06-08T17:48:00Z">
              <w:r w:rsidRPr="00A25F21" w:rsidDel="007242E4">
                <w:rPr>
                  <w:rFonts w:ascii="Arial" w:hAnsi="Arial" w:cs="Arial"/>
                  <w:sz w:val="22"/>
                  <w:szCs w:val="22"/>
                </w:rPr>
                <w:delText>P</w:delText>
              </w:r>
            </w:del>
            <w:r w:rsidRPr="00A25F21">
              <w:rPr>
                <w:rFonts w:ascii="Arial" w:hAnsi="Arial" w:cs="Arial"/>
                <w:sz w:val="22"/>
                <w:szCs w:val="22"/>
              </w:rPr>
              <w:t xml:space="preserve">arliament for his/her actions and the actions of the government department and other agencies, of which they are in charge.  </w:t>
            </w:r>
          </w:p>
          <w:p w14:paraId="2D490F38" w14:textId="77777777" w:rsidR="00C97AF8" w:rsidRDefault="00C97AF8" w:rsidP="00C97AF8">
            <w:pPr>
              <w:pStyle w:val="ListParagraph"/>
              <w:numPr>
                <w:ilvl w:val="0"/>
                <w:numId w:val="26"/>
              </w:numPr>
              <w:contextualSpacing/>
              <w:rPr>
                <w:rFonts w:ascii="Arial" w:hAnsi="Arial" w:cs="Arial"/>
                <w:sz w:val="22"/>
                <w:szCs w:val="22"/>
              </w:rPr>
            </w:pPr>
            <w:r>
              <w:rPr>
                <w:rFonts w:ascii="Arial" w:hAnsi="Arial" w:cs="Arial"/>
                <w:sz w:val="22"/>
                <w:szCs w:val="22"/>
              </w:rPr>
              <w:t xml:space="preserve">Judicial review: the ability of courts and judges to review the constitutionality or legality of executive action. </w:t>
            </w:r>
          </w:p>
        </w:tc>
      </w:tr>
      <w:tr w:rsidR="00C97AF8" w14:paraId="75EBC2AC" w14:textId="77777777" w:rsidTr="00B336E9">
        <w:trPr>
          <w:trHeight w:val="2466"/>
        </w:trPr>
        <w:tc>
          <w:tcPr>
            <w:tcW w:w="9533" w:type="dxa"/>
            <w:tcBorders>
              <w:top w:val="single" w:sz="4" w:space="0" w:color="auto"/>
              <w:left w:val="single" w:sz="4" w:space="0" w:color="auto"/>
              <w:bottom w:val="single" w:sz="4" w:space="0" w:color="auto"/>
              <w:right w:val="single" w:sz="4" w:space="0" w:color="auto"/>
            </w:tcBorders>
            <w:hideMark/>
          </w:tcPr>
          <w:p w14:paraId="448F765D" w14:textId="77777777" w:rsidR="00C97AF8" w:rsidRDefault="00C97AF8" w:rsidP="00B336E9">
            <w:pPr>
              <w:rPr>
                <w:rFonts w:ascii="Arial" w:hAnsi="Arial" w:cs="Arial"/>
                <w:b/>
                <w:sz w:val="22"/>
                <w:szCs w:val="22"/>
              </w:rPr>
            </w:pPr>
            <w:r>
              <w:rPr>
                <w:rFonts w:ascii="Arial" w:hAnsi="Arial" w:cs="Arial"/>
                <w:b/>
                <w:sz w:val="22"/>
                <w:szCs w:val="22"/>
              </w:rPr>
              <w:t>Issues including pertinent examples could include:</w:t>
            </w:r>
          </w:p>
          <w:p w14:paraId="4EBCA97F" w14:textId="77777777" w:rsidR="00C97AF8" w:rsidRPr="00995E2F" w:rsidRDefault="00C97AF8" w:rsidP="00B336E9">
            <w:pPr>
              <w:contextualSpacing/>
              <w:rPr>
                <w:rFonts w:ascii="Arial" w:eastAsia="Calibri" w:hAnsi="Arial" w:cs="Arial"/>
                <w:sz w:val="22"/>
                <w:szCs w:val="22"/>
              </w:rPr>
            </w:pPr>
            <w:r>
              <w:rPr>
                <w:rFonts w:ascii="Arial" w:eastAsia="Calibri" w:hAnsi="Arial" w:cs="Arial"/>
                <w:sz w:val="22"/>
                <w:szCs w:val="22"/>
              </w:rPr>
              <w:t>Internal mechanism:</w:t>
            </w:r>
          </w:p>
          <w:p w14:paraId="36BF5391" w14:textId="22D32CEA" w:rsidR="00C97AF8" w:rsidRDefault="00C97AF8" w:rsidP="00C97AF8">
            <w:pPr>
              <w:pStyle w:val="ListParagraph"/>
              <w:numPr>
                <w:ilvl w:val="0"/>
                <w:numId w:val="26"/>
              </w:numPr>
              <w:contextualSpacing/>
              <w:rPr>
                <w:rFonts w:ascii="Arial" w:eastAsia="Calibri" w:hAnsi="Arial" w:cs="Arial"/>
                <w:sz w:val="22"/>
                <w:szCs w:val="22"/>
              </w:rPr>
            </w:pPr>
            <w:r>
              <w:rPr>
                <w:rFonts w:ascii="Arial" w:eastAsia="Calibri" w:hAnsi="Arial" w:cs="Arial"/>
                <w:sz w:val="22"/>
                <w:szCs w:val="22"/>
              </w:rPr>
              <w:t>Collective ministerial responsibility</w:t>
            </w:r>
            <w:r w:rsidR="00C33B1D">
              <w:rPr>
                <w:rFonts w:ascii="Arial" w:eastAsia="Calibri" w:hAnsi="Arial" w:cs="Arial"/>
                <w:sz w:val="22"/>
                <w:szCs w:val="22"/>
              </w:rPr>
              <w:t xml:space="preserve"> (CMR).</w:t>
            </w:r>
          </w:p>
          <w:p w14:paraId="64F5A0C3" w14:textId="1FA776CA" w:rsidR="00C97AF8" w:rsidRDefault="00C33B1D" w:rsidP="00C97AF8">
            <w:pPr>
              <w:pStyle w:val="ListParagraph"/>
              <w:numPr>
                <w:ilvl w:val="1"/>
                <w:numId w:val="26"/>
              </w:numPr>
              <w:contextualSpacing/>
              <w:rPr>
                <w:rFonts w:ascii="Arial" w:eastAsia="Calibri" w:hAnsi="Arial" w:cs="Arial"/>
                <w:sz w:val="22"/>
                <w:szCs w:val="22"/>
              </w:rPr>
            </w:pPr>
            <w:r>
              <w:rPr>
                <w:rFonts w:ascii="Arial" w:eastAsia="Calibri" w:hAnsi="Arial" w:cs="Arial"/>
                <w:sz w:val="22"/>
                <w:szCs w:val="22"/>
              </w:rPr>
              <w:t xml:space="preserve">Is a </w:t>
            </w:r>
            <w:r w:rsidR="00C97AF8" w:rsidRPr="00992A17">
              <w:rPr>
                <w:rFonts w:ascii="Arial" w:eastAsia="Calibri" w:hAnsi="Arial" w:cs="Arial"/>
                <w:sz w:val="22"/>
                <w:szCs w:val="22"/>
              </w:rPr>
              <w:t xml:space="preserve">convention based on the principle that governments are selected by parliament and can be dismissed by parliament if they no longer have </w:t>
            </w:r>
            <w:r>
              <w:rPr>
                <w:rFonts w:ascii="Arial" w:eastAsia="Calibri" w:hAnsi="Arial" w:cs="Arial"/>
                <w:sz w:val="22"/>
                <w:szCs w:val="22"/>
              </w:rPr>
              <w:t xml:space="preserve">the </w:t>
            </w:r>
            <w:r w:rsidR="00C97AF8" w:rsidRPr="00992A17">
              <w:rPr>
                <w:rFonts w:ascii="Arial" w:eastAsia="Calibri" w:hAnsi="Arial" w:cs="Arial"/>
                <w:sz w:val="22"/>
                <w:szCs w:val="22"/>
              </w:rPr>
              <w:t xml:space="preserve">majority </w:t>
            </w:r>
            <w:r>
              <w:rPr>
                <w:rFonts w:ascii="Arial" w:eastAsia="Calibri" w:hAnsi="Arial" w:cs="Arial"/>
                <w:sz w:val="22"/>
                <w:szCs w:val="22"/>
              </w:rPr>
              <w:t xml:space="preserve">of </w:t>
            </w:r>
            <w:r w:rsidR="00C97AF8" w:rsidRPr="00992A17">
              <w:rPr>
                <w:rFonts w:ascii="Arial" w:eastAsia="Calibri" w:hAnsi="Arial" w:cs="Arial"/>
                <w:sz w:val="22"/>
                <w:szCs w:val="22"/>
              </w:rPr>
              <w:t>parliamentary support (demonstrated by a vote of no confidence</w:t>
            </w:r>
            <w:proofErr w:type="gramStart"/>
            <w:r w:rsidR="00C97AF8" w:rsidRPr="00992A17">
              <w:rPr>
                <w:rFonts w:ascii="Arial" w:eastAsia="Calibri" w:hAnsi="Arial" w:cs="Arial"/>
                <w:sz w:val="22"/>
                <w:szCs w:val="22"/>
              </w:rPr>
              <w:t>).</w:t>
            </w:r>
            <w:proofErr w:type="gramEnd"/>
          </w:p>
          <w:p w14:paraId="3E2556CB" w14:textId="306F2B22" w:rsidR="00C97AF8" w:rsidRDefault="00C97AF8" w:rsidP="00C97AF8">
            <w:pPr>
              <w:pStyle w:val="ListParagraph"/>
              <w:numPr>
                <w:ilvl w:val="1"/>
                <w:numId w:val="26"/>
              </w:numPr>
              <w:contextualSpacing/>
              <w:rPr>
                <w:rFonts w:ascii="Arial" w:eastAsia="Calibri" w:hAnsi="Arial" w:cs="Arial"/>
                <w:sz w:val="22"/>
                <w:szCs w:val="22"/>
              </w:rPr>
            </w:pPr>
            <w:r>
              <w:rPr>
                <w:rFonts w:ascii="Arial" w:eastAsia="Calibri" w:hAnsi="Arial" w:cs="Arial"/>
                <w:sz w:val="22"/>
                <w:szCs w:val="22"/>
              </w:rPr>
              <w:t>There has never been a successful motion of no confidence in the history of Australia’s Parliament since Federation</w:t>
            </w:r>
            <w:r w:rsidR="00C33B1D">
              <w:rPr>
                <w:rFonts w:ascii="Arial" w:eastAsia="Calibri" w:hAnsi="Arial" w:cs="Arial"/>
                <w:sz w:val="22"/>
                <w:szCs w:val="22"/>
              </w:rPr>
              <w:t>.</w:t>
            </w:r>
          </w:p>
          <w:p w14:paraId="397F908C" w14:textId="62FD3BC3" w:rsidR="00C97AF8" w:rsidRDefault="00C97AF8" w:rsidP="00C97AF8">
            <w:pPr>
              <w:pStyle w:val="ListParagraph"/>
              <w:numPr>
                <w:ilvl w:val="1"/>
                <w:numId w:val="26"/>
              </w:numPr>
              <w:contextualSpacing/>
              <w:rPr>
                <w:rFonts w:ascii="Arial" w:eastAsia="Calibri" w:hAnsi="Arial" w:cs="Arial"/>
                <w:sz w:val="22"/>
                <w:szCs w:val="22"/>
              </w:rPr>
            </w:pPr>
            <w:r w:rsidRPr="00440A0D">
              <w:rPr>
                <w:rFonts w:ascii="Arial" w:eastAsia="Calibri" w:hAnsi="Arial" w:cs="Arial"/>
                <w:sz w:val="22"/>
                <w:szCs w:val="22"/>
              </w:rPr>
              <w:t>CMR requires a secrecy and solidarity of all cabinet members in relation to cabinet discussions and decisions.</w:t>
            </w:r>
            <w:r>
              <w:rPr>
                <w:rFonts w:ascii="Arial" w:eastAsia="Calibri" w:hAnsi="Arial" w:cs="Arial"/>
                <w:sz w:val="22"/>
                <w:szCs w:val="22"/>
              </w:rPr>
              <w:t xml:space="preserve"> </w:t>
            </w:r>
            <w:r w:rsidRPr="00B867D8">
              <w:rPr>
                <w:rFonts w:ascii="Arial" w:eastAsia="Calibri" w:hAnsi="Arial" w:cs="Arial"/>
                <w:sz w:val="22"/>
                <w:szCs w:val="22"/>
              </w:rPr>
              <w:t>In practice, there have been few examples of ministers resigning because of their inability to adhere to th</w:t>
            </w:r>
            <w:r w:rsidR="00C33B1D">
              <w:rPr>
                <w:rFonts w:ascii="Arial" w:eastAsia="Calibri" w:hAnsi="Arial" w:cs="Arial"/>
                <w:sz w:val="22"/>
                <w:szCs w:val="22"/>
              </w:rPr>
              <w:t>is</w:t>
            </w:r>
            <w:r w:rsidRPr="00B867D8">
              <w:rPr>
                <w:rFonts w:ascii="Arial" w:eastAsia="Calibri" w:hAnsi="Arial" w:cs="Arial"/>
                <w:sz w:val="22"/>
                <w:szCs w:val="22"/>
              </w:rPr>
              <w:t xml:space="preserve"> convention.</w:t>
            </w:r>
          </w:p>
          <w:p w14:paraId="6DD92CCA" w14:textId="1E509F6A" w:rsidR="00C97AF8" w:rsidRDefault="00C97AF8" w:rsidP="00C97AF8">
            <w:pPr>
              <w:pStyle w:val="ListParagraph"/>
              <w:numPr>
                <w:ilvl w:val="1"/>
                <w:numId w:val="26"/>
              </w:numPr>
              <w:contextualSpacing/>
              <w:rPr>
                <w:rFonts w:ascii="Arial" w:eastAsia="Calibri" w:hAnsi="Arial" w:cs="Arial"/>
                <w:sz w:val="22"/>
                <w:szCs w:val="22"/>
              </w:rPr>
            </w:pPr>
            <w:r w:rsidRPr="00604B76">
              <w:rPr>
                <w:rFonts w:ascii="Arial" w:eastAsia="Calibri" w:hAnsi="Arial" w:cs="Arial"/>
                <w:sz w:val="22"/>
                <w:szCs w:val="22"/>
              </w:rPr>
              <w:t xml:space="preserve">Many of </w:t>
            </w:r>
            <w:r w:rsidR="00C33B1D">
              <w:rPr>
                <w:rFonts w:ascii="Arial" w:eastAsia="Calibri" w:hAnsi="Arial" w:cs="Arial"/>
                <w:sz w:val="22"/>
                <w:szCs w:val="22"/>
              </w:rPr>
              <w:t xml:space="preserve">the </w:t>
            </w:r>
            <w:r w:rsidRPr="00604B76">
              <w:rPr>
                <w:rFonts w:ascii="Arial" w:eastAsia="Calibri" w:hAnsi="Arial" w:cs="Arial"/>
                <w:sz w:val="22"/>
                <w:szCs w:val="22"/>
              </w:rPr>
              <w:t xml:space="preserve">resignations from Cabinet in recent </w:t>
            </w:r>
            <w:del w:id="199" w:author="Haylie Pepper" w:date="2022-06-08T17:48:00Z">
              <w:r w:rsidRPr="00604B76" w:rsidDel="007242E4">
                <w:rPr>
                  <w:rFonts w:ascii="Arial" w:eastAsia="Calibri" w:hAnsi="Arial" w:cs="Arial"/>
                  <w:sz w:val="22"/>
                  <w:szCs w:val="22"/>
                </w:rPr>
                <w:delText>P</w:delText>
              </w:r>
            </w:del>
            <w:ins w:id="200" w:author="Haylie Pepper" w:date="2022-06-08T17:48:00Z">
              <w:r w:rsidR="007242E4">
                <w:rPr>
                  <w:rFonts w:ascii="Arial" w:eastAsia="Calibri" w:hAnsi="Arial" w:cs="Arial"/>
                  <w:sz w:val="22"/>
                  <w:szCs w:val="22"/>
                </w:rPr>
                <w:t>p</w:t>
              </w:r>
            </w:ins>
            <w:r w:rsidRPr="00604B76">
              <w:rPr>
                <w:rFonts w:ascii="Arial" w:eastAsia="Calibri" w:hAnsi="Arial" w:cs="Arial"/>
                <w:sz w:val="22"/>
                <w:szCs w:val="22"/>
              </w:rPr>
              <w:t>arliaments have been due to leadership tensions</w:t>
            </w:r>
            <w:r>
              <w:rPr>
                <w:rFonts w:ascii="Arial" w:eastAsia="Calibri" w:hAnsi="Arial" w:cs="Arial"/>
                <w:sz w:val="22"/>
                <w:szCs w:val="22"/>
              </w:rPr>
              <w:t xml:space="preserve"> – </w:t>
            </w:r>
            <w:proofErr w:type="gramStart"/>
            <w:r>
              <w:rPr>
                <w:rFonts w:ascii="Arial" w:eastAsia="Calibri" w:hAnsi="Arial" w:cs="Arial"/>
                <w:sz w:val="22"/>
                <w:szCs w:val="22"/>
              </w:rPr>
              <w:t>e</w:t>
            </w:r>
            <w:r w:rsidR="00C33B1D">
              <w:rPr>
                <w:rFonts w:ascii="Arial" w:eastAsia="Calibri" w:hAnsi="Arial" w:cs="Arial"/>
                <w:sz w:val="22"/>
                <w:szCs w:val="22"/>
              </w:rPr>
              <w:t>.</w:t>
            </w:r>
            <w:r>
              <w:rPr>
                <w:rFonts w:ascii="Arial" w:eastAsia="Calibri" w:hAnsi="Arial" w:cs="Arial"/>
                <w:sz w:val="22"/>
                <w:szCs w:val="22"/>
              </w:rPr>
              <w:t>g</w:t>
            </w:r>
            <w:r w:rsidR="00C33B1D">
              <w:rPr>
                <w:rFonts w:ascii="Arial" w:eastAsia="Calibri" w:hAnsi="Arial" w:cs="Arial"/>
                <w:sz w:val="22"/>
                <w:szCs w:val="22"/>
              </w:rPr>
              <w:t>.</w:t>
            </w:r>
            <w:proofErr w:type="gramEnd"/>
            <w:r>
              <w:rPr>
                <w:rFonts w:ascii="Arial" w:eastAsia="Calibri" w:hAnsi="Arial" w:cs="Arial"/>
                <w:sz w:val="22"/>
                <w:szCs w:val="22"/>
              </w:rPr>
              <w:t xml:space="preserve"> </w:t>
            </w:r>
            <w:r w:rsidR="00C33B1D">
              <w:rPr>
                <w:rFonts w:ascii="Arial" w:eastAsia="Calibri" w:hAnsi="Arial" w:cs="Arial"/>
                <w:sz w:val="22"/>
                <w:szCs w:val="22"/>
              </w:rPr>
              <w:t xml:space="preserve">Peter </w:t>
            </w:r>
            <w:r>
              <w:rPr>
                <w:rFonts w:ascii="Arial" w:eastAsia="Calibri" w:hAnsi="Arial" w:cs="Arial"/>
                <w:sz w:val="22"/>
                <w:szCs w:val="22"/>
              </w:rPr>
              <w:t xml:space="preserve">Dutton resigning from </w:t>
            </w:r>
            <w:r w:rsidR="00C33B1D">
              <w:rPr>
                <w:rFonts w:ascii="Arial" w:eastAsia="Calibri" w:hAnsi="Arial" w:cs="Arial"/>
                <w:sz w:val="22"/>
                <w:szCs w:val="22"/>
              </w:rPr>
              <w:t xml:space="preserve">Prime Minister Malcolm </w:t>
            </w:r>
            <w:r>
              <w:rPr>
                <w:rFonts w:ascii="Arial" w:eastAsia="Calibri" w:hAnsi="Arial" w:cs="Arial"/>
                <w:sz w:val="22"/>
                <w:szCs w:val="22"/>
              </w:rPr>
              <w:t xml:space="preserve">Turnbull’s Cabinet in August 2018 due to </w:t>
            </w:r>
            <w:r w:rsidR="00C33B1D">
              <w:rPr>
                <w:rFonts w:ascii="Arial" w:eastAsia="Calibri" w:hAnsi="Arial" w:cs="Arial"/>
                <w:sz w:val="22"/>
                <w:szCs w:val="22"/>
              </w:rPr>
              <w:t xml:space="preserve">his </w:t>
            </w:r>
            <w:r>
              <w:rPr>
                <w:rFonts w:ascii="Arial" w:eastAsia="Calibri" w:hAnsi="Arial" w:cs="Arial"/>
                <w:sz w:val="22"/>
                <w:szCs w:val="22"/>
              </w:rPr>
              <w:t xml:space="preserve">inability to continue to support Turnbull as </w:t>
            </w:r>
            <w:r w:rsidR="00C33B1D">
              <w:rPr>
                <w:rFonts w:ascii="Arial" w:eastAsia="Calibri" w:hAnsi="Arial" w:cs="Arial"/>
                <w:sz w:val="22"/>
                <w:szCs w:val="22"/>
              </w:rPr>
              <w:t xml:space="preserve">the Liberal </w:t>
            </w:r>
            <w:r>
              <w:rPr>
                <w:rFonts w:ascii="Arial" w:eastAsia="Calibri" w:hAnsi="Arial" w:cs="Arial"/>
                <w:sz w:val="22"/>
                <w:szCs w:val="22"/>
              </w:rPr>
              <w:t>party leader.</w:t>
            </w:r>
          </w:p>
          <w:p w14:paraId="3F982ABB" w14:textId="402F75F6" w:rsidR="00C97AF8" w:rsidRDefault="00C97AF8" w:rsidP="00C97AF8">
            <w:pPr>
              <w:pStyle w:val="ListParagraph"/>
              <w:numPr>
                <w:ilvl w:val="0"/>
                <w:numId w:val="26"/>
              </w:numPr>
              <w:contextualSpacing/>
              <w:rPr>
                <w:rFonts w:ascii="Arial" w:eastAsia="Calibri" w:hAnsi="Arial" w:cs="Arial"/>
                <w:sz w:val="22"/>
                <w:szCs w:val="22"/>
              </w:rPr>
            </w:pPr>
            <w:r>
              <w:rPr>
                <w:rFonts w:ascii="Arial" w:eastAsia="Calibri" w:hAnsi="Arial" w:cs="Arial"/>
                <w:sz w:val="22"/>
                <w:szCs w:val="22"/>
              </w:rPr>
              <w:t>Individual ministerial responsibility</w:t>
            </w:r>
            <w:r w:rsidR="00C33B1D">
              <w:rPr>
                <w:rFonts w:ascii="Arial" w:eastAsia="Calibri" w:hAnsi="Arial" w:cs="Arial"/>
                <w:sz w:val="22"/>
                <w:szCs w:val="22"/>
              </w:rPr>
              <w:t xml:space="preserve"> (IMR).</w:t>
            </w:r>
          </w:p>
          <w:p w14:paraId="4BAC30C2" w14:textId="248C10D9" w:rsidR="00C97AF8" w:rsidRDefault="00C33B1D" w:rsidP="00C97AF8">
            <w:pPr>
              <w:pStyle w:val="ListParagraph"/>
              <w:numPr>
                <w:ilvl w:val="1"/>
                <w:numId w:val="26"/>
              </w:numPr>
              <w:contextualSpacing/>
              <w:rPr>
                <w:rFonts w:ascii="Arial" w:eastAsia="Calibri" w:hAnsi="Arial" w:cs="Arial"/>
                <w:sz w:val="22"/>
                <w:szCs w:val="22"/>
              </w:rPr>
            </w:pPr>
            <w:r>
              <w:rPr>
                <w:rFonts w:ascii="Arial" w:eastAsia="Calibri" w:hAnsi="Arial" w:cs="Arial"/>
                <w:sz w:val="22"/>
                <w:szCs w:val="22"/>
              </w:rPr>
              <w:t xml:space="preserve">The </w:t>
            </w:r>
            <w:r w:rsidR="00C97AF8" w:rsidRPr="00336FF9">
              <w:rPr>
                <w:rFonts w:ascii="Arial" w:eastAsia="Calibri" w:hAnsi="Arial" w:cs="Arial"/>
                <w:sz w:val="22"/>
                <w:szCs w:val="22"/>
              </w:rPr>
              <w:t xml:space="preserve">convention of IMR means that any breach of </w:t>
            </w:r>
            <w:r>
              <w:rPr>
                <w:rFonts w:ascii="Arial" w:eastAsia="Calibri" w:hAnsi="Arial" w:cs="Arial"/>
                <w:sz w:val="22"/>
                <w:szCs w:val="22"/>
              </w:rPr>
              <w:t>‘</w:t>
            </w:r>
            <w:r w:rsidR="00C97AF8" w:rsidRPr="00336FF9">
              <w:rPr>
                <w:rFonts w:ascii="Arial" w:eastAsia="Calibri" w:hAnsi="Arial" w:cs="Arial"/>
                <w:sz w:val="22"/>
                <w:szCs w:val="22"/>
              </w:rPr>
              <w:t>probity and propriety</w:t>
            </w:r>
            <w:r>
              <w:rPr>
                <w:rFonts w:ascii="Arial" w:eastAsia="Calibri" w:hAnsi="Arial" w:cs="Arial"/>
                <w:sz w:val="22"/>
                <w:szCs w:val="22"/>
              </w:rPr>
              <w:t>’</w:t>
            </w:r>
            <w:r w:rsidR="00C97AF8" w:rsidRPr="00336FF9">
              <w:rPr>
                <w:rFonts w:ascii="Arial" w:eastAsia="Calibri" w:hAnsi="Arial" w:cs="Arial"/>
                <w:sz w:val="22"/>
                <w:szCs w:val="22"/>
              </w:rPr>
              <w:t xml:space="preserve"> or wrong</w:t>
            </w:r>
            <w:r>
              <w:rPr>
                <w:rFonts w:ascii="Arial" w:eastAsia="Calibri" w:hAnsi="Arial" w:cs="Arial"/>
                <w:sz w:val="22"/>
                <w:szCs w:val="22"/>
              </w:rPr>
              <w:t xml:space="preserve"> </w:t>
            </w:r>
            <w:r w:rsidR="00C97AF8" w:rsidRPr="00336FF9">
              <w:rPr>
                <w:rFonts w:ascii="Arial" w:eastAsia="Calibri" w:hAnsi="Arial" w:cs="Arial"/>
                <w:sz w:val="22"/>
                <w:szCs w:val="22"/>
              </w:rPr>
              <w:t xml:space="preserve">doing on the part of Cabinet Ministers, members of the outer Ministry and </w:t>
            </w:r>
            <w:r>
              <w:rPr>
                <w:rFonts w:ascii="Arial" w:eastAsia="Calibri" w:hAnsi="Arial" w:cs="Arial"/>
                <w:sz w:val="22"/>
                <w:szCs w:val="22"/>
              </w:rPr>
              <w:t xml:space="preserve">Assistant Ministers </w:t>
            </w:r>
            <w:r w:rsidR="0082106E">
              <w:rPr>
                <w:rFonts w:ascii="Arial" w:eastAsia="Calibri" w:hAnsi="Arial" w:cs="Arial"/>
                <w:sz w:val="22"/>
                <w:szCs w:val="22"/>
              </w:rPr>
              <w:t xml:space="preserve">would </w:t>
            </w:r>
            <w:r w:rsidR="00C97AF8" w:rsidRPr="00336FF9">
              <w:rPr>
                <w:rFonts w:ascii="Arial" w:eastAsia="Calibri" w:hAnsi="Arial" w:cs="Arial"/>
                <w:sz w:val="22"/>
                <w:szCs w:val="22"/>
              </w:rPr>
              <w:t>require the Minister</w:t>
            </w:r>
            <w:r w:rsidR="0082106E">
              <w:rPr>
                <w:rFonts w:ascii="Arial" w:eastAsia="Calibri" w:hAnsi="Arial" w:cs="Arial"/>
                <w:sz w:val="22"/>
                <w:szCs w:val="22"/>
              </w:rPr>
              <w:t xml:space="preserve"> to resign</w:t>
            </w:r>
            <w:r w:rsidR="00C97AF8" w:rsidRPr="00336FF9">
              <w:rPr>
                <w:rFonts w:ascii="Arial" w:eastAsia="Calibri" w:hAnsi="Arial" w:cs="Arial"/>
                <w:sz w:val="22"/>
                <w:szCs w:val="22"/>
              </w:rPr>
              <w:t>.</w:t>
            </w:r>
          </w:p>
          <w:p w14:paraId="27D760BD" w14:textId="2E89EFFA" w:rsidR="00C97AF8" w:rsidRDefault="00C97AF8" w:rsidP="00C97AF8">
            <w:pPr>
              <w:pStyle w:val="ListParagraph"/>
              <w:numPr>
                <w:ilvl w:val="1"/>
                <w:numId w:val="26"/>
              </w:numPr>
              <w:contextualSpacing/>
              <w:rPr>
                <w:rFonts w:ascii="Arial" w:eastAsia="Calibri" w:hAnsi="Arial" w:cs="Arial"/>
                <w:sz w:val="22"/>
                <w:szCs w:val="22"/>
              </w:rPr>
            </w:pPr>
            <w:r w:rsidRPr="004859FD">
              <w:rPr>
                <w:rFonts w:ascii="Arial" w:eastAsia="Calibri" w:hAnsi="Arial" w:cs="Arial"/>
                <w:sz w:val="22"/>
                <w:szCs w:val="22"/>
              </w:rPr>
              <w:t xml:space="preserve">Ministers are expected to not mislead (lie to) Parliament, and not be personally or politically corrupt.  They are also required to avoid any </w:t>
            </w:r>
            <w:r w:rsidR="0082106E">
              <w:rPr>
                <w:rFonts w:ascii="Arial" w:eastAsia="Calibri" w:hAnsi="Arial" w:cs="Arial"/>
                <w:sz w:val="22"/>
                <w:szCs w:val="22"/>
              </w:rPr>
              <w:t>‘</w:t>
            </w:r>
            <w:r w:rsidRPr="004859FD">
              <w:rPr>
                <w:rFonts w:ascii="Arial" w:eastAsia="Calibri" w:hAnsi="Arial" w:cs="Arial"/>
                <w:sz w:val="22"/>
                <w:szCs w:val="22"/>
              </w:rPr>
              <w:t>conflict of interest</w:t>
            </w:r>
            <w:r w:rsidR="0082106E">
              <w:rPr>
                <w:rFonts w:ascii="Arial" w:eastAsia="Calibri" w:hAnsi="Arial" w:cs="Arial"/>
                <w:sz w:val="22"/>
                <w:szCs w:val="22"/>
              </w:rPr>
              <w:t>’</w:t>
            </w:r>
            <w:r w:rsidRPr="004859FD">
              <w:rPr>
                <w:rFonts w:ascii="Arial" w:eastAsia="Calibri" w:hAnsi="Arial" w:cs="Arial"/>
                <w:sz w:val="22"/>
                <w:szCs w:val="22"/>
              </w:rPr>
              <w:t xml:space="preserve"> between their private actions and their official duties and not bring parliament into disrepute. </w:t>
            </w:r>
          </w:p>
          <w:p w14:paraId="0CA6F979" w14:textId="716FDEA6" w:rsidR="00C97AF8" w:rsidRDefault="00C97AF8" w:rsidP="00C97AF8">
            <w:pPr>
              <w:pStyle w:val="ListParagraph"/>
              <w:numPr>
                <w:ilvl w:val="1"/>
                <w:numId w:val="26"/>
              </w:numPr>
              <w:contextualSpacing/>
              <w:rPr>
                <w:rFonts w:ascii="Arial" w:eastAsia="Calibri" w:hAnsi="Arial" w:cs="Arial"/>
                <w:sz w:val="22"/>
                <w:szCs w:val="22"/>
              </w:rPr>
            </w:pPr>
            <w:r w:rsidRPr="004859FD">
              <w:rPr>
                <w:rFonts w:ascii="Arial" w:eastAsia="Calibri" w:hAnsi="Arial" w:cs="Arial"/>
                <w:sz w:val="22"/>
                <w:szCs w:val="22"/>
              </w:rPr>
              <w:t xml:space="preserve">Ministers are also required to take responsibility for problems </w:t>
            </w:r>
            <w:r w:rsidR="0082106E">
              <w:rPr>
                <w:rFonts w:ascii="Arial" w:eastAsia="Calibri" w:hAnsi="Arial" w:cs="Arial"/>
                <w:sz w:val="22"/>
                <w:szCs w:val="22"/>
              </w:rPr>
              <w:t>with</w:t>
            </w:r>
            <w:r w:rsidRPr="004859FD">
              <w:rPr>
                <w:rFonts w:ascii="Arial" w:eastAsia="Calibri" w:hAnsi="Arial" w:cs="Arial"/>
                <w:sz w:val="22"/>
                <w:szCs w:val="22"/>
              </w:rPr>
              <w:t xml:space="preserve">in their </w:t>
            </w:r>
            <w:ins w:id="201" w:author="Haylie Pepper" w:date="2022-06-08T17:48:00Z">
              <w:r w:rsidR="007242E4">
                <w:rPr>
                  <w:rFonts w:ascii="Arial" w:eastAsia="Calibri" w:hAnsi="Arial" w:cs="Arial"/>
                  <w:sz w:val="22"/>
                  <w:szCs w:val="22"/>
                </w:rPr>
                <w:t>d</w:t>
              </w:r>
            </w:ins>
            <w:del w:id="202" w:author="Haylie Pepper" w:date="2022-06-08T17:48:00Z">
              <w:r w:rsidRPr="004859FD" w:rsidDel="007242E4">
                <w:rPr>
                  <w:rFonts w:ascii="Arial" w:eastAsia="Calibri" w:hAnsi="Arial" w:cs="Arial"/>
                  <w:sz w:val="22"/>
                  <w:szCs w:val="22"/>
                </w:rPr>
                <w:delText>D</w:delText>
              </w:r>
            </w:del>
            <w:r w:rsidRPr="004859FD">
              <w:rPr>
                <w:rFonts w:ascii="Arial" w:eastAsia="Calibri" w:hAnsi="Arial" w:cs="Arial"/>
                <w:sz w:val="22"/>
                <w:szCs w:val="22"/>
              </w:rPr>
              <w:t xml:space="preserve">epartments – such as any incompetence or corruption of senior </w:t>
            </w:r>
            <w:ins w:id="203" w:author="Haylie Pepper" w:date="2022-06-08T17:48:00Z">
              <w:r w:rsidR="007242E4">
                <w:rPr>
                  <w:rFonts w:ascii="Arial" w:eastAsia="Calibri" w:hAnsi="Arial" w:cs="Arial"/>
                  <w:sz w:val="22"/>
                  <w:szCs w:val="22"/>
                </w:rPr>
                <w:t>p</w:t>
              </w:r>
            </w:ins>
            <w:del w:id="204" w:author="Haylie Pepper" w:date="2022-06-08T17:48:00Z">
              <w:r w:rsidRPr="004859FD" w:rsidDel="007242E4">
                <w:rPr>
                  <w:rFonts w:ascii="Arial" w:eastAsia="Calibri" w:hAnsi="Arial" w:cs="Arial"/>
                  <w:sz w:val="22"/>
                  <w:szCs w:val="22"/>
                </w:rPr>
                <w:delText>P</w:delText>
              </w:r>
            </w:del>
            <w:r w:rsidRPr="004859FD">
              <w:rPr>
                <w:rFonts w:ascii="Arial" w:eastAsia="Calibri" w:hAnsi="Arial" w:cs="Arial"/>
                <w:sz w:val="22"/>
                <w:szCs w:val="22"/>
              </w:rPr>
              <w:t xml:space="preserve">ublic </w:t>
            </w:r>
            <w:del w:id="205" w:author="Haylie Pepper" w:date="2022-06-08T17:48:00Z">
              <w:r w:rsidRPr="004859FD" w:rsidDel="007242E4">
                <w:rPr>
                  <w:rFonts w:ascii="Arial" w:eastAsia="Calibri" w:hAnsi="Arial" w:cs="Arial"/>
                  <w:sz w:val="22"/>
                  <w:szCs w:val="22"/>
                </w:rPr>
                <w:delText>S</w:delText>
              </w:r>
            </w:del>
            <w:ins w:id="206" w:author="Haylie Pepper" w:date="2022-06-08T17:48:00Z">
              <w:r w:rsidR="007242E4">
                <w:rPr>
                  <w:rFonts w:ascii="Arial" w:eastAsia="Calibri" w:hAnsi="Arial" w:cs="Arial"/>
                  <w:sz w:val="22"/>
                  <w:szCs w:val="22"/>
                </w:rPr>
                <w:t>s</w:t>
              </w:r>
            </w:ins>
            <w:r w:rsidRPr="004859FD">
              <w:rPr>
                <w:rFonts w:ascii="Arial" w:eastAsia="Calibri" w:hAnsi="Arial" w:cs="Arial"/>
                <w:sz w:val="22"/>
                <w:szCs w:val="22"/>
              </w:rPr>
              <w:t>ervants.</w:t>
            </w:r>
            <w:r>
              <w:rPr>
                <w:rFonts w:ascii="Arial" w:eastAsia="Calibri" w:hAnsi="Arial" w:cs="Arial"/>
                <w:sz w:val="22"/>
                <w:szCs w:val="22"/>
              </w:rPr>
              <w:t xml:space="preserve"> </w:t>
            </w:r>
            <w:r w:rsidRPr="00255BF3">
              <w:rPr>
                <w:rFonts w:ascii="Arial" w:eastAsia="Calibri" w:hAnsi="Arial" w:cs="Arial"/>
                <w:sz w:val="22"/>
                <w:szCs w:val="22"/>
              </w:rPr>
              <w:t>The size and complexity of government departments makes it unlikely that ministers will be held responsible for administrative errors.</w:t>
            </w:r>
          </w:p>
          <w:p w14:paraId="7CBD3D04" w14:textId="0F0C9C26" w:rsidR="00C97AF8" w:rsidRDefault="00C97AF8" w:rsidP="00C97AF8">
            <w:pPr>
              <w:pStyle w:val="ListParagraph"/>
              <w:numPr>
                <w:ilvl w:val="1"/>
                <w:numId w:val="26"/>
              </w:numPr>
              <w:contextualSpacing/>
              <w:rPr>
                <w:rFonts w:ascii="Arial" w:eastAsia="Calibri" w:hAnsi="Arial" w:cs="Arial"/>
                <w:sz w:val="22"/>
                <w:szCs w:val="22"/>
              </w:rPr>
            </w:pPr>
            <w:r w:rsidRPr="004823A3">
              <w:rPr>
                <w:rFonts w:ascii="Arial" w:eastAsia="Calibri" w:hAnsi="Arial" w:cs="Arial"/>
                <w:sz w:val="22"/>
                <w:szCs w:val="22"/>
              </w:rPr>
              <w:lastRenderedPageBreak/>
              <w:t xml:space="preserve">It is up to the </w:t>
            </w:r>
            <w:ins w:id="207" w:author="Haylie Pepper" w:date="2022-06-08T17:49:00Z">
              <w:r w:rsidR="007242E4">
                <w:rPr>
                  <w:rFonts w:ascii="Arial" w:eastAsia="Calibri" w:hAnsi="Arial" w:cs="Arial"/>
                  <w:sz w:val="22"/>
                  <w:szCs w:val="22"/>
                </w:rPr>
                <w:t>p</w:t>
              </w:r>
            </w:ins>
            <w:del w:id="208" w:author="Haylie Pepper" w:date="2022-06-08T17:49:00Z">
              <w:r w:rsidRPr="004823A3" w:rsidDel="007242E4">
                <w:rPr>
                  <w:rFonts w:ascii="Arial" w:eastAsia="Calibri" w:hAnsi="Arial" w:cs="Arial"/>
                  <w:sz w:val="22"/>
                  <w:szCs w:val="22"/>
                </w:rPr>
                <w:delText>P</w:delText>
              </w:r>
            </w:del>
            <w:r w:rsidRPr="004823A3">
              <w:rPr>
                <w:rFonts w:ascii="Arial" w:eastAsia="Calibri" w:hAnsi="Arial" w:cs="Arial"/>
                <w:sz w:val="22"/>
                <w:szCs w:val="22"/>
              </w:rPr>
              <w:t xml:space="preserve">rime </w:t>
            </w:r>
            <w:del w:id="209" w:author="Haylie Pepper" w:date="2022-06-08T17:49:00Z">
              <w:r w:rsidRPr="004823A3" w:rsidDel="007242E4">
                <w:rPr>
                  <w:rFonts w:ascii="Arial" w:eastAsia="Calibri" w:hAnsi="Arial" w:cs="Arial"/>
                  <w:sz w:val="22"/>
                  <w:szCs w:val="22"/>
                </w:rPr>
                <w:delText>M</w:delText>
              </w:r>
            </w:del>
            <w:ins w:id="210" w:author="Haylie Pepper" w:date="2022-06-08T17:49:00Z">
              <w:r w:rsidR="007242E4">
                <w:rPr>
                  <w:rFonts w:ascii="Arial" w:eastAsia="Calibri" w:hAnsi="Arial" w:cs="Arial"/>
                  <w:sz w:val="22"/>
                  <w:szCs w:val="22"/>
                </w:rPr>
                <w:t>m</w:t>
              </w:r>
            </w:ins>
            <w:r w:rsidRPr="004823A3">
              <w:rPr>
                <w:rFonts w:ascii="Arial" w:eastAsia="Calibri" w:hAnsi="Arial" w:cs="Arial"/>
                <w:sz w:val="22"/>
                <w:szCs w:val="22"/>
              </w:rPr>
              <w:t xml:space="preserve">inister to dismiss a </w:t>
            </w:r>
            <w:ins w:id="211" w:author="Haylie Pepper" w:date="2022-06-08T17:49:00Z">
              <w:r w:rsidR="007242E4">
                <w:rPr>
                  <w:rFonts w:ascii="Arial" w:eastAsia="Calibri" w:hAnsi="Arial" w:cs="Arial"/>
                  <w:sz w:val="22"/>
                  <w:szCs w:val="22"/>
                </w:rPr>
                <w:t>m</w:t>
              </w:r>
            </w:ins>
            <w:del w:id="212" w:author="Haylie Pepper" w:date="2022-06-08T17:49:00Z">
              <w:r w:rsidRPr="004823A3" w:rsidDel="007242E4">
                <w:rPr>
                  <w:rFonts w:ascii="Arial" w:eastAsia="Calibri" w:hAnsi="Arial" w:cs="Arial"/>
                  <w:sz w:val="22"/>
                  <w:szCs w:val="22"/>
                </w:rPr>
                <w:delText>M</w:delText>
              </w:r>
            </w:del>
            <w:r w:rsidRPr="004823A3">
              <w:rPr>
                <w:rFonts w:ascii="Arial" w:eastAsia="Calibri" w:hAnsi="Arial" w:cs="Arial"/>
                <w:sz w:val="22"/>
                <w:szCs w:val="22"/>
              </w:rPr>
              <w:t xml:space="preserve">inister or to accept or reject a </w:t>
            </w:r>
            <w:ins w:id="213" w:author="Haylie Pepper" w:date="2022-06-08T17:49:00Z">
              <w:r w:rsidR="007242E4">
                <w:rPr>
                  <w:rFonts w:ascii="Arial" w:eastAsia="Calibri" w:hAnsi="Arial" w:cs="Arial"/>
                  <w:sz w:val="22"/>
                  <w:szCs w:val="22"/>
                </w:rPr>
                <w:t>m</w:t>
              </w:r>
            </w:ins>
            <w:del w:id="214" w:author="Haylie Pepper" w:date="2022-06-08T17:49:00Z">
              <w:r w:rsidRPr="004823A3" w:rsidDel="007242E4">
                <w:rPr>
                  <w:rFonts w:ascii="Arial" w:eastAsia="Calibri" w:hAnsi="Arial" w:cs="Arial"/>
                  <w:sz w:val="22"/>
                  <w:szCs w:val="22"/>
                </w:rPr>
                <w:delText>M</w:delText>
              </w:r>
            </w:del>
            <w:r w:rsidRPr="004823A3">
              <w:rPr>
                <w:rFonts w:ascii="Arial" w:eastAsia="Calibri" w:hAnsi="Arial" w:cs="Arial"/>
                <w:sz w:val="22"/>
                <w:szCs w:val="22"/>
              </w:rPr>
              <w:t xml:space="preserve">inister’s resignation. </w:t>
            </w:r>
            <w:r>
              <w:rPr>
                <w:rFonts w:ascii="Arial" w:eastAsia="Calibri" w:hAnsi="Arial" w:cs="Arial"/>
                <w:sz w:val="22"/>
                <w:szCs w:val="22"/>
              </w:rPr>
              <w:t>Often p</w:t>
            </w:r>
            <w:r w:rsidRPr="004823A3">
              <w:rPr>
                <w:rFonts w:ascii="Arial" w:eastAsia="Calibri" w:hAnsi="Arial" w:cs="Arial"/>
                <w:sz w:val="22"/>
                <w:szCs w:val="22"/>
              </w:rPr>
              <w:t xml:space="preserve">ublic and media pressure will be more successful in forcing a </w:t>
            </w:r>
            <w:ins w:id="215" w:author="Haylie Pepper" w:date="2022-06-08T17:49:00Z">
              <w:r w:rsidR="007242E4">
                <w:rPr>
                  <w:rFonts w:ascii="Arial" w:eastAsia="Calibri" w:hAnsi="Arial" w:cs="Arial"/>
                  <w:sz w:val="22"/>
                  <w:szCs w:val="22"/>
                </w:rPr>
                <w:t>m</w:t>
              </w:r>
            </w:ins>
            <w:del w:id="216" w:author="Haylie Pepper" w:date="2022-06-08T17:49:00Z">
              <w:r w:rsidRPr="004823A3" w:rsidDel="007242E4">
                <w:rPr>
                  <w:rFonts w:ascii="Arial" w:eastAsia="Calibri" w:hAnsi="Arial" w:cs="Arial"/>
                  <w:sz w:val="22"/>
                  <w:szCs w:val="22"/>
                </w:rPr>
                <w:delText>M</w:delText>
              </w:r>
            </w:del>
            <w:r w:rsidRPr="004823A3">
              <w:rPr>
                <w:rFonts w:ascii="Arial" w:eastAsia="Calibri" w:hAnsi="Arial" w:cs="Arial"/>
                <w:sz w:val="22"/>
                <w:szCs w:val="22"/>
              </w:rPr>
              <w:t xml:space="preserve">inister to resign than any threat from the </w:t>
            </w:r>
            <w:ins w:id="217" w:author="Haylie Pepper" w:date="2022-06-08T17:49:00Z">
              <w:r w:rsidR="00937266">
                <w:rPr>
                  <w:rFonts w:ascii="Arial" w:eastAsia="Calibri" w:hAnsi="Arial" w:cs="Arial"/>
                  <w:sz w:val="22"/>
                  <w:szCs w:val="22"/>
                </w:rPr>
                <w:t>p</w:t>
              </w:r>
            </w:ins>
            <w:del w:id="218" w:author="Haylie Pepper" w:date="2022-06-08T17:49:00Z">
              <w:r w:rsidRPr="004823A3" w:rsidDel="00937266">
                <w:rPr>
                  <w:rFonts w:ascii="Arial" w:eastAsia="Calibri" w:hAnsi="Arial" w:cs="Arial"/>
                  <w:sz w:val="22"/>
                  <w:szCs w:val="22"/>
                </w:rPr>
                <w:delText>P</w:delText>
              </w:r>
            </w:del>
            <w:r w:rsidRPr="004823A3">
              <w:rPr>
                <w:rFonts w:ascii="Arial" w:eastAsia="Calibri" w:hAnsi="Arial" w:cs="Arial"/>
                <w:sz w:val="22"/>
                <w:szCs w:val="22"/>
              </w:rPr>
              <w:t>arliament.</w:t>
            </w:r>
          </w:p>
          <w:p w14:paraId="08B7F28F" w14:textId="77777777" w:rsidR="0082106E" w:rsidRDefault="0082106E" w:rsidP="00C97AF8">
            <w:pPr>
              <w:pStyle w:val="ListParagraph"/>
              <w:numPr>
                <w:ilvl w:val="1"/>
                <w:numId w:val="26"/>
              </w:numPr>
              <w:contextualSpacing/>
              <w:rPr>
                <w:rFonts w:ascii="Arial" w:eastAsia="Calibri" w:hAnsi="Arial" w:cs="Arial"/>
                <w:sz w:val="22"/>
                <w:szCs w:val="22"/>
              </w:rPr>
            </w:pPr>
            <w:r>
              <w:rPr>
                <w:rFonts w:ascii="Arial" w:eastAsia="Calibri" w:hAnsi="Arial" w:cs="Arial"/>
                <w:sz w:val="22"/>
                <w:szCs w:val="22"/>
              </w:rPr>
              <w:t>For example:</w:t>
            </w:r>
          </w:p>
          <w:p w14:paraId="5822578F" w14:textId="5834220C" w:rsidR="0082106E" w:rsidRDefault="00C97AF8" w:rsidP="004F057F">
            <w:pPr>
              <w:pStyle w:val="ListParagraph"/>
              <w:numPr>
                <w:ilvl w:val="2"/>
                <w:numId w:val="26"/>
              </w:numPr>
              <w:contextualSpacing/>
              <w:rPr>
                <w:rFonts w:ascii="Arial" w:eastAsia="Calibri" w:hAnsi="Arial" w:cs="Arial"/>
                <w:sz w:val="22"/>
                <w:szCs w:val="22"/>
              </w:rPr>
            </w:pPr>
            <w:proofErr w:type="spellStart"/>
            <w:r>
              <w:rPr>
                <w:rFonts w:ascii="Arial" w:eastAsia="Calibri" w:hAnsi="Arial" w:cs="Arial"/>
                <w:sz w:val="22"/>
                <w:szCs w:val="22"/>
              </w:rPr>
              <w:t>Sussan</w:t>
            </w:r>
            <w:proofErr w:type="spellEnd"/>
            <w:r>
              <w:rPr>
                <w:rFonts w:ascii="Arial" w:eastAsia="Calibri" w:hAnsi="Arial" w:cs="Arial"/>
                <w:sz w:val="22"/>
                <w:szCs w:val="22"/>
              </w:rPr>
              <w:t xml:space="preserve"> Ley </w:t>
            </w:r>
            <w:r w:rsidR="0082106E">
              <w:rPr>
                <w:rFonts w:ascii="Arial" w:eastAsia="Calibri" w:hAnsi="Arial" w:cs="Arial"/>
                <w:sz w:val="22"/>
                <w:szCs w:val="22"/>
              </w:rPr>
              <w:t>(</w:t>
            </w:r>
            <w:r>
              <w:rPr>
                <w:rFonts w:ascii="Arial" w:eastAsia="Calibri" w:hAnsi="Arial" w:cs="Arial"/>
                <w:sz w:val="22"/>
                <w:szCs w:val="22"/>
              </w:rPr>
              <w:t>Jan 2017</w:t>
            </w:r>
            <w:r w:rsidR="0082106E">
              <w:rPr>
                <w:rFonts w:ascii="Arial" w:eastAsia="Calibri" w:hAnsi="Arial" w:cs="Arial"/>
                <w:sz w:val="22"/>
                <w:szCs w:val="22"/>
              </w:rPr>
              <w:t xml:space="preserve">) was forced to resign due to her </w:t>
            </w:r>
            <w:r>
              <w:rPr>
                <w:rFonts w:ascii="Arial" w:eastAsia="Calibri" w:hAnsi="Arial" w:cs="Arial"/>
                <w:sz w:val="22"/>
                <w:szCs w:val="22"/>
              </w:rPr>
              <w:t xml:space="preserve">abuse of travel expenses; </w:t>
            </w:r>
          </w:p>
          <w:p w14:paraId="02271FAA" w14:textId="37A63B1D" w:rsidR="0082106E" w:rsidRDefault="00C97AF8" w:rsidP="0082106E">
            <w:pPr>
              <w:pStyle w:val="ListParagraph"/>
              <w:numPr>
                <w:ilvl w:val="2"/>
                <w:numId w:val="26"/>
              </w:numPr>
              <w:contextualSpacing/>
              <w:rPr>
                <w:rFonts w:ascii="Arial" w:eastAsia="Calibri" w:hAnsi="Arial" w:cs="Arial"/>
                <w:sz w:val="22"/>
                <w:szCs w:val="22"/>
              </w:rPr>
            </w:pPr>
            <w:r>
              <w:rPr>
                <w:rFonts w:ascii="Arial" w:eastAsia="Calibri" w:hAnsi="Arial" w:cs="Arial"/>
                <w:sz w:val="22"/>
                <w:szCs w:val="22"/>
              </w:rPr>
              <w:t xml:space="preserve">Barnaby Joyce </w:t>
            </w:r>
            <w:r w:rsidR="0082106E">
              <w:rPr>
                <w:rFonts w:ascii="Arial" w:eastAsia="Calibri" w:hAnsi="Arial" w:cs="Arial"/>
                <w:sz w:val="22"/>
                <w:szCs w:val="22"/>
              </w:rPr>
              <w:t>(</w:t>
            </w:r>
            <w:r>
              <w:rPr>
                <w:rFonts w:ascii="Arial" w:eastAsia="Calibri" w:hAnsi="Arial" w:cs="Arial"/>
                <w:sz w:val="22"/>
                <w:szCs w:val="22"/>
              </w:rPr>
              <w:t>Feb 2018</w:t>
            </w:r>
            <w:r w:rsidR="0082106E">
              <w:rPr>
                <w:rFonts w:ascii="Arial" w:eastAsia="Calibri" w:hAnsi="Arial" w:cs="Arial"/>
                <w:sz w:val="22"/>
                <w:szCs w:val="22"/>
              </w:rPr>
              <w:t xml:space="preserve">) was forced to resign due to </w:t>
            </w:r>
            <w:r>
              <w:rPr>
                <w:rFonts w:ascii="Arial" w:eastAsia="Calibri" w:hAnsi="Arial" w:cs="Arial"/>
                <w:sz w:val="22"/>
                <w:szCs w:val="22"/>
              </w:rPr>
              <w:t>personal behaviour;</w:t>
            </w:r>
          </w:p>
          <w:p w14:paraId="4EF6141A" w14:textId="6E412CE3" w:rsidR="00F35400" w:rsidRDefault="00C97AF8" w:rsidP="0082106E">
            <w:pPr>
              <w:pStyle w:val="ListParagraph"/>
              <w:numPr>
                <w:ilvl w:val="2"/>
                <w:numId w:val="26"/>
              </w:numPr>
              <w:contextualSpacing/>
              <w:rPr>
                <w:rFonts w:ascii="Arial" w:eastAsia="Calibri" w:hAnsi="Arial" w:cs="Arial"/>
                <w:sz w:val="22"/>
                <w:szCs w:val="22"/>
              </w:rPr>
            </w:pPr>
            <w:r>
              <w:rPr>
                <w:rFonts w:ascii="Arial" w:eastAsia="Calibri" w:hAnsi="Arial" w:cs="Arial"/>
                <w:sz w:val="22"/>
                <w:szCs w:val="22"/>
              </w:rPr>
              <w:t xml:space="preserve">Bridget McKenzie </w:t>
            </w:r>
            <w:r w:rsidR="0082106E">
              <w:rPr>
                <w:rFonts w:ascii="Arial" w:eastAsia="Calibri" w:hAnsi="Arial" w:cs="Arial"/>
                <w:sz w:val="22"/>
                <w:szCs w:val="22"/>
              </w:rPr>
              <w:t xml:space="preserve">(Feb 2020) was forced to resign due to a </w:t>
            </w:r>
            <w:r>
              <w:rPr>
                <w:rFonts w:ascii="Arial" w:eastAsia="Calibri" w:hAnsi="Arial" w:cs="Arial"/>
                <w:sz w:val="22"/>
                <w:szCs w:val="22"/>
              </w:rPr>
              <w:t>conflict of interest – ‘sports rorts’</w:t>
            </w:r>
            <w:r w:rsidR="0082106E">
              <w:rPr>
                <w:rFonts w:ascii="Arial" w:eastAsia="Calibri" w:hAnsi="Arial" w:cs="Arial"/>
                <w:sz w:val="22"/>
                <w:szCs w:val="22"/>
              </w:rPr>
              <w:t xml:space="preserve">. </w:t>
            </w:r>
          </w:p>
          <w:p w14:paraId="02DACD26" w14:textId="091C3401" w:rsidR="00C97AF8" w:rsidRDefault="00F35400" w:rsidP="004F057F">
            <w:pPr>
              <w:pStyle w:val="ListParagraph"/>
              <w:numPr>
                <w:ilvl w:val="2"/>
                <w:numId w:val="26"/>
              </w:numPr>
              <w:contextualSpacing/>
              <w:rPr>
                <w:rFonts w:ascii="Arial" w:eastAsia="Calibri" w:hAnsi="Arial" w:cs="Arial"/>
                <w:sz w:val="22"/>
                <w:szCs w:val="22"/>
              </w:rPr>
            </w:pPr>
            <w:r>
              <w:rPr>
                <w:rFonts w:ascii="Arial" w:eastAsia="Calibri" w:hAnsi="Arial" w:cs="Arial"/>
                <w:sz w:val="22"/>
                <w:szCs w:val="22"/>
              </w:rPr>
              <w:t xml:space="preserve">It is noteworthy that each of </w:t>
            </w:r>
            <w:r w:rsidR="00C97AF8">
              <w:rPr>
                <w:rFonts w:ascii="Arial" w:eastAsia="Calibri" w:hAnsi="Arial" w:cs="Arial"/>
                <w:sz w:val="22"/>
                <w:szCs w:val="22"/>
              </w:rPr>
              <w:t xml:space="preserve">these ministers were back </w:t>
            </w:r>
            <w:ins w:id="219" w:author="Haylie Pepper" w:date="2022-06-08T17:49:00Z">
              <w:r w:rsidR="00937266">
                <w:rPr>
                  <w:rFonts w:ascii="Arial" w:eastAsia="Calibri" w:hAnsi="Arial" w:cs="Arial"/>
                  <w:sz w:val="22"/>
                  <w:szCs w:val="22"/>
                </w:rPr>
                <w:t>o</w:t>
              </w:r>
            </w:ins>
            <w:del w:id="220" w:author="Haylie Pepper" w:date="2022-06-08T17:49:00Z">
              <w:r w:rsidR="00C97AF8" w:rsidDel="00937266">
                <w:rPr>
                  <w:rFonts w:ascii="Arial" w:eastAsia="Calibri" w:hAnsi="Arial" w:cs="Arial"/>
                  <w:sz w:val="22"/>
                  <w:szCs w:val="22"/>
                </w:rPr>
                <w:delText>i</w:delText>
              </w:r>
            </w:del>
            <w:r w:rsidR="00C97AF8">
              <w:rPr>
                <w:rFonts w:ascii="Arial" w:eastAsia="Calibri" w:hAnsi="Arial" w:cs="Arial"/>
                <w:sz w:val="22"/>
                <w:szCs w:val="22"/>
              </w:rPr>
              <w:t>n the frontbench by 2021 after a reshuffle by PM Morrison.</w:t>
            </w:r>
          </w:p>
          <w:p w14:paraId="1EFCE6AD" w14:textId="5C741910" w:rsidR="00C97AF8" w:rsidRDefault="00F35400" w:rsidP="00C97AF8">
            <w:pPr>
              <w:pStyle w:val="ListParagraph"/>
              <w:numPr>
                <w:ilvl w:val="0"/>
                <w:numId w:val="26"/>
              </w:numPr>
              <w:contextualSpacing/>
              <w:rPr>
                <w:rFonts w:ascii="Arial" w:eastAsia="Calibri" w:hAnsi="Arial" w:cs="Arial"/>
                <w:sz w:val="22"/>
                <w:szCs w:val="22"/>
              </w:rPr>
            </w:pPr>
            <w:r>
              <w:rPr>
                <w:rFonts w:ascii="Arial" w:eastAsia="Calibri" w:hAnsi="Arial" w:cs="Arial"/>
                <w:sz w:val="22"/>
                <w:szCs w:val="22"/>
              </w:rPr>
              <w:t xml:space="preserve">The </w:t>
            </w:r>
            <w:r w:rsidR="00C97AF8" w:rsidRPr="003503C0">
              <w:rPr>
                <w:rFonts w:ascii="Arial" w:eastAsia="Calibri" w:hAnsi="Arial" w:cs="Arial"/>
                <w:sz w:val="22"/>
                <w:szCs w:val="22"/>
              </w:rPr>
              <w:t xml:space="preserve">fundamental weakness of </w:t>
            </w:r>
            <w:r w:rsidR="00C97AF8">
              <w:rPr>
                <w:rFonts w:ascii="Arial" w:eastAsia="Calibri" w:hAnsi="Arial" w:cs="Arial"/>
                <w:sz w:val="22"/>
                <w:szCs w:val="22"/>
              </w:rPr>
              <w:t>IMR and CMR</w:t>
            </w:r>
            <w:r w:rsidR="00C97AF8" w:rsidRPr="003503C0">
              <w:rPr>
                <w:rFonts w:ascii="Arial" w:eastAsia="Calibri" w:hAnsi="Arial" w:cs="Arial"/>
                <w:sz w:val="22"/>
                <w:szCs w:val="22"/>
              </w:rPr>
              <w:t xml:space="preserve"> i</w:t>
            </w:r>
            <w:r w:rsidR="00C97AF8">
              <w:rPr>
                <w:rFonts w:ascii="Arial" w:eastAsia="Calibri" w:hAnsi="Arial" w:cs="Arial"/>
                <w:sz w:val="22"/>
                <w:szCs w:val="22"/>
              </w:rPr>
              <w:t xml:space="preserve">s that the </w:t>
            </w:r>
            <w:r w:rsidR="00C97AF8" w:rsidRPr="003503C0">
              <w:rPr>
                <w:rFonts w:ascii="Arial" w:eastAsia="Calibri" w:hAnsi="Arial" w:cs="Arial"/>
                <w:sz w:val="22"/>
                <w:szCs w:val="22"/>
              </w:rPr>
              <w:t>executive dominates the lower house with clear majorities backed by strict party loyalty</w:t>
            </w:r>
            <w:r>
              <w:rPr>
                <w:rFonts w:ascii="Arial" w:eastAsia="Calibri" w:hAnsi="Arial" w:cs="Arial"/>
                <w:sz w:val="22"/>
                <w:szCs w:val="22"/>
              </w:rPr>
              <w:t xml:space="preserve"> and discipline</w:t>
            </w:r>
            <w:r w:rsidR="00C97AF8">
              <w:rPr>
                <w:rFonts w:ascii="Arial" w:eastAsia="Calibri" w:hAnsi="Arial" w:cs="Arial"/>
                <w:sz w:val="22"/>
                <w:szCs w:val="22"/>
              </w:rPr>
              <w:t xml:space="preserve">. </w:t>
            </w:r>
            <w:r w:rsidR="00C97AF8" w:rsidRPr="002B1AB2">
              <w:rPr>
                <w:rFonts w:ascii="Arial" w:eastAsia="Calibri" w:hAnsi="Arial" w:cs="Arial"/>
                <w:sz w:val="22"/>
                <w:szCs w:val="22"/>
              </w:rPr>
              <w:t>Motions of no confidence will always be defeated by the government</w:t>
            </w:r>
            <w:r>
              <w:rPr>
                <w:rFonts w:ascii="Arial" w:eastAsia="Calibri" w:hAnsi="Arial" w:cs="Arial"/>
                <w:sz w:val="22"/>
                <w:szCs w:val="22"/>
              </w:rPr>
              <w:t xml:space="preserve"> because they hold a majority in the lower house</w:t>
            </w:r>
            <w:r w:rsidR="00C97AF8" w:rsidRPr="002B1AB2">
              <w:rPr>
                <w:rFonts w:ascii="Arial" w:eastAsia="Calibri" w:hAnsi="Arial" w:cs="Arial"/>
                <w:sz w:val="22"/>
                <w:szCs w:val="22"/>
              </w:rPr>
              <w:t>.</w:t>
            </w:r>
          </w:p>
          <w:p w14:paraId="672A3358" w14:textId="77777777" w:rsidR="00C97AF8" w:rsidRDefault="00C97AF8" w:rsidP="00B336E9">
            <w:pPr>
              <w:contextualSpacing/>
              <w:rPr>
                <w:rFonts w:ascii="Arial" w:eastAsia="Calibri" w:hAnsi="Arial" w:cs="Arial"/>
                <w:sz w:val="22"/>
                <w:szCs w:val="22"/>
              </w:rPr>
            </w:pPr>
          </w:p>
          <w:p w14:paraId="5900A629" w14:textId="77777777" w:rsidR="00C97AF8" w:rsidRPr="00995E2F" w:rsidRDefault="00C97AF8" w:rsidP="00B336E9">
            <w:pPr>
              <w:contextualSpacing/>
              <w:rPr>
                <w:rFonts w:ascii="Arial" w:eastAsia="Calibri" w:hAnsi="Arial" w:cs="Arial"/>
                <w:sz w:val="22"/>
                <w:szCs w:val="22"/>
              </w:rPr>
            </w:pPr>
            <w:r>
              <w:rPr>
                <w:rFonts w:ascii="Arial" w:eastAsia="Calibri" w:hAnsi="Arial" w:cs="Arial"/>
                <w:sz w:val="22"/>
                <w:szCs w:val="22"/>
              </w:rPr>
              <w:t>External mechanism:</w:t>
            </w:r>
          </w:p>
          <w:p w14:paraId="08F36204" w14:textId="0366C68A" w:rsidR="00C97AF8" w:rsidRDefault="00C97AF8" w:rsidP="00C97AF8">
            <w:pPr>
              <w:pStyle w:val="ListParagraph"/>
              <w:numPr>
                <w:ilvl w:val="0"/>
                <w:numId w:val="26"/>
              </w:numPr>
              <w:contextualSpacing/>
              <w:rPr>
                <w:rFonts w:ascii="Arial" w:eastAsia="Calibri" w:hAnsi="Arial" w:cs="Arial"/>
                <w:sz w:val="22"/>
                <w:szCs w:val="22"/>
              </w:rPr>
            </w:pPr>
            <w:r>
              <w:rPr>
                <w:rFonts w:ascii="Arial" w:eastAsia="Calibri" w:hAnsi="Arial" w:cs="Arial"/>
                <w:sz w:val="22"/>
                <w:szCs w:val="22"/>
              </w:rPr>
              <w:t>Judicial review</w:t>
            </w:r>
            <w:r w:rsidR="00F35400">
              <w:rPr>
                <w:rFonts w:ascii="Arial" w:eastAsia="Calibri" w:hAnsi="Arial" w:cs="Arial"/>
                <w:sz w:val="22"/>
                <w:szCs w:val="22"/>
              </w:rPr>
              <w:t>.</w:t>
            </w:r>
          </w:p>
          <w:p w14:paraId="7C03F53D" w14:textId="49A87D24" w:rsidR="00C97AF8" w:rsidRDefault="00F35400" w:rsidP="00C97AF8">
            <w:pPr>
              <w:pStyle w:val="ListParagraph"/>
              <w:numPr>
                <w:ilvl w:val="1"/>
                <w:numId w:val="26"/>
              </w:numPr>
              <w:contextualSpacing/>
              <w:rPr>
                <w:rFonts w:ascii="Arial" w:eastAsia="Calibri" w:hAnsi="Arial" w:cs="Arial"/>
                <w:sz w:val="22"/>
                <w:szCs w:val="22"/>
              </w:rPr>
            </w:pPr>
            <w:r>
              <w:rPr>
                <w:rFonts w:ascii="Arial" w:eastAsia="Calibri" w:hAnsi="Arial" w:cs="Arial"/>
                <w:sz w:val="22"/>
                <w:szCs w:val="22"/>
              </w:rPr>
              <w:t xml:space="preserve">This </w:t>
            </w:r>
            <w:r w:rsidR="00C97AF8" w:rsidRPr="0090286B">
              <w:rPr>
                <w:rFonts w:ascii="Arial" w:eastAsia="Calibri" w:hAnsi="Arial" w:cs="Arial"/>
                <w:sz w:val="22"/>
                <w:szCs w:val="22"/>
              </w:rPr>
              <w:t>occurs when a government administrative decision is reviewed by the courts. Courts can only decide whether the administrative agency has exceeded their statutory powers. They do not decide on whether the decision was correct or not.</w:t>
            </w:r>
          </w:p>
          <w:p w14:paraId="3EE4116F" w14:textId="31A58EDD" w:rsidR="00C97AF8" w:rsidRDefault="00C97AF8" w:rsidP="00C97AF8">
            <w:pPr>
              <w:pStyle w:val="ListParagraph"/>
              <w:numPr>
                <w:ilvl w:val="1"/>
                <w:numId w:val="26"/>
              </w:numPr>
              <w:contextualSpacing/>
              <w:rPr>
                <w:rFonts w:ascii="Arial" w:eastAsia="Calibri" w:hAnsi="Arial" w:cs="Arial"/>
                <w:sz w:val="22"/>
                <w:szCs w:val="22"/>
              </w:rPr>
            </w:pPr>
            <w:r w:rsidRPr="00F77A9A">
              <w:rPr>
                <w:rFonts w:ascii="Arial" w:eastAsia="Calibri" w:hAnsi="Arial" w:cs="Arial"/>
                <w:sz w:val="22"/>
                <w:szCs w:val="22"/>
              </w:rPr>
              <w:t xml:space="preserve">If the court finds that the decision was not in accordance with the law, then </w:t>
            </w:r>
            <w:r w:rsidR="00F35400">
              <w:rPr>
                <w:rFonts w:ascii="Arial" w:eastAsia="Calibri" w:hAnsi="Arial" w:cs="Arial"/>
                <w:sz w:val="22"/>
                <w:szCs w:val="22"/>
              </w:rPr>
              <w:t>s</w:t>
            </w:r>
            <w:r w:rsidRPr="00F77A9A">
              <w:rPr>
                <w:rFonts w:ascii="Arial" w:eastAsia="Calibri" w:hAnsi="Arial" w:cs="Arial"/>
                <w:sz w:val="22"/>
                <w:szCs w:val="22"/>
              </w:rPr>
              <w:t>75</w:t>
            </w:r>
            <w:r w:rsidR="00F35400">
              <w:rPr>
                <w:rFonts w:ascii="Arial" w:eastAsia="Calibri" w:hAnsi="Arial" w:cs="Arial"/>
                <w:sz w:val="22"/>
                <w:szCs w:val="22"/>
              </w:rPr>
              <w:t>(v)</w:t>
            </w:r>
            <w:r w:rsidRPr="00F77A9A">
              <w:rPr>
                <w:rFonts w:ascii="Arial" w:eastAsia="Calibri" w:hAnsi="Arial" w:cs="Arial"/>
                <w:sz w:val="22"/>
                <w:szCs w:val="22"/>
              </w:rPr>
              <w:t xml:space="preserve"> of the constitution allows the </w:t>
            </w:r>
            <w:r w:rsidR="00F35400">
              <w:rPr>
                <w:rFonts w:ascii="Arial" w:eastAsia="Calibri" w:hAnsi="Arial" w:cs="Arial"/>
                <w:sz w:val="22"/>
                <w:szCs w:val="22"/>
              </w:rPr>
              <w:t>HCA</w:t>
            </w:r>
            <w:r w:rsidRPr="00F77A9A">
              <w:rPr>
                <w:rFonts w:ascii="Arial" w:eastAsia="Calibri" w:hAnsi="Arial" w:cs="Arial"/>
                <w:sz w:val="22"/>
                <w:szCs w:val="22"/>
              </w:rPr>
              <w:t xml:space="preserve"> and Federal Courts to issue a writ of mandamus requiring a government official to carry out (or not) a specific act obliged under law.</w:t>
            </w:r>
          </w:p>
          <w:p w14:paraId="4E7D94EF" w14:textId="37668CA0" w:rsidR="00C97AF8" w:rsidRDefault="00C97AF8" w:rsidP="00C97AF8">
            <w:pPr>
              <w:pStyle w:val="ListParagraph"/>
              <w:numPr>
                <w:ilvl w:val="1"/>
                <w:numId w:val="26"/>
              </w:numPr>
              <w:contextualSpacing/>
              <w:rPr>
                <w:rFonts w:ascii="Arial" w:eastAsia="Calibri" w:hAnsi="Arial" w:cs="Arial"/>
                <w:sz w:val="22"/>
                <w:szCs w:val="22"/>
              </w:rPr>
            </w:pPr>
            <w:r w:rsidRPr="00C001C9">
              <w:rPr>
                <w:rFonts w:ascii="Arial" w:eastAsia="Calibri" w:hAnsi="Arial" w:cs="Arial"/>
                <w:sz w:val="22"/>
                <w:szCs w:val="22"/>
              </w:rPr>
              <w:t>Courts can also issue an injunction to government departments or agencies which prevent certain actions from occurring</w:t>
            </w:r>
            <w:r>
              <w:rPr>
                <w:rFonts w:ascii="Arial" w:eastAsia="Calibri" w:hAnsi="Arial" w:cs="Arial"/>
                <w:sz w:val="22"/>
                <w:szCs w:val="22"/>
              </w:rPr>
              <w:t xml:space="preserve"> – e</w:t>
            </w:r>
            <w:r w:rsidR="00F35400">
              <w:rPr>
                <w:rFonts w:ascii="Arial" w:eastAsia="Calibri" w:hAnsi="Arial" w:cs="Arial"/>
                <w:sz w:val="22"/>
                <w:szCs w:val="22"/>
              </w:rPr>
              <w:t>.</w:t>
            </w:r>
            <w:r>
              <w:rPr>
                <w:rFonts w:ascii="Arial" w:eastAsia="Calibri" w:hAnsi="Arial" w:cs="Arial"/>
                <w:sz w:val="22"/>
                <w:szCs w:val="22"/>
              </w:rPr>
              <w:t>g</w:t>
            </w:r>
            <w:r w:rsidR="00F35400">
              <w:rPr>
                <w:rFonts w:ascii="Arial" w:eastAsia="Calibri" w:hAnsi="Arial" w:cs="Arial"/>
                <w:sz w:val="22"/>
                <w:szCs w:val="22"/>
              </w:rPr>
              <w:t>.</w:t>
            </w:r>
            <w:r>
              <w:rPr>
                <w:rFonts w:ascii="Arial" w:eastAsia="Calibri" w:hAnsi="Arial" w:cs="Arial"/>
                <w:sz w:val="22"/>
                <w:szCs w:val="22"/>
              </w:rPr>
              <w:t xml:space="preserve"> </w:t>
            </w:r>
            <w:r w:rsidR="00F35400">
              <w:rPr>
                <w:rFonts w:ascii="Arial" w:eastAsia="Calibri" w:hAnsi="Arial" w:cs="Arial"/>
                <w:sz w:val="22"/>
                <w:szCs w:val="22"/>
              </w:rPr>
              <w:t xml:space="preserve">The </w:t>
            </w:r>
            <w:r>
              <w:rPr>
                <w:rFonts w:ascii="Arial" w:eastAsia="Calibri" w:hAnsi="Arial" w:cs="Arial"/>
                <w:sz w:val="22"/>
                <w:szCs w:val="22"/>
              </w:rPr>
              <w:t xml:space="preserve">Sri Lankan asylum seeker family who had been living in Biloela in Queensland </w:t>
            </w:r>
            <w:r w:rsidR="00F35400">
              <w:rPr>
                <w:rFonts w:ascii="Arial" w:eastAsia="Calibri" w:hAnsi="Arial" w:cs="Arial"/>
                <w:sz w:val="22"/>
                <w:szCs w:val="22"/>
              </w:rPr>
              <w:t xml:space="preserve">who were going to be deported. The </w:t>
            </w:r>
            <w:r>
              <w:rPr>
                <w:rFonts w:ascii="Arial" w:eastAsia="Calibri" w:hAnsi="Arial" w:cs="Arial"/>
                <w:sz w:val="22"/>
                <w:szCs w:val="22"/>
              </w:rPr>
              <w:t>Federal Court issued an injunction in 2019 halting their deportation</w:t>
            </w:r>
            <w:r w:rsidR="00F35400">
              <w:rPr>
                <w:rFonts w:ascii="Arial" w:eastAsia="Calibri" w:hAnsi="Arial" w:cs="Arial"/>
                <w:sz w:val="22"/>
                <w:szCs w:val="22"/>
              </w:rPr>
              <w:t xml:space="preserve"> awaiting further action by the government.</w:t>
            </w:r>
          </w:p>
          <w:p w14:paraId="42C764D9" w14:textId="25EC9025" w:rsidR="00C97AF8" w:rsidRDefault="00C97AF8" w:rsidP="00C97AF8">
            <w:pPr>
              <w:pStyle w:val="ListParagraph"/>
              <w:numPr>
                <w:ilvl w:val="1"/>
                <w:numId w:val="26"/>
              </w:numPr>
              <w:contextualSpacing/>
              <w:rPr>
                <w:rFonts w:ascii="Arial" w:eastAsia="Calibri" w:hAnsi="Arial" w:cs="Arial"/>
                <w:sz w:val="22"/>
                <w:szCs w:val="22"/>
              </w:rPr>
            </w:pPr>
            <w:r>
              <w:rPr>
                <w:rFonts w:ascii="Arial" w:eastAsia="Calibri" w:hAnsi="Arial" w:cs="Arial"/>
                <w:sz w:val="22"/>
                <w:szCs w:val="22"/>
              </w:rPr>
              <w:t>Courts can review the legality of decisions of Cabinet ministers – e</w:t>
            </w:r>
            <w:r w:rsidR="00F35400">
              <w:rPr>
                <w:rFonts w:ascii="Arial" w:eastAsia="Calibri" w:hAnsi="Arial" w:cs="Arial"/>
                <w:sz w:val="22"/>
                <w:szCs w:val="22"/>
              </w:rPr>
              <w:t>.</w:t>
            </w:r>
            <w:r>
              <w:rPr>
                <w:rFonts w:ascii="Arial" w:eastAsia="Calibri" w:hAnsi="Arial" w:cs="Arial"/>
                <w:sz w:val="22"/>
                <w:szCs w:val="22"/>
              </w:rPr>
              <w:t>g</w:t>
            </w:r>
            <w:r w:rsidR="00F35400">
              <w:rPr>
                <w:rFonts w:ascii="Arial" w:eastAsia="Calibri" w:hAnsi="Arial" w:cs="Arial"/>
                <w:sz w:val="22"/>
                <w:szCs w:val="22"/>
              </w:rPr>
              <w:t>.</w:t>
            </w:r>
            <w:r>
              <w:rPr>
                <w:rFonts w:ascii="Arial" w:eastAsia="Calibri" w:hAnsi="Arial" w:cs="Arial"/>
                <w:sz w:val="22"/>
                <w:szCs w:val="22"/>
              </w:rPr>
              <w:t xml:space="preserve"> Williams (No 1) (2012); Love and </w:t>
            </w:r>
            <w:proofErr w:type="spellStart"/>
            <w:r>
              <w:rPr>
                <w:rFonts w:ascii="Arial" w:eastAsia="Calibri" w:hAnsi="Arial" w:cs="Arial"/>
                <w:sz w:val="22"/>
                <w:szCs w:val="22"/>
              </w:rPr>
              <w:t>Thoms</w:t>
            </w:r>
            <w:proofErr w:type="spellEnd"/>
            <w:r>
              <w:rPr>
                <w:rFonts w:ascii="Arial" w:eastAsia="Calibri" w:hAnsi="Arial" w:cs="Arial"/>
                <w:sz w:val="22"/>
                <w:szCs w:val="22"/>
              </w:rPr>
              <w:t xml:space="preserve"> (2020) </w:t>
            </w:r>
          </w:p>
          <w:p w14:paraId="7674B25E" w14:textId="649FEAE2" w:rsidR="00C97AF8" w:rsidRDefault="00F35400" w:rsidP="00C97AF8">
            <w:pPr>
              <w:pStyle w:val="ListParagraph"/>
              <w:numPr>
                <w:ilvl w:val="1"/>
                <w:numId w:val="26"/>
              </w:numPr>
              <w:contextualSpacing/>
              <w:rPr>
                <w:rFonts w:ascii="Arial" w:eastAsia="Calibri" w:hAnsi="Arial" w:cs="Arial"/>
                <w:sz w:val="22"/>
                <w:szCs w:val="22"/>
              </w:rPr>
            </w:pPr>
            <w:r>
              <w:rPr>
                <w:rFonts w:ascii="Arial" w:eastAsia="Calibri" w:hAnsi="Arial" w:cs="Arial"/>
                <w:sz w:val="22"/>
                <w:szCs w:val="22"/>
              </w:rPr>
              <w:t xml:space="preserve">Two </w:t>
            </w:r>
            <w:r w:rsidR="00C97AF8">
              <w:rPr>
                <w:rFonts w:ascii="Arial" w:eastAsia="Calibri" w:hAnsi="Arial" w:cs="Arial"/>
                <w:sz w:val="22"/>
                <w:szCs w:val="22"/>
              </w:rPr>
              <w:t>issue</w:t>
            </w:r>
            <w:r>
              <w:rPr>
                <w:rFonts w:ascii="Arial" w:eastAsia="Calibri" w:hAnsi="Arial" w:cs="Arial"/>
                <w:sz w:val="22"/>
                <w:szCs w:val="22"/>
              </w:rPr>
              <w:t>s</w:t>
            </w:r>
            <w:r w:rsidR="00C97AF8">
              <w:rPr>
                <w:rFonts w:ascii="Arial" w:eastAsia="Calibri" w:hAnsi="Arial" w:cs="Arial"/>
                <w:sz w:val="22"/>
                <w:szCs w:val="22"/>
              </w:rPr>
              <w:t xml:space="preserve"> </w:t>
            </w:r>
            <w:r>
              <w:rPr>
                <w:rFonts w:ascii="Arial" w:eastAsia="Calibri" w:hAnsi="Arial" w:cs="Arial"/>
                <w:sz w:val="22"/>
                <w:szCs w:val="22"/>
              </w:rPr>
              <w:t xml:space="preserve">concerning </w:t>
            </w:r>
            <w:r w:rsidR="00C97AF8">
              <w:rPr>
                <w:rFonts w:ascii="Arial" w:eastAsia="Calibri" w:hAnsi="Arial" w:cs="Arial"/>
                <w:sz w:val="22"/>
                <w:szCs w:val="22"/>
              </w:rPr>
              <w:t xml:space="preserve">judicial review </w:t>
            </w:r>
            <w:r>
              <w:rPr>
                <w:rFonts w:ascii="Arial" w:eastAsia="Calibri" w:hAnsi="Arial" w:cs="Arial"/>
                <w:sz w:val="22"/>
                <w:szCs w:val="22"/>
              </w:rPr>
              <w:t xml:space="preserve">include </w:t>
            </w:r>
            <w:r w:rsidR="00C97AF8">
              <w:rPr>
                <w:rFonts w:ascii="Arial" w:eastAsia="Calibri" w:hAnsi="Arial" w:cs="Arial"/>
                <w:sz w:val="22"/>
                <w:szCs w:val="22"/>
              </w:rPr>
              <w:t xml:space="preserve">the </w:t>
            </w:r>
            <w:r>
              <w:rPr>
                <w:rFonts w:ascii="Arial" w:eastAsia="Calibri" w:hAnsi="Arial" w:cs="Arial"/>
                <w:sz w:val="22"/>
                <w:szCs w:val="22"/>
              </w:rPr>
              <w:t xml:space="preserve">prohibitive </w:t>
            </w:r>
            <w:r w:rsidR="00C97AF8">
              <w:rPr>
                <w:rFonts w:ascii="Arial" w:eastAsia="Calibri" w:hAnsi="Arial" w:cs="Arial"/>
                <w:sz w:val="22"/>
                <w:szCs w:val="22"/>
              </w:rPr>
              <w:t>cost</w:t>
            </w:r>
            <w:r>
              <w:rPr>
                <w:rFonts w:ascii="Arial" w:eastAsia="Calibri" w:hAnsi="Arial" w:cs="Arial"/>
                <w:sz w:val="22"/>
                <w:szCs w:val="22"/>
              </w:rPr>
              <w:t>s</w:t>
            </w:r>
            <w:r w:rsidR="00C97AF8">
              <w:rPr>
                <w:rFonts w:ascii="Arial" w:eastAsia="Calibri" w:hAnsi="Arial" w:cs="Arial"/>
                <w:sz w:val="22"/>
                <w:szCs w:val="22"/>
              </w:rPr>
              <w:t xml:space="preserve"> to those bringing </w:t>
            </w:r>
            <w:r>
              <w:rPr>
                <w:rFonts w:ascii="Arial" w:eastAsia="Calibri" w:hAnsi="Arial" w:cs="Arial"/>
                <w:sz w:val="22"/>
                <w:szCs w:val="22"/>
              </w:rPr>
              <w:t xml:space="preserve">an </w:t>
            </w:r>
            <w:r w:rsidR="00C97AF8">
              <w:rPr>
                <w:rFonts w:ascii="Arial" w:eastAsia="Calibri" w:hAnsi="Arial" w:cs="Arial"/>
                <w:sz w:val="22"/>
                <w:szCs w:val="22"/>
              </w:rPr>
              <w:t xml:space="preserve">action </w:t>
            </w:r>
            <w:r>
              <w:rPr>
                <w:rFonts w:ascii="Arial" w:eastAsia="Calibri" w:hAnsi="Arial" w:cs="Arial"/>
                <w:sz w:val="22"/>
                <w:szCs w:val="22"/>
              </w:rPr>
              <w:t xml:space="preserve">to the courts as well as </w:t>
            </w:r>
            <w:r w:rsidR="00C97AF8">
              <w:rPr>
                <w:rFonts w:ascii="Arial" w:eastAsia="Calibri" w:hAnsi="Arial" w:cs="Arial"/>
                <w:sz w:val="22"/>
                <w:szCs w:val="22"/>
              </w:rPr>
              <w:t xml:space="preserve">the requirement </w:t>
            </w:r>
            <w:r>
              <w:rPr>
                <w:rFonts w:ascii="Arial" w:eastAsia="Calibri" w:hAnsi="Arial" w:cs="Arial"/>
                <w:sz w:val="22"/>
                <w:szCs w:val="22"/>
              </w:rPr>
              <w:t xml:space="preserve">to have </w:t>
            </w:r>
            <w:r w:rsidR="00C97AF8">
              <w:rPr>
                <w:rFonts w:ascii="Arial" w:eastAsia="Calibri" w:hAnsi="Arial" w:cs="Arial"/>
                <w:sz w:val="22"/>
                <w:szCs w:val="22"/>
              </w:rPr>
              <w:t xml:space="preserve">legal </w:t>
            </w:r>
            <w:r>
              <w:rPr>
                <w:rFonts w:ascii="Arial" w:eastAsia="Calibri" w:hAnsi="Arial" w:cs="Arial"/>
                <w:sz w:val="22"/>
                <w:szCs w:val="22"/>
              </w:rPr>
              <w:t>‘</w:t>
            </w:r>
            <w:r w:rsidR="00C97AF8">
              <w:rPr>
                <w:rFonts w:ascii="Arial" w:eastAsia="Calibri" w:hAnsi="Arial" w:cs="Arial"/>
                <w:sz w:val="22"/>
                <w:szCs w:val="22"/>
              </w:rPr>
              <w:t>standing</w:t>
            </w:r>
            <w:r>
              <w:rPr>
                <w:rFonts w:ascii="Arial" w:eastAsia="Calibri" w:hAnsi="Arial" w:cs="Arial"/>
                <w:sz w:val="22"/>
                <w:szCs w:val="22"/>
              </w:rPr>
              <w:t>’.</w:t>
            </w:r>
          </w:p>
        </w:tc>
      </w:tr>
      <w:tr w:rsidR="00C97AF8" w14:paraId="5709B75F" w14:textId="77777777" w:rsidTr="00B336E9">
        <w:trPr>
          <w:trHeight w:val="767"/>
        </w:trPr>
        <w:tc>
          <w:tcPr>
            <w:tcW w:w="9533" w:type="dxa"/>
            <w:tcBorders>
              <w:top w:val="single" w:sz="4" w:space="0" w:color="auto"/>
              <w:left w:val="single" w:sz="4" w:space="0" w:color="auto"/>
              <w:bottom w:val="single" w:sz="4" w:space="0" w:color="auto"/>
              <w:right w:val="single" w:sz="4" w:space="0" w:color="auto"/>
            </w:tcBorders>
            <w:hideMark/>
          </w:tcPr>
          <w:p w14:paraId="70982A81" w14:textId="77777777" w:rsidR="00C97AF8" w:rsidRDefault="00C97AF8" w:rsidP="00B336E9">
            <w:pPr>
              <w:rPr>
                <w:rFonts w:ascii="Arial" w:hAnsi="Arial" w:cs="Arial"/>
                <w:b/>
                <w:sz w:val="22"/>
                <w:szCs w:val="22"/>
              </w:rPr>
            </w:pPr>
            <w:r>
              <w:rPr>
                <w:rFonts w:ascii="Arial" w:hAnsi="Arial" w:cs="Arial"/>
                <w:b/>
                <w:sz w:val="22"/>
                <w:szCs w:val="22"/>
              </w:rPr>
              <w:lastRenderedPageBreak/>
              <w:t>Analyse:</w:t>
            </w:r>
          </w:p>
          <w:p w14:paraId="18A397F8" w14:textId="1C4AAC09" w:rsidR="00C97AF8" w:rsidRDefault="00C97AF8" w:rsidP="00B336E9">
            <w:pPr>
              <w:rPr>
                <w:rFonts w:ascii="Arial" w:hAnsi="Arial" w:cs="Arial"/>
                <w:sz w:val="22"/>
                <w:szCs w:val="22"/>
              </w:rPr>
            </w:pPr>
            <w:r>
              <w:rPr>
                <w:rFonts w:ascii="Arial" w:hAnsi="Arial" w:cs="Arial"/>
                <w:sz w:val="22"/>
                <w:szCs w:val="22"/>
              </w:rPr>
              <w:t xml:space="preserve">Is </w:t>
            </w:r>
            <w:r w:rsidRPr="00BC140A">
              <w:rPr>
                <w:rFonts w:ascii="Arial" w:hAnsi="Arial" w:cs="Arial"/>
                <w:sz w:val="22"/>
                <w:szCs w:val="22"/>
              </w:rPr>
              <w:t>collective and individual ministerial responsibility</w:t>
            </w:r>
            <w:r>
              <w:rPr>
                <w:rFonts w:ascii="Arial" w:hAnsi="Arial" w:cs="Arial"/>
                <w:sz w:val="22"/>
                <w:szCs w:val="22"/>
              </w:rPr>
              <w:t xml:space="preserve"> the most effective method of holding </w:t>
            </w:r>
            <w:r w:rsidRPr="00BC140A">
              <w:rPr>
                <w:rFonts w:ascii="Arial" w:hAnsi="Arial" w:cs="Arial"/>
                <w:sz w:val="22"/>
                <w:szCs w:val="22"/>
              </w:rPr>
              <w:t>the Australian political and administrative executive accountable</w:t>
            </w:r>
            <w:r>
              <w:rPr>
                <w:rFonts w:ascii="Arial" w:hAnsi="Arial" w:cs="Arial"/>
                <w:sz w:val="22"/>
                <w:szCs w:val="22"/>
              </w:rPr>
              <w:t xml:space="preserve"> when</w:t>
            </w:r>
            <w:r w:rsidRPr="00BC140A">
              <w:rPr>
                <w:rFonts w:ascii="Arial" w:hAnsi="Arial" w:cs="Arial"/>
                <w:sz w:val="22"/>
                <w:szCs w:val="22"/>
              </w:rPr>
              <w:t xml:space="preserve"> compared with judicial review</w:t>
            </w:r>
            <w:r>
              <w:rPr>
                <w:rFonts w:ascii="Arial" w:hAnsi="Arial" w:cs="Arial"/>
                <w:sz w:val="22"/>
                <w:szCs w:val="22"/>
              </w:rPr>
              <w:t>?</w:t>
            </w:r>
            <w:r w:rsidRPr="00BC140A">
              <w:rPr>
                <w:rFonts w:ascii="Arial" w:hAnsi="Arial" w:cs="Arial"/>
                <w:sz w:val="22"/>
                <w:szCs w:val="22"/>
              </w:rPr>
              <w:t xml:space="preserve"> </w:t>
            </w:r>
          </w:p>
        </w:tc>
      </w:tr>
    </w:tbl>
    <w:p w14:paraId="2ACC8CC8" w14:textId="77777777" w:rsidR="00C97AF8" w:rsidRPr="005E30B3" w:rsidRDefault="00C97AF8" w:rsidP="00C97AF8">
      <w:pPr>
        <w:pStyle w:val="xl25"/>
        <w:spacing w:before="0" w:beforeAutospacing="0" w:after="0" w:afterAutospacing="0"/>
        <w:jc w:val="left"/>
        <w:textAlignment w:val="auto"/>
        <w:rPr>
          <w:rFonts w:eastAsia="Times New Roman"/>
          <w:b w:val="0"/>
          <w:bCs w:val="0"/>
          <w:sz w:val="22"/>
          <w:szCs w:val="22"/>
        </w:rPr>
      </w:pPr>
    </w:p>
    <w:p w14:paraId="0441A343" w14:textId="77777777" w:rsidR="00C97AF8" w:rsidRDefault="00C97AF8" w:rsidP="00C97AF8">
      <w:pPr>
        <w:pStyle w:val="xl25"/>
        <w:spacing w:before="0" w:beforeAutospacing="0" w:after="0" w:afterAutospacing="0"/>
        <w:textAlignment w:val="auto"/>
        <w:rPr>
          <w:rFonts w:eastAsia="Times New Roman"/>
          <w:sz w:val="22"/>
          <w:szCs w:val="22"/>
        </w:rPr>
      </w:pPr>
    </w:p>
    <w:p w14:paraId="6520E335" w14:textId="77777777" w:rsidR="00C97AF8" w:rsidRDefault="00C97AF8" w:rsidP="00C97AF8">
      <w:pPr>
        <w:rPr>
          <w:rFonts w:ascii="Arial" w:hAnsi="Arial" w:cs="Arial"/>
          <w:color w:val="000000"/>
          <w:sz w:val="22"/>
          <w:szCs w:val="22"/>
        </w:rPr>
      </w:pPr>
    </w:p>
    <w:p w14:paraId="776C6CFD" w14:textId="77777777" w:rsidR="00C97AF8" w:rsidRDefault="00C97AF8" w:rsidP="00991AA0">
      <w:pPr>
        <w:rPr>
          <w:rFonts w:ascii="Arial" w:hAnsi="Arial" w:cs="Arial"/>
          <w:color w:val="000000"/>
          <w:sz w:val="22"/>
          <w:szCs w:val="22"/>
        </w:rPr>
      </w:pPr>
    </w:p>
    <w:p w14:paraId="70458940" w14:textId="77777777" w:rsidR="00DC19AF" w:rsidRPr="00C34C62" w:rsidRDefault="00DC19AF" w:rsidP="00991AA0">
      <w:pPr>
        <w:rPr>
          <w:rFonts w:ascii="Arial" w:hAnsi="Arial" w:cs="Arial"/>
          <w:color w:val="000000"/>
          <w:sz w:val="22"/>
          <w:szCs w:val="22"/>
        </w:rPr>
      </w:pPr>
    </w:p>
    <w:p w14:paraId="6B573DB4" w14:textId="3DC2648C" w:rsidR="001A22D4" w:rsidRDefault="001A22D4" w:rsidP="00DA7B35">
      <w:pPr>
        <w:pStyle w:val="xl25"/>
        <w:spacing w:before="0" w:beforeAutospacing="0" w:after="0" w:afterAutospacing="0"/>
        <w:textAlignment w:val="auto"/>
        <w:rPr>
          <w:rFonts w:eastAsia="Times New Roman"/>
          <w:sz w:val="22"/>
          <w:szCs w:val="22"/>
        </w:rPr>
      </w:pPr>
      <w:r>
        <w:rPr>
          <w:rFonts w:eastAsia="Times New Roman"/>
          <w:sz w:val="22"/>
          <w:szCs w:val="22"/>
        </w:rPr>
        <w:t>End of questions</w:t>
      </w:r>
    </w:p>
    <w:p w14:paraId="6F5B4E13" w14:textId="6099DB39" w:rsidR="00C97AF8" w:rsidRDefault="00C97AF8" w:rsidP="00C97AF8">
      <w:pPr>
        <w:tabs>
          <w:tab w:val="right" w:leader="underscore" w:pos="9360"/>
        </w:tabs>
        <w:spacing w:before="420"/>
        <w:rPr>
          <w:b/>
          <w:bCs/>
          <w:i/>
          <w:iCs/>
          <w:sz w:val="22"/>
          <w:szCs w:val="22"/>
        </w:rPr>
      </w:pPr>
    </w:p>
    <w:p w14:paraId="1C474948" w14:textId="77777777" w:rsidR="00C97AF8" w:rsidRPr="00C97AF8" w:rsidRDefault="00C97AF8" w:rsidP="00C97AF8">
      <w:pPr>
        <w:rPr>
          <w:sz w:val="22"/>
          <w:szCs w:val="22"/>
        </w:rPr>
      </w:pPr>
    </w:p>
    <w:p w14:paraId="3ADF551C" w14:textId="77777777" w:rsidR="00C97AF8" w:rsidRPr="00C97AF8" w:rsidRDefault="00C97AF8" w:rsidP="00C97AF8">
      <w:pPr>
        <w:rPr>
          <w:sz w:val="22"/>
          <w:szCs w:val="22"/>
        </w:rPr>
      </w:pPr>
    </w:p>
    <w:p w14:paraId="7EF05472" w14:textId="77777777" w:rsidR="00C97AF8" w:rsidRPr="00C97AF8" w:rsidRDefault="00C97AF8" w:rsidP="00C97AF8">
      <w:pPr>
        <w:rPr>
          <w:sz w:val="22"/>
          <w:szCs w:val="22"/>
        </w:rPr>
      </w:pPr>
    </w:p>
    <w:p w14:paraId="325BC356" w14:textId="77777777" w:rsidR="00C97AF8" w:rsidRPr="00C97AF8" w:rsidRDefault="00C97AF8" w:rsidP="00C97AF8">
      <w:pPr>
        <w:rPr>
          <w:sz w:val="22"/>
          <w:szCs w:val="22"/>
        </w:rPr>
      </w:pPr>
    </w:p>
    <w:p w14:paraId="06E8CFF1" w14:textId="77777777" w:rsidR="00C97AF8" w:rsidRPr="00C97AF8" w:rsidRDefault="00C97AF8" w:rsidP="00C97AF8">
      <w:pPr>
        <w:rPr>
          <w:sz w:val="22"/>
          <w:szCs w:val="22"/>
        </w:rPr>
      </w:pPr>
    </w:p>
    <w:p w14:paraId="77C1057B" w14:textId="77777777" w:rsidR="00C97AF8" w:rsidRPr="00C97AF8" w:rsidRDefault="00C97AF8" w:rsidP="00C97AF8">
      <w:pPr>
        <w:rPr>
          <w:sz w:val="22"/>
          <w:szCs w:val="22"/>
        </w:rPr>
      </w:pPr>
    </w:p>
    <w:p w14:paraId="62231986" w14:textId="77777777" w:rsidR="00C97AF8" w:rsidRPr="00C97AF8" w:rsidRDefault="00C97AF8" w:rsidP="00C97AF8">
      <w:pPr>
        <w:rPr>
          <w:sz w:val="22"/>
          <w:szCs w:val="22"/>
        </w:rPr>
      </w:pPr>
    </w:p>
    <w:p w14:paraId="7937E26C" w14:textId="77777777" w:rsidR="00C97AF8" w:rsidRPr="00C97AF8" w:rsidRDefault="00C97AF8" w:rsidP="00C97AF8">
      <w:pPr>
        <w:rPr>
          <w:sz w:val="22"/>
          <w:szCs w:val="22"/>
        </w:rPr>
      </w:pPr>
    </w:p>
    <w:p w14:paraId="55E7E562" w14:textId="77777777" w:rsidR="00C97AF8" w:rsidRPr="00C97AF8" w:rsidDel="00A223FF" w:rsidRDefault="00C97AF8" w:rsidP="00C97AF8">
      <w:pPr>
        <w:rPr>
          <w:del w:id="221" w:author="Haylie Pepper" w:date="2022-06-08T17:27:00Z"/>
          <w:sz w:val="22"/>
          <w:szCs w:val="22"/>
        </w:rPr>
      </w:pPr>
    </w:p>
    <w:p w14:paraId="0D3F0B3A" w14:textId="77777777" w:rsidR="00C97AF8" w:rsidRPr="00C97AF8" w:rsidDel="00A223FF" w:rsidRDefault="00C97AF8" w:rsidP="00C97AF8">
      <w:pPr>
        <w:rPr>
          <w:del w:id="222" w:author="Haylie Pepper" w:date="2022-06-08T17:27:00Z"/>
          <w:sz w:val="22"/>
          <w:szCs w:val="22"/>
        </w:rPr>
      </w:pPr>
    </w:p>
    <w:p w14:paraId="43F95391" w14:textId="77777777" w:rsidR="00C97AF8" w:rsidRPr="00C97AF8" w:rsidDel="00A223FF" w:rsidRDefault="00C97AF8" w:rsidP="00C97AF8">
      <w:pPr>
        <w:rPr>
          <w:del w:id="223" w:author="Haylie Pepper" w:date="2022-06-08T17:27:00Z"/>
          <w:sz w:val="22"/>
          <w:szCs w:val="22"/>
        </w:rPr>
      </w:pPr>
    </w:p>
    <w:p w14:paraId="7877B430" w14:textId="77777777" w:rsidR="00C97AF8" w:rsidRPr="00C97AF8" w:rsidDel="00A223FF" w:rsidRDefault="00C97AF8" w:rsidP="00C97AF8">
      <w:pPr>
        <w:rPr>
          <w:del w:id="224" w:author="Haylie Pepper" w:date="2022-06-08T17:27:00Z"/>
          <w:sz w:val="22"/>
          <w:szCs w:val="22"/>
        </w:rPr>
      </w:pPr>
    </w:p>
    <w:p w14:paraId="32B8854B" w14:textId="77777777" w:rsidR="00C97AF8" w:rsidRPr="00C97AF8" w:rsidDel="00A223FF" w:rsidRDefault="00C97AF8" w:rsidP="00C97AF8">
      <w:pPr>
        <w:rPr>
          <w:del w:id="225" w:author="Haylie Pepper" w:date="2022-06-08T17:27:00Z"/>
          <w:sz w:val="22"/>
          <w:szCs w:val="22"/>
        </w:rPr>
      </w:pPr>
    </w:p>
    <w:p w14:paraId="4A553351" w14:textId="77777777" w:rsidR="00C97AF8" w:rsidRPr="00C97AF8" w:rsidDel="00A223FF" w:rsidRDefault="00C97AF8" w:rsidP="00C97AF8">
      <w:pPr>
        <w:rPr>
          <w:del w:id="226" w:author="Haylie Pepper" w:date="2022-06-08T17:27:00Z"/>
          <w:sz w:val="22"/>
          <w:szCs w:val="22"/>
        </w:rPr>
      </w:pPr>
    </w:p>
    <w:p w14:paraId="78C0BC52" w14:textId="77777777" w:rsidR="00C97AF8" w:rsidRPr="00C97AF8" w:rsidDel="00A223FF" w:rsidRDefault="00C97AF8" w:rsidP="00C97AF8">
      <w:pPr>
        <w:rPr>
          <w:del w:id="227" w:author="Haylie Pepper" w:date="2022-06-08T17:27:00Z"/>
          <w:sz w:val="22"/>
          <w:szCs w:val="22"/>
        </w:rPr>
      </w:pPr>
    </w:p>
    <w:p w14:paraId="11F087AE" w14:textId="77777777" w:rsidR="00C97AF8" w:rsidRPr="00C97AF8" w:rsidDel="00A223FF" w:rsidRDefault="00C97AF8" w:rsidP="00C97AF8">
      <w:pPr>
        <w:rPr>
          <w:del w:id="228" w:author="Haylie Pepper" w:date="2022-06-08T17:27:00Z"/>
          <w:sz w:val="22"/>
          <w:szCs w:val="22"/>
        </w:rPr>
      </w:pPr>
    </w:p>
    <w:p w14:paraId="1C5CBC28" w14:textId="77777777" w:rsidR="00C97AF8" w:rsidRPr="00C97AF8" w:rsidDel="00A223FF" w:rsidRDefault="00C97AF8" w:rsidP="00C97AF8">
      <w:pPr>
        <w:rPr>
          <w:del w:id="229" w:author="Haylie Pepper" w:date="2022-06-08T17:27:00Z"/>
          <w:sz w:val="22"/>
          <w:szCs w:val="22"/>
        </w:rPr>
      </w:pPr>
    </w:p>
    <w:p w14:paraId="3691C7E4" w14:textId="77777777" w:rsidR="00C97AF8" w:rsidRPr="00C97AF8" w:rsidDel="00A223FF" w:rsidRDefault="00C97AF8" w:rsidP="00C97AF8">
      <w:pPr>
        <w:rPr>
          <w:del w:id="230" w:author="Haylie Pepper" w:date="2022-06-08T17:27:00Z"/>
          <w:sz w:val="22"/>
          <w:szCs w:val="22"/>
        </w:rPr>
      </w:pPr>
    </w:p>
    <w:p w14:paraId="668F4C2A" w14:textId="77777777" w:rsidR="00C97AF8" w:rsidRPr="00C97AF8" w:rsidDel="00A223FF" w:rsidRDefault="00C97AF8" w:rsidP="00C97AF8">
      <w:pPr>
        <w:rPr>
          <w:del w:id="231" w:author="Haylie Pepper" w:date="2022-06-08T17:27:00Z"/>
          <w:sz w:val="22"/>
          <w:szCs w:val="22"/>
        </w:rPr>
      </w:pPr>
    </w:p>
    <w:p w14:paraId="4EC58662" w14:textId="77777777" w:rsidR="00C97AF8" w:rsidRPr="00C97AF8" w:rsidDel="00A223FF" w:rsidRDefault="00C97AF8" w:rsidP="00C97AF8">
      <w:pPr>
        <w:rPr>
          <w:del w:id="232" w:author="Haylie Pepper" w:date="2022-06-08T17:27:00Z"/>
          <w:sz w:val="22"/>
          <w:szCs w:val="22"/>
        </w:rPr>
      </w:pPr>
    </w:p>
    <w:p w14:paraId="30B264A6" w14:textId="77777777" w:rsidR="00C97AF8" w:rsidRPr="00C97AF8" w:rsidDel="00A223FF" w:rsidRDefault="00C97AF8" w:rsidP="00C97AF8">
      <w:pPr>
        <w:rPr>
          <w:del w:id="233" w:author="Haylie Pepper" w:date="2022-06-08T17:27:00Z"/>
          <w:sz w:val="22"/>
          <w:szCs w:val="22"/>
        </w:rPr>
      </w:pPr>
    </w:p>
    <w:p w14:paraId="19D4FAD2" w14:textId="77777777" w:rsidR="00C97AF8" w:rsidRPr="00C97AF8" w:rsidDel="00A223FF" w:rsidRDefault="00C97AF8" w:rsidP="00C97AF8">
      <w:pPr>
        <w:rPr>
          <w:del w:id="234" w:author="Haylie Pepper" w:date="2022-06-08T17:27:00Z"/>
          <w:sz w:val="22"/>
          <w:szCs w:val="22"/>
        </w:rPr>
      </w:pPr>
    </w:p>
    <w:p w14:paraId="13313C14" w14:textId="77777777" w:rsidR="00C97AF8" w:rsidRPr="00C97AF8" w:rsidDel="00A223FF" w:rsidRDefault="00C97AF8" w:rsidP="00C97AF8">
      <w:pPr>
        <w:rPr>
          <w:del w:id="235" w:author="Haylie Pepper" w:date="2022-06-08T17:27:00Z"/>
          <w:sz w:val="22"/>
          <w:szCs w:val="22"/>
        </w:rPr>
      </w:pPr>
    </w:p>
    <w:p w14:paraId="097C0C93" w14:textId="62DA779F" w:rsidR="00C97AF8" w:rsidDel="00A223FF" w:rsidRDefault="00C97AF8" w:rsidP="00C97AF8">
      <w:pPr>
        <w:rPr>
          <w:del w:id="236" w:author="Haylie Pepper" w:date="2022-06-08T17:27:00Z"/>
          <w:sz w:val="22"/>
          <w:szCs w:val="22"/>
        </w:rPr>
      </w:pPr>
    </w:p>
    <w:p w14:paraId="1CBE6233" w14:textId="77777777" w:rsidR="00C97AF8" w:rsidRPr="00C97AF8" w:rsidRDefault="00C97AF8" w:rsidP="00C97AF8">
      <w:pPr>
        <w:rPr>
          <w:sz w:val="22"/>
          <w:szCs w:val="22"/>
        </w:rPr>
      </w:pPr>
    </w:p>
    <w:p w14:paraId="722BFCFA" w14:textId="4ECA0D80" w:rsidR="00340254" w:rsidRPr="00C97AF8" w:rsidRDefault="00C97AF8" w:rsidP="00C97AF8">
      <w:pPr>
        <w:tabs>
          <w:tab w:val="left" w:pos="4077"/>
        </w:tabs>
        <w:rPr>
          <w:sz w:val="22"/>
          <w:szCs w:val="22"/>
        </w:rPr>
      </w:pPr>
      <w:r>
        <w:rPr>
          <w:sz w:val="22"/>
          <w:szCs w:val="22"/>
        </w:rPr>
        <w:tab/>
      </w:r>
    </w:p>
    <w:sectPr w:rsidR="00340254" w:rsidRPr="00C97AF8" w:rsidSect="002D64AE">
      <w:headerReference w:type="even" r:id="rId19"/>
      <w:headerReference w:type="default" r:id="rId20"/>
      <w:pgSz w:w="11906" w:h="16838" w:code="9"/>
      <w:pgMar w:top="864" w:right="1296" w:bottom="864" w:left="1296"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GALAVAN Siobhan [Mt Lawley Senior High School]" w:date="2022-05-31T15:39:00Z" w:initials="GS[LSHS">
    <w:p w14:paraId="4BB11175" w14:textId="77777777" w:rsidR="00F6241F" w:rsidRDefault="00F6241F" w:rsidP="00D44646">
      <w:pPr>
        <w:pStyle w:val="CommentText"/>
      </w:pPr>
      <w:r>
        <w:rPr>
          <w:rStyle w:val="CommentReference"/>
        </w:rPr>
        <w:annotationRef/>
      </w:r>
      <w:r>
        <w:t>Rumoured to soon be Richard Marles*</w:t>
      </w:r>
    </w:p>
  </w:comment>
  <w:comment w:id="15" w:author="Haylie Pepper" w:date="2022-06-08T15:10:00Z" w:initials="HP">
    <w:p w14:paraId="54F49655" w14:textId="6A139A1C" w:rsidR="00A60D29" w:rsidRDefault="00A60D29">
      <w:pPr>
        <w:pStyle w:val="CommentText"/>
      </w:pPr>
      <w:r>
        <w:rPr>
          <w:rStyle w:val="CommentReference"/>
        </w:rPr>
        <w:annotationRef/>
      </w:r>
      <w:r>
        <w:t>Amended to reflect new Cabinet</w:t>
      </w:r>
    </w:p>
  </w:comment>
  <w:comment w:id="39" w:author="Alison Harris" w:date="2022-05-04T20:48:00Z" w:initials="AH">
    <w:p w14:paraId="53E6D188" w14:textId="62F7885F" w:rsidR="005D4FA8" w:rsidRDefault="005D4FA8" w:rsidP="00B336E9">
      <w:r>
        <w:rPr>
          <w:rStyle w:val="CommentReference"/>
        </w:rPr>
        <w:annotationRef/>
      </w:r>
      <w:r>
        <w:rPr>
          <w:sz w:val="20"/>
          <w:szCs w:val="20"/>
          <w:lang w:eastAsia="en-US"/>
        </w:rPr>
        <w:t>Do we only want to look at political power in Australia, or can students include other systems such as the USA? Other?</w:t>
      </w:r>
    </w:p>
  </w:comment>
  <w:comment w:id="40" w:author="Ken Maddess" w:date="2022-05-14T10:46:00Z" w:initials="KM">
    <w:p w14:paraId="4EA65698" w14:textId="42291450" w:rsidR="004F057F" w:rsidRDefault="004F057F" w:rsidP="004F057F">
      <w:r>
        <w:rPr>
          <w:rStyle w:val="CommentReference"/>
        </w:rPr>
        <w:annotationRef/>
      </w:r>
      <w:r>
        <w:t>Amended to focus on Australia only. The syllabus seems to implied that contemporary issues are best studied in “the relevant content of the Australian political and legal system”. Adding USA and other systems might be confusing.</w:t>
      </w:r>
    </w:p>
    <w:p w14:paraId="759C836B" w14:textId="074F6B24" w:rsidR="004F057F" w:rsidRDefault="004F057F">
      <w:pPr>
        <w:pStyle w:val="CommentText"/>
      </w:pPr>
    </w:p>
  </w:comment>
  <w:comment w:id="44" w:author="GALAVAN Siobhan [Mt Lawley Senior High School]" w:date="2022-05-31T15:43:00Z" w:initials="GS[LSHS">
    <w:p w14:paraId="2BCBF334" w14:textId="77777777" w:rsidR="009D6DB4" w:rsidRDefault="009D6DB4">
      <w:pPr>
        <w:pStyle w:val="CommentText"/>
      </w:pPr>
      <w:r>
        <w:rPr>
          <w:rStyle w:val="CommentReference"/>
        </w:rPr>
        <w:annotationRef/>
      </w:r>
      <w:r>
        <w:t>Could we suggest other possible examples for students here?- not the detail of this answer, I'm thinking Palmer and HCA challenges and election advertising spending 2019 and 2022</w:t>
      </w:r>
    </w:p>
    <w:p w14:paraId="4A3DD64D" w14:textId="77777777" w:rsidR="009D6DB4" w:rsidRDefault="009D6DB4" w:rsidP="005D7CDB">
      <w:pPr>
        <w:pStyle w:val="CommentText"/>
      </w:pPr>
      <w:r>
        <w:t>Also, would the rise of (teal) independent MHR- influence as of yet unknown, maybe clearer by August/September</w:t>
      </w:r>
    </w:p>
  </w:comment>
  <w:comment w:id="45" w:author="Haylie Pepper" w:date="2022-06-08T15:12:00Z" w:initials="HP">
    <w:p w14:paraId="04FAB62C" w14:textId="5FF1DF05" w:rsidR="00D4453D" w:rsidRDefault="00D4453D">
      <w:pPr>
        <w:pStyle w:val="CommentText"/>
      </w:pPr>
      <w:r>
        <w:rPr>
          <w:rStyle w:val="CommentReference"/>
        </w:rPr>
        <w:annotationRef/>
      </w:r>
      <w:r>
        <w:t xml:space="preserve">Those are </w:t>
      </w:r>
      <w:r w:rsidR="009850D4">
        <w:t>all relevant but guide just says ‘could include’ so implication is</w:t>
      </w:r>
      <w:r w:rsidR="0010150A">
        <w:t xml:space="preserve"> that this isn’t an exhaustive list?</w:t>
      </w:r>
    </w:p>
  </w:comment>
  <w:comment w:id="161" w:author="Alison Harris" w:date="2022-05-07T13:27:00Z" w:initials="AH">
    <w:p w14:paraId="774E5F42" w14:textId="41531B98" w:rsidR="005D4FA8" w:rsidRDefault="005D4FA8" w:rsidP="00B336E9">
      <w:r>
        <w:rPr>
          <w:rStyle w:val="CommentReference"/>
        </w:rPr>
        <w:annotationRef/>
      </w:r>
      <w:r>
        <w:rPr>
          <w:sz w:val="20"/>
          <w:szCs w:val="20"/>
          <w:lang w:eastAsia="en-US"/>
        </w:rPr>
        <w:t>Need to check if ‘debate’ is still one of the recognised functions, or is it included in the ‘legislative function’?</w:t>
      </w:r>
    </w:p>
  </w:comment>
  <w:comment w:id="162" w:author="Ken Maddess" w:date="2022-05-14T10:40:00Z" w:initials="KM">
    <w:p w14:paraId="2557EE54" w14:textId="42AB4214" w:rsidR="005D4FA8" w:rsidRDefault="005D4FA8">
      <w:pPr>
        <w:pStyle w:val="CommentText"/>
      </w:pPr>
      <w:r>
        <w:rPr>
          <w:rStyle w:val="CommentReference"/>
        </w:rPr>
        <w:annotationRef/>
      </w:r>
      <w:r>
        <w:t>Unaware of any change. It is still in the PLEAWA textbook, but happy to remove if it has been changed. Syllabus just say ‘functions of parliament’ without any clarity.</w:t>
      </w:r>
    </w:p>
  </w:comment>
  <w:comment w:id="163" w:author="GALAVAN Siobhan [Mt Lawley Senior High School]" w:date="2022-05-31T15:51:00Z" w:initials="GS[LSHS">
    <w:p w14:paraId="02ECE175" w14:textId="77777777" w:rsidR="00223915" w:rsidRDefault="00223915" w:rsidP="00FD519F">
      <w:pPr>
        <w:pStyle w:val="CommentText"/>
      </w:pPr>
      <w:r>
        <w:rPr>
          <w:rStyle w:val="CommentReference"/>
        </w:rPr>
        <w:annotationRef/>
      </w:r>
      <w:r>
        <w:t>I though debate would be recognised as a function ( I have not marked WACE exams for a long time 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B11175" w15:done="0"/>
  <w15:commentEx w15:paraId="54F49655" w15:paraIdParent="4BB11175" w15:done="0"/>
  <w15:commentEx w15:paraId="53E6D188" w15:done="0"/>
  <w15:commentEx w15:paraId="759C836B" w15:paraIdParent="53E6D188" w15:done="0"/>
  <w15:commentEx w15:paraId="4A3DD64D" w15:done="0"/>
  <w15:commentEx w15:paraId="04FAB62C" w15:paraIdParent="4A3DD64D" w15:done="0"/>
  <w15:commentEx w15:paraId="774E5F42" w15:done="0"/>
  <w15:commentEx w15:paraId="2557EE54" w15:paraIdParent="774E5F42" w15:done="0"/>
  <w15:commentEx w15:paraId="02ECE175" w15:paraIdParent="774E5F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40B525" w16cex:dateUtc="2022-05-31T07:39:00Z"/>
  <w16cex:commentExtensible w16cex:durableId="264B3A71" w16cex:dateUtc="2022-06-08T07:10:00Z"/>
  <w16cex:commentExtensible w16cex:durableId="261D651A" w16cex:dateUtc="2022-05-04T12:48:00Z"/>
  <w16cex:commentExtensible w16cex:durableId="2640B60D" w16cex:dateUtc="2022-05-31T07:43:00Z"/>
  <w16cex:commentExtensible w16cex:durableId="264B3AF0" w16cex:dateUtc="2022-06-08T07:12:00Z"/>
  <w16cex:commentExtensible w16cex:durableId="2620F252" w16cex:dateUtc="2022-05-07T05:27:00Z"/>
  <w16cex:commentExtensible w16cex:durableId="2640B819" w16cex:dateUtc="2022-05-31T07: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B11175" w16cid:durableId="2640B525"/>
  <w16cid:commentId w16cid:paraId="54F49655" w16cid:durableId="264B3A71"/>
  <w16cid:commentId w16cid:paraId="53E6D188" w16cid:durableId="261D651A"/>
  <w16cid:commentId w16cid:paraId="759C836B" w16cid:durableId="262A0720"/>
  <w16cid:commentId w16cid:paraId="4A3DD64D" w16cid:durableId="2640B60D"/>
  <w16cid:commentId w16cid:paraId="04FAB62C" w16cid:durableId="264B3AF0"/>
  <w16cid:commentId w16cid:paraId="774E5F42" w16cid:durableId="2620F252"/>
  <w16cid:commentId w16cid:paraId="2557EE54" w16cid:durableId="262A059C"/>
  <w16cid:commentId w16cid:paraId="02ECE175" w16cid:durableId="2640B8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1B17D" w14:textId="77777777" w:rsidR="008F2E69" w:rsidRDefault="008F2E69">
      <w:r>
        <w:separator/>
      </w:r>
    </w:p>
  </w:endnote>
  <w:endnote w:type="continuationSeparator" w:id="0">
    <w:p w14:paraId="2A4E937A" w14:textId="77777777" w:rsidR="008F2E69" w:rsidRDefault="008F2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Unicode MS">
    <w:altName w:val="Arial"/>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BBKNG J+ Times">
    <w:altName w:val="Times New Roman"/>
    <w:panose1 w:val="00000000000000000000"/>
    <w:charset w:val="00"/>
    <w:family w:val="roman"/>
    <w:notTrueType/>
    <w:pitch w:val="default"/>
    <w:sig w:usb0="00000003" w:usb1="00000000" w:usb2="00000000" w:usb3="00000000" w:csb0="00000001" w:csb1="00000000"/>
  </w:font>
  <w:font w:name="DPKKP D+ Times">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817C4" w14:textId="77777777" w:rsidR="005D4FA8" w:rsidRPr="000147A2" w:rsidRDefault="005D4FA8" w:rsidP="00E25A8F">
    <w:pPr>
      <w:pStyle w:val="Footer"/>
      <w:tabs>
        <w:tab w:val="clear" w:pos="4770"/>
        <w:tab w:val="center" w:pos="4680"/>
      </w:tabs>
      <w:ind w:right="-46"/>
      <w:rPr>
        <w:rFonts w:ascii="Arial" w:hAnsi="Arial" w:cs="Arial"/>
        <w:sz w:val="22"/>
        <w:szCs w:val="22"/>
      </w:rPr>
    </w:pPr>
    <w:r w:rsidRPr="00E058D3">
      <w:rPr>
        <w:rFonts w:ascii="Arial" w:hAnsi="Arial" w:cs="Arial"/>
        <w:b/>
        <w:sz w:val="22"/>
        <w:szCs w:val="22"/>
        <w:lang w:val="en-US"/>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FFB5A" w14:textId="77777777" w:rsidR="005D4FA8" w:rsidRPr="00E25A8F" w:rsidRDefault="005D4FA8" w:rsidP="00E25A8F">
    <w:pPr>
      <w:pStyle w:val="Footer"/>
      <w:rPr>
        <w:rFonts w:ascii="Arial" w:hAnsi="Arial" w:cs="Arial"/>
        <w:b/>
        <w:sz w:val="22"/>
        <w:szCs w:val="22"/>
        <w:lang w:val="en-AU"/>
      </w:rPr>
    </w:pPr>
    <w:r w:rsidRPr="00E25A8F">
      <w:rPr>
        <w:rFonts w:ascii="Arial" w:hAnsi="Arial" w:cs="Arial"/>
        <w:b/>
        <w:sz w:val="22"/>
        <w:szCs w:val="22"/>
        <w:lang w:val="en-AU"/>
      </w:rPr>
      <w:t>See next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8206C" w14:textId="77777777" w:rsidR="008F2E69" w:rsidRDefault="008F2E69">
      <w:r>
        <w:separator/>
      </w:r>
    </w:p>
  </w:footnote>
  <w:footnote w:type="continuationSeparator" w:id="0">
    <w:p w14:paraId="1AD1DAC1" w14:textId="77777777" w:rsidR="008F2E69" w:rsidRDefault="008F2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F8D31" w14:textId="125C4F94" w:rsidR="005D4FA8" w:rsidRDefault="005D4FA8" w:rsidP="00CA452B">
    <w:pPr>
      <w:pStyle w:val="Header"/>
      <w:tabs>
        <w:tab w:val="clear" w:pos="4320"/>
        <w:tab w:val="clear" w:pos="8640"/>
        <w:tab w:val="center" w:pos="4680"/>
        <w:tab w:val="right" w:pos="9360"/>
      </w:tabs>
      <w:rPr>
        <w:rStyle w:val="PageNumber"/>
        <w:rFonts w:ascii="Arial" w:hAnsi="Arial" w:cs="Arial"/>
        <w:b/>
        <w:sz w:val="22"/>
        <w:szCs w:val="22"/>
      </w:rPr>
    </w:pPr>
    <w:r>
      <w:rPr>
        <w:rFonts w:ascii="Arial" w:hAnsi="Arial" w:cs="Arial"/>
        <w:b/>
        <w:szCs w:val="22"/>
      </w:rPr>
      <w:t>POLITICS AND LAW ATAR</w:t>
    </w:r>
    <w:r w:rsidRPr="008E6BA7">
      <w:rPr>
        <w:rFonts w:ascii="Arial" w:hAnsi="Arial" w:cs="Arial"/>
        <w:b/>
        <w:szCs w:val="22"/>
      </w:rPr>
      <w:tab/>
    </w:r>
    <w:r w:rsidRPr="008E6BA7">
      <w:rPr>
        <w:rStyle w:val="PageNumber"/>
        <w:rFonts w:ascii="Arial" w:hAnsi="Arial" w:cs="Arial"/>
        <w:b/>
        <w:sz w:val="22"/>
        <w:szCs w:val="22"/>
      </w:rPr>
      <w:fldChar w:fldCharType="begin"/>
    </w:r>
    <w:r w:rsidRPr="008E6BA7">
      <w:rPr>
        <w:rStyle w:val="PageNumber"/>
        <w:rFonts w:ascii="Arial" w:hAnsi="Arial" w:cs="Arial"/>
        <w:b/>
        <w:sz w:val="22"/>
        <w:szCs w:val="22"/>
      </w:rPr>
      <w:instrText xml:space="preserve"> PAGE </w:instrText>
    </w:r>
    <w:r w:rsidRPr="008E6BA7">
      <w:rPr>
        <w:rStyle w:val="PageNumber"/>
        <w:rFonts w:ascii="Arial" w:hAnsi="Arial" w:cs="Arial"/>
        <w:b/>
        <w:sz w:val="22"/>
        <w:szCs w:val="22"/>
      </w:rPr>
      <w:fldChar w:fldCharType="separate"/>
    </w:r>
    <w:r>
      <w:rPr>
        <w:rStyle w:val="PageNumber"/>
        <w:rFonts w:ascii="Arial" w:hAnsi="Arial" w:cs="Arial"/>
        <w:b/>
        <w:noProof/>
        <w:sz w:val="22"/>
        <w:szCs w:val="22"/>
      </w:rPr>
      <w:t>22</w:t>
    </w:r>
    <w:r w:rsidRPr="008E6BA7">
      <w:rPr>
        <w:rStyle w:val="PageNumber"/>
        <w:rFonts w:ascii="Arial" w:hAnsi="Arial" w:cs="Arial"/>
        <w:b/>
        <w:sz w:val="22"/>
        <w:szCs w:val="22"/>
      </w:rPr>
      <w:fldChar w:fldCharType="end"/>
    </w:r>
    <w:r w:rsidRPr="008E6BA7">
      <w:rPr>
        <w:rStyle w:val="PageNumber"/>
        <w:rFonts w:ascii="Arial" w:hAnsi="Arial" w:cs="Arial"/>
        <w:b/>
        <w:sz w:val="22"/>
        <w:szCs w:val="22"/>
      </w:rPr>
      <w:tab/>
    </w:r>
    <w:r>
      <w:rPr>
        <w:rStyle w:val="PageNumber"/>
        <w:rFonts w:ascii="Arial" w:hAnsi="Arial" w:cs="Arial"/>
        <w:b/>
        <w:sz w:val="22"/>
        <w:szCs w:val="22"/>
      </w:rPr>
      <w:t>YEAR 12 SEMESTER TWO 2022</w:t>
    </w:r>
  </w:p>
  <w:p w14:paraId="10788DB6" w14:textId="629C9167" w:rsidR="005D4FA8" w:rsidRPr="008E6BA7" w:rsidRDefault="005D4FA8" w:rsidP="00E25A8F">
    <w:pPr>
      <w:pStyle w:val="Header"/>
      <w:tabs>
        <w:tab w:val="clear" w:pos="4320"/>
        <w:tab w:val="clear" w:pos="8640"/>
        <w:tab w:val="center" w:pos="4680"/>
        <w:tab w:val="right" w:pos="9360"/>
      </w:tabs>
      <w:rPr>
        <w:rFonts w:ascii="Arial" w:hAnsi="Arial" w:cs="Arial"/>
        <w:b/>
        <w:szCs w:val="22"/>
      </w:rPr>
    </w:pPr>
  </w:p>
  <w:p w14:paraId="7BE12ACC" w14:textId="77777777" w:rsidR="005D4FA8" w:rsidRDefault="005D4F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72339" w14:textId="52E0F532" w:rsidR="005D4FA8" w:rsidRPr="008E6BA7" w:rsidRDefault="005D4FA8" w:rsidP="00ED25F3">
    <w:pPr>
      <w:pStyle w:val="Header"/>
      <w:tabs>
        <w:tab w:val="clear" w:pos="4320"/>
        <w:tab w:val="clear" w:pos="8640"/>
        <w:tab w:val="center" w:pos="4680"/>
        <w:tab w:val="right" w:pos="9360"/>
      </w:tabs>
      <w:rPr>
        <w:rFonts w:ascii="Arial" w:hAnsi="Arial" w:cs="Arial"/>
        <w:b/>
        <w:szCs w:val="22"/>
      </w:rPr>
    </w:pPr>
    <w:r>
      <w:rPr>
        <w:rFonts w:ascii="Arial" w:hAnsi="Arial" w:cs="Arial"/>
        <w:b/>
        <w:szCs w:val="22"/>
      </w:rPr>
      <w:tab/>
    </w:r>
    <w:r>
      <w:rPr>
        <w:rFonts w:ascii="Arial" w:hAnsi="Arial" w:cs="Arial"/>
        <w:b/>
        <w:szCs w:val="22"/>
      </w:rPr>
      <w:tab/>
    </w:r>
  </w:p>
  <w:p w14:paraId="68BF1A32" w14:textId="77777777" w:rsidR="005D4FA8" w:rsidRDefault="005D4F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6595179"/>
      <w:docPartObj>
        <w:docPartGallery w:val="Page Numbers (Top of Page)"/>
        <w:docPartUnique/>
      </w:docPartObj>
    </w:sdtPr>
    <w:sdtEndPr>
      <w:rPr>
        <w:noProof/>
      </w:rPr>
    </w:sdtEndPr>
    <w:sdtContent>
      <w:p w14:paraId="49ACFFD6" w14:textId="7A3C5B77" w:rsidR="005D4FA8" w:rsidRDefault="005D4FA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6037B46" w14:textId="77777777" w:rsidR="005D4FA8" w:rsidRDefault="005D4FA8" w:rsidP="002D64AE">
    <w:pPr>
      <w:pStyle w:val="Header"/>
      <w:tabs>
        <w:tab w:val="clear" w:pos="4320"/>
        <w:tab w:val="clear" w:pos="8640"/>
        <w:tab w:val="left" w:pos="4260"/>
        <w:tab w:val="right" w:pos="93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E45D7" w14:textId="77777777" w:rsidR="005D4FA8" w:rsidRPr="00B95EB4" w:rsidRDefault="005D4FA8" w:rsidP="006513FC">
    <w:pPr>
      <w:pStyle w:val="Header"/>
      <w:rPr>
        <w:rFonts w:ascii="Arial" w:hAnsi="Arial" w:cs="Aria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AB111" w14:textId="77777777" w:rsidR="005D4FA8" w:rsidRPr="00F866D4" w:rsidRDefault="005D4FA8" w:rsidP="00F8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DBCFB98"/>
    <w:lvl w:ilvl="0">
      <w:start w:val="1"/>
      <w:numFmt w:val="lowerLetter"/>
      <w:pStyle w:val="ListNumber"/>
      <w:lvlText w:val="(%1)"/>
      <w:lvlJc w:val="left"/>
      <w:pPr>
        <w:tabs>
          <w:tab w:val="num" w:pos="357"/>
        </w:tabs>
        <w:ind w:left="357" w:hanging="357"/>
      </w:pPr>
      <w:rPr>
        <w:rFonts w:ascii="Arial" w:hAnsi="Arial" w:cs="Times New Roman" w:hint="default"/>
        <w:b w:val="0"/>
        <w:i w:val="0"/>
        <w:sz w:val="22"/>
        <w:szCs w:val="22"/>
      </w:rPr>
    </w:lvl>
  </w:abstractNum>
  <w:abstractNum w:abstractNumId="1" w15:restartNumberingAfterBreak="0">
    <w:nsid w:val="0FBF52D0"/>
    <w:multiLevelType w:val="hybridMultilevel"/>
    <w:tmpl w:val="59B8445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007ED4"/>
    <w:multiLevelType w:val="hybridMultilevel"/>
    <w:tmpl w:val="A11A01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0651F8E"/>
    <w:multiLevelType w:val="hybridMultilevel"/>
    <w:tmpl w:val="7F36B6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1AF0A1F"/>
    <w:multiLevelType w:val="multilevel"/>
    <w:tmpl w:val="04E6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C6492"/>
    <w:multiLevelType w:val="hybridMultilevel"/>
    <w:tmpl w:val="F1D8866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5E2438E"/>
    <w:multiLevelType w:val="hybridMultilevel"/>
    <w:tmpl w:val="FB849E2A"/>
    <w:lvl w:ilvl="0" w:tplc="E236DC7C">
      <w:start w:val="3"/>
      <w:numFmt w:val="lowerLetter"/>
      <w:lvlText w:val="(%1)"/>
      <w:lvlJc w:val="left"/>
      <w:pPr>
        <w:ind w:left="360" w:hanging="360"/>
      </w:pPr>
      <w:rPr>
        <w:rFonts w:hint="default"/>
      </w:r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7" w15:restartNumberingAfterBreak="0">
    <w:nsid w:val="16476870"/>
    <w:multiLevelType w:val="hybridMultilevel"/>
    <w:tmpl w:val="A88803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8037F0"/>
    <w:multiLevelType w:val="hybridMultilevel"/>
    <w:tmpl w:val="201ADB1A"/>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cs="Wingdings" w:hint="default"/>
      </w:rPr>
    </w:lvl>
    <w:lvl w:ilvl="3" w:tplc="08090001" w:tentative="1">
      <w:start w:val="1"/>
      <w:numFmt w:val="bullet"/>
      <w:lvlText w:val=""/>
      <w:lvlJc w:val="left"/>
      <w:pPr>
        <w:ind w:left="2520" w:hanging="360"/>
      </w:pPr>
      <w:rPr>
        <w:rFonts w:ascii="Symbol" w:hAnsi="Symbol" w:cs="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cs="Wingdings" w:hint="default"/>
      </w:rPr>
    </w:lvl>
    <w:lvl w:ilvl="6" w:tplc="08090001" w:tentative="1">
      <w:start w:val="1"/>
      <w:numFmt w:val="bullet"/>
      <w:lvlText w:val=""/>
      <w:lvlJc w:val="left"/>
      <w:pPr>
        <w:ind w:left="4680" w:hanging="360"/>
      </w:pPr>
      <w:rPr>
        <w:rFonts w:ascii="Symbol" w:hAnsi="Symbol" w:cs="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cs="Wingdings" w:hint="default"/>
      </w:rPr>
    </w:lvl>
  </w:abstractNum>
  <w:abstractNum w:abstractNumId="9" w15:restartNumberingAfterBreak="0">
    <w:nsid w:val="1B1C3838"/>
    <w:multiLevelType w:val="hybridMultilevel"/>
    <w:tmpl w:val="03286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FD25DA"/>
    <w:multiLevelType w:val="hybridMultilevel"/>
    <w:tmpl w:val="E280D8E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15:restartNumberingAfterBreak="0">
    <w:nsid w:val="213826E5"/>
    <w:multiLevelType w:val="hybridMultilevel"/>
    <w:tmpl w:val="742670B2"/>
    <w:lvl w:ilvl="0" w:tplc="C9D69472">
      <w:start w:val="1"/>
      <w:numFmt w:val="decimal"/>
      <w:pStyle w:val="Heading2"/>
      <w:lvlText w:val="%1."/>
      <w:lvlJc w:val="left"/>
      <w:pPr>
        <w:tabs>
          <w:tab w:val="num" w:pos="360"/>
        </w:tabs>
        <w:ind w:left="360" w:hanging="360"/>
      </w:pPr>
    </w:lvl>
    <w:lvl w:ilvl="1" w:tplc="23AA7454">
      <w:start w:val="1"/>
      <w:numFmt w:val="bullet"/>
      <w:lvlText w:val=""/>
      <w:lvlJc w:val="left"/>
      <w:pPr>
        <w:tabs>
          <w:tab w:val="num" w:pos="1080"/>
        </w:tabs>
        <w:ind w:left="1080" w:hanging="360"/>
      </w:pPr>
      <w:rPr>
        <w:rFonts w:ascii="Symbol" w:hAnsi="Symbol" w:hint="default"/>
        <w:color w:val="auto"/>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25F27CE7"/>
    <w:multiLevelType w:val="hybridMultilevel"/>
    <w:tmpl w:val="0C542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BC5A49"/>
    <w:multiLevelType w:val="hybridMultilevel"/>
    <w:tmpl w:val="730610F2"/>
    <w:lvl w:ilvl="0" w:tplc="896A5038">
      <w:start w:val="1"/>
      <w:numFmt w:val="decimal"/>
      <w:pStyle w:val="questionext"/>
      <w:lvlText w:val="%1."/>
      <w:lvlJc w:val="left"/>
      <w:pPr>
        <w:tabs>
          <w:tab w:val="num" w:pos="720"/>
        </w:tabs>
        <w:ind w:left="720" w:hanging="720"/>
      </w:pPr>
      <w:rPr>
        <w:rFonts w:hint="default"/>
        <w:b/>
      </w:rPr>
    </w:lvl>
    <w:lvl w:ilvl="1" w:tplc="9D869612">
      <w:start w:val="1"/>
      <w:numFmt w:val="lowerLetter"/>
      <w:lvlText w:val="(%2)"/>
      <w:lvlJc w:val="left"/>
      <w:pPr>
        <w:tabs>
          <w:tab w:val="num" w:pos="1200"/>
        </w:tabs>
        <w:ind w:left="1200" w:hanging="480"/>
      </w:pPr>
      <w:rPr>
        <w:rFonts w:hint="default"/>
      </w:rPr>
    </w:lvl>
    <w:lvl w:ilvl="2" w:tplc="AE66FC2A">
      <w:start w:val="1"/>
      <w:numFmt w:val="lowerLetter"/>
      <w:lvlText w:val="%3)"/>
      <w:lvlJc w:val="left"/>
      <w:pPr>
        <w:tabs>
          <w:tab w:val="num" w:pos="1980"/>
        </w:tabs>
        <w:ind w:left="1980" w:hanging="360"/>
      </w:pPr>
      <w:rPr>
        <w:rFonts w:hint="default"/>
      </w:rPr>
    </w:lvl>
    <w:lvl w:ilvl="3" w:tplc="04090001">
      <w:start w:val="1"/>
      <w:numFmt w:val="bullet"/>
      <w:lvlText w:val=""/>
      <w:lvlJc w:val="left"/>
      <w:pPr>
        <w:tabs>
          <w:tab w:val="num" w:pos="2520"/>
        </w:tabs>
        <w:ind w:left="2520" w:hanging="360"/>
      </w:pPr>
      <w:rPr>
        <w:rFonts w:ascii="Symbol" w:hAnsi="Symbol"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2C143830"/>
    <w:multiLevelType w:val="hybridMultilevel"/>
    <w:tmpl w:val="8D0A26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0AC7896"/>
    <w:multiLevelType w:val="multilevel"/>
    <w:tmpl w:val="AC027C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3A940808"/>
    <w:multiLevelType w:val="hybridMultilevel"/>
    <w:tmpl w:val="7F86CF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B1C4EFC"/>
    <w:multiLevelType w:val="multilevel"/>
    <w:tmpl w:val="CD3C18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B283BB1"/>
    <w:multiLevelType w:val="hybridMultilevel"/>
    <w:tmpl w:val="ECD06812"/>
    <w:lvl w:ilvl="0" w:tplc="6A6AC3FC">
      <w:start w:val="3"/>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0">
    <w:nsid w:val="3BC419FF"/>
    <w:multiLevelType w:val="hybridMultilevel"/>
    <w:tmpl w:val="EE5AA93E"/>
    <w:lvl w:ilvl="0" w:tplc="859C432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38F806">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F26850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912E5C6">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ACD5BA">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EF2515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15A9804">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7AA65A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61E9C1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C4022F8"/>
    <w:multiLevelType w:val="hybridMultilevel"/>
    <w:tmpl w:val="9A3A3D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3EE05726"/>
    <w:multiLevelType w:val="hybridMultilevel"/>
    <w:tmpl w:val="2D9889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0967345"/>
    <w:multiLevelType w:val="multilevel"/>
    <w:tmpl w:val="D5AA74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56" w:hanging="360"/>
      </w:pPr>
      <w:rPr>
        <w:rFonts w:ascii="Courier New" w:eastAsia="Courier New" w:hAnsi="Courier New" w:cs="Courier New"/>
      </w:rPr>
    </w:lvl>
    <w:lvl w:ilvl="2">
      <w:start w:val="1"/>
      <w:numFmt w:val="bullet"/>
      <w:lvlText w:val="▪"/>
      <w:lvlJc w:val="left"/>
      <w:pPr>
        <w:ind w:left="1776" w:hanging="360"/>
      </w:pPr>
      <w:rPr>
        <w:rFonts w:ascii="Noto Sans Symbols" w:eastAsia="Noto Sans Symbols" w:hAnsi="Noto Sans Symbols" w:cs="Noto Sans Symbols"/>
      </w:rPr>
    </w:lvl>
    <w:lvl w:ilvl="3">
      <w:start w:val="1"/>
      <w:numFmt w:val="bullet"/>
      <w:lvlText w:val="●"/>
      <w:lvlJc w:val="left"/>
      <w:pPr>
        <w:ind w:left="2496" w:hanging="360"/>
      </w:pPr>
      <w:rPr>
        <w:rFonts w:ascii="Noto Sans Symbols" w:eastAsia="Noto Sans Symbols" w:hAnsi="Noto Sans Symbols" w:cs="Noto Sans Symbols"/>
      </w:rPr>
    </w:lvl>
    <w:lvl w:ilvl="4">
      <w:start w:val="1"/>
      <w:numFmt w:val="bullet"/>
      <w:lvlText w:val="o"/>
      <w:lvlJc w:val="left"/>
      <w:pPr>
        <w:ind w:left="3216" w:hanging="360"/>
      </w:pPr>
      <w:rPr>
        <w:rFonts w:ascii="Courier New" w:eastAsia="Courier New" w:hAnsi="Courier New" w:cs="Courier New"/>
      </w:rPr>
    </w:lvl>
    <w:lvl w:ilvl="5">
      <w:start w:val="1"/>
      <w:numFmt w:val="bullet"/>
      <w:lvlText w:val="▪"/>
      <w:lvlJc w:val="left"/>
      <w:pPr>
        <w:ind w:left="3936" w:hanging="360"/>
      </w:pPr>
      <w:rPr>
        <w:rFonts w:ascii="Noto Sans Symbols" w:eastAsia="Noto Sans Symbols" w:hAnsi="Noto Sans Symbols" w:cs="Noto Sans Symbols"/>
      </w:rPr>
    </w:lvl>
    <w:lvl w:ilvl="6">
      <w:start w:val="1"/>
      <w:numFmt w:val="bullet"/>
      <w:lvlText w:val="●"/>
      <w:lvlJc w:val="left"/>
      <w:pPr>
        <w:ind w:left="4656" w:hanging="360"/>
      </w:pPr>
      <w:rPr>
        <w:rFonts w:ascii="Noto Sans Symbols" w:eastAsia="Noto Sans Symbols" w:hAnsi="Noto Sans Symbols" w:cs="Noto Sans Symbols"/>
      </w:rPr>
    </w:lvl>
    <w:lvl w:ilvl="7">
      <w:start w:val="1"/>
      <w:numFmt w:val="bullet"/>
      <w:lvlText w:val="o"/>
      <w:lvlJc w:val="left"/>
      <w:pPr>
        <w:ind w:left="5376" w:hanging="360"/>
      </w:pPr>
      <w:rPr>
        <w:rFonts w:ascii="Courier New" w:eastAsia="Courier New" w:hAnsi="Courier New" w:cs="Courier New"/>
      </w:rPr>
    </w:lvl>
    <w:lvl w:ilvl="8">
      <w:start w:val="1"/>
      <w:numFmt w:val="bullet"/>
      <w:lvlText w:val="▪"/>
      <w:lvlJc w:val="left"/>
      <w:pPr>
        <w:ind w:left="6096" w:hanging="360"/>
      </w:pPr>
      <w:rPr>
        <w:rFonts w:ascii="Noto Sans Symbols" w:eastAsia="Noto Sans Symbols" w:hAnsi="Noto Sans Symbols" w:cs="Noto Sans Symbols"/>
      </w:rPr>
    </w:lvl>
  </w:abstractNum>
  <w:abstractNum w:abstractNumId="23" w15:restartNumberingAfterBreak="0">
    <w:nsid w:val="455C20CA"/>
    <w:multiLevelType w:val="hybridMultilevel"/>
    <w:tmpl w:val="328C85C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6A20264"/>
    <w:multiLevelType w:val="hybridMultilevel"/>
    <w:tmpl w:val="F000ED2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4AA907FC"/>
    <w:multiLevelType w:val="hybridMultilevel"/>
    <w:tmpl w:val="14B8381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4B2C224E"/>
    <w:multiLevelType w:val="hybridMultilevel"/>
    <w:tmpl w:val="A238AFA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C162B00"/>
    <w:multiLevelType w:val="singleLevel"/>
    <w:tmpl w:val="FB26AA9E"/>
    <w:lvl w:ilvl="0">
      <w:numFmt w:val="decimal"/>
      <w:pStyle w:val="csbullet"/>
      <w:lvlText w:val=""/>
      <w:lvlJc w:val="left"/>
    </w:lvl>
  </w:abstractNum>
  <w:abstractNum w:abstractNumId="28" w15:restartNumberingAfterBreak="0">
    <w:nsid w:val="4CD66B3F"/>
    <w:multiLevelType w:val="hybridMultilevel"/>
    <w:tmpl w:val="50DC5FF8"/>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541F7DD7"/>
    <w:multiLevelType w:val="hybridMultilevel"/>
    <w:tmpl w:val="507C324C"/>
    <w:lvl w:ilvl="0" w:tplc="04090003">
      <w:start w:val="1"/>
      <w:numFmt w:val="bullet"/>
      <w:lvlText w:val="o"/>
      <w:lvlJc w:val="left"/>
      <w:pPr>
        <w:ind w:left="744" w:hanging="360"/>
      </w:pPr>
      <w:rPr>
        <w:rFonts w:ascii="Courier New" w:hAnsi="Courier New" w:cs="Courier New" w:hint="default"/>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cs="Wingdings" w:hint="default"/>
      </w:rPr>
    </w:lvl>
    <w:lvl w:ilvl="3" w:tplc="08090001" w:tentative="1">
      <w:start w:val="1"/>
      <w:numFmt w:val="bullet"/>
      <w:lvlText w:val=""/>
      <w:lvlJc w:val="left"/>
      <w:pPr>
        <w:ind w:left="2904" w:hanging="360"/>
      </w:pPr>
      <w:rPr>
        <w:rFonts w:ascii="Symbol" w:hAnsi="Symbol" w:cs="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cs="Wingdings" w:hint="default"/>
      </w:rPr>
    </w:lvl>
    <w:lvl w:ilvl="6" w:tplc="08090001" w:tentative="1">
      <w:start w:val="1"/>
      <w:numFmt w:val="bullet"/>
      <w:lvlText w:val=""/>
      <w:lvlJc w:val="left"/>
      <w:pPr>
        <w:ind w:left="5064" w:hanging="360"/>
      </w:pPr>
      <w:rPr>
        <w:rFonts w:ascii="Symbol" w:hAnsi="Symbol" w:cs="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cs="Wingdings" w:hint="default"/>
      </w:rPr>
    </w:lvl>
  </w:abstractNum>
  <w:abstractNum w:abstractNumId="30" w15:restartNumberingAfterBreak="0">
    <w:nsid w:val="587141A8"/>
    <w:multiLevelType w:val="hybridMultilevel"/>
    <w:tmpl w:val="F522E2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CE45901"/>
    <w:multiLevelType w:val="hybridMultilevel"/>
    <w:tmpl w:val="7CBCC46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5D124A5B"/>
    <w:multiLevelType w:val="hybridMultilevel"/>
    <w:tmpl w:val="79622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520EF4"/>
    <w:multiLevelType w:val="hybridMultilevel"/>
    <w:tmpl w:val="D8E0A31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5FB3249C"/>
    <w:multiLevelType w:val="hybridMultilevel"/>
    <w:tmpl w:val="6912640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5" w15:restartNumberingAfterBreak="0">
    <w:nsid w:val="622439E6"/>
    <w:multiLevelType w:val="hybridMultilevel"/>
    <w:tmpl w:val="E1BA617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3BA31E4"/>
    <w:multiLevelType w:val="hybridMultilevel"/>
    <w:tmpl w:val="F9641792"/>
    <w:lvl w:ilvl="0" w:tplc="0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7" w15:restartNumberingAfterBreak="0">
    <w:nsid w:val="63DB066D"/>
    <w:multiLevelType w:val="hybridMultilevel"/>
    <w:tmpl w:val="A022A76A"/>
    <w:lvl w:ilvl="0" w:tplc="D890CADA">
      <w:start w:val="1"/>
      <w:numFmt w:val="lowerLetter"/>
      <w:lvlText w:val="(%1)"/>
      <w:lvlJc w:val="left"/>
      <w:pPr>
        <w:ind w:left="1069" w:hanging="360"/>
      </w:pPr>
      <w:rPr>
        <w:rFonts w:hint="default"/>
      </w:rPr>
    </w:lvl>
    <w:lvl w:ilvl="1" w:tplc="08090019">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8" w15:restartNumberingAfterBreak="0">
    <w:nsid w:val="679D4DE9"/>
    <w:multiLevelType w:val="hybridMultilevel"/>
    <w:tmpl w:val="4FF6E0D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440" w:hanging="360"/>
      </w:pPr>
      <w:rPr>
        <w:rFonts w:ascii="Courier New" w:hAnsi="Courier New" w:cs="Courier New" w:hint="default"/>
      </w:r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9" w15:restartNumberingAfterBreak="0">
    <w:nsid w:val="6900750E"/>
    <w:multiLevelType w:val="hybridMultilevel"/>
    <w:tmpl w:val="F8904C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6FE02E3A"/>
    <w:multiLevelType w:val="hybridMultilevel"/>
    <w:tmpl w:val="5FD83D18"/>
    <w:lvl w:ilvl="0" w:tplc="68F29F6C">
      <w:start w:val="1"/>
      <w:numFmt w:val="lowerLetter"/>
      <w:lvlText w:val="(%1)"/>
      <w:lvlJc w:val="left"/>
      <w:pPr>
        <w:ind w:left="720" w:hanging="720"/>
      </w:pPr>
      <w:rPr>
        <w:rFonts w:cs="Times New Roman" w:hint="default"/>
      </w:rPr>
    </w:lvl>
    <w:lvl w:ilvl="1" w:tplc="0C090019" w:tentative="1">
      <w:start w:val="1"/>
      <w:numFmt w:val="lowerLetter"/>
      <w:lvlText w:val="%2."/>
      <w:lvlJc w:val="left"/>
      <w:pPr>
        <w:ind w:left="1080" w:hanging="360"/>
      </w:pPr>
      <w:rPr>
        <w:rFonts w:cs="Times New Roman"/>
      </w:rPr>
    </w:lvl>
    <w:lvl w:ilvl="2" w:tplc="0C09001B" w:tentative="1">
      <w:start w:val="1"/>
      <w:numFmt w:val="lowerRoman"/>
      <w:lvlText w:val="%3."/>
      <w:lvlJc w:val="right"/>
      <w:pPr>
        <w:ind w:left="1800" w:hanging="180"/>
      </w:pPr>
      <w:rPr>
        <w:rFonts w:cs="Times New Roman"/>
      </w:rPr>
    </w:lvl>
    <w:lvl w:ilvl="3" w:tplc="0C09000F" w:tentative="1">
      <w:start w:val="1"/>
      <w:numFmt w:val="decimal"/>
      <w:lvlText w:val="%4."/>
      <w:lvlJc w:val="left"/>
      <w:pPr>
        <w:ind w:left="2520" w:hanging="360"/>
      </w:pPr>
      <w:rPr>
        <w:rFonts w:cs="Times New Roman"/>
      </w:rPr>
    </w:lvl>
    <w:lvl w:ilvl="4" w:tplc="0C090019" w:tentative="1">
      <w:start w:val="1"/>
      <w:numFmt w:val="lowerLetter"/>
      <w:lvlText w:val="%5."/>
      <w:lvlJc w:val="left"/>
      <w:pPr>
        <w:ind w:left="3240" w:hanging="360"/>
      </w:pPr>
      <w:rPr>
        <w:rFonts w:cs="Times New Roman"/>
      </w:rPr>
    </w:lvl>
    <w:lvl w:ilvl="5" w:tplc="0C09001B" w:tentative="1">
      <w:start w:val="1"/>
      <w:numFmt w:val="lowerRoman"/>
      <w:lvlText w:val="%6."/>
      <w:lvlJc w:val="right"/>
      <w:pPr>
        <w:ind w:left="3960" w:hanging="180"/>
      </w:pPr>
      <w:rPr>
        <w:rFonts w:cs="Times New Roman"/>
      </w:rPr>
    </w:lvl>
    <w:lvl w:ilvl="6" w:tplc="0C09000F" w:tentative="1">
      <w:start w:val="1"/>
      <w:numFmt w:val="decimal"/>
      <w:lvlText w:val="%7."/>
      <w:lvlJc w:val="left"/>
      <w:pPr>
        <w:ind w:left="4680" w:hanging="360"/>
      </w:pPr>
      <w:rPr>
        <w:rFonts w:cs="Times New Roman"/>
      </w:rPr>
    </w:lvl>
    <w:lvl w:ilvl="7" w:tplc="0C090019" w:tentative="1">
      <w:start w:val="1"/>
      <w:numFmt w:val="lowerLetter"/>
      <w:lvlText w:val="%8."/>
      <w:lvlJc w:val="left"/>
      <w:pPr>
        <w:ind w:left="5400" w:hanging="360"/>
      </w:pPr>
      <w:rPr>
        <w:rFonts w:cs="Times New Roman"/>
      </w:rPr>
    </w:lvl>
    <w:lvl w:ilvl="8" w:tplc="0C09001B" w:tentative="1">
      <w:start w:val="1"/>
      <w:numFmt w:val="lowerRoman"/>
      <w:lvlText w:val="%9."/>
      <w:lvlJc w:val="right"/>
      <w:pPr>
        <w:ind w:left="6120" w:hanging="180"/>
      </w:pPr>
      <w:rPr>
        <w:rFonts w:cs="Times New Roman"/>
      </w:rPr>
    </w:lvl>
  </w:abstractNum>
  <w:abstractNum w:abstractNumId="41" w15:restartNumberingAfterBreak="0">
    <w:nsid w:val="70A77611"/>
    <w:multiLevelType w:val="multilevel"/>
    <w:tmpl w:val="5E100C6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1C446C7"/>
    <w:multiLevelType w:val="hybridMultilevel"/>
    <w:tmpl w:val="F7B4773C"/>
    <w:lvl w:ilvl="0" w:tplc="BD32CDC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7B32C2"/>
    <w:multiLevelType w:val="hybridMultilevel"/>
    <w:tmpl w:val="3050EF14"/>
    <w:lvl w:ilvl="0" w:tplc="460EDD08">
      <w:start w:val="1"/>
      <w:numFmt w:val="lowerLetter"/>
      <w:lvlText w:val="(%1)"/>
      <w:lvlJc w:val="left"/>
      <w:pPr>
        <w:ind w:left="861" w:hanging="72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44" w15:restartNumberingAfterBreak="0">
    <w:nsid w:val="72C008A0"/>
    <w:multiLevelType w:val="hybridMultilevel"/>
    <w:tmpl w:val="1226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5437DA"/>
    <w:multiLevelType w:val="hybridMultilevel"/>
    <w:tmpl w:val="AA04FAF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6" w15:restartNumberingAfterBreak="0">
    <w:nsid w:val="74633B35"/>
    <w:multiLevelType w:val="hybridMultilevel"/>
    <w:tmpl w:val="3F74CB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6BD113F"/>
    <w:multiLevelType w:val="hybridMultilevel"/>
    <w:tmpl w:val="84B48C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7001194"/>
    <w:multiLevelType w:val="hybridMultilevel"/>
    <w:tmpl w:val="034CE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661F8F"/>
    <w:multiLevelType w:val="hybridMultilevel"/>
    <w:tmpl w:val="C60A1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973614">
    <w:abstractNumId w:val="11"/>
  </w:num>
  <w:num w:numId="2" w16cid:durableId="2015573563">
    <w:abstractNumId w:val="13"/>
  </w:num>
  <w:num w:numId="3" w16cid:durableId="463617085">
    <w:abstractNumId w:val="27"/>
  </w:num>
  <w:num w:numId="4" w16cid:durableId="1081021920">
    <w:abstractNumId w:val="0"/>
  </w:num>
  <w:num w:numId="5" w16cid:durableId="173960106">
    <w:abstractNumId w:val="43"/>
  </w:num>
  <w:num w:numId="6" w16cid:durableId="1068262176">
    <w:abstractNumId w:val="18"/>
  </w:num>
  <w:num w:numId="7" w16cid:durableId="843202873">
    <w:abstractNumId w:val="40"/>
  </w:num>
  <w:num w:numId="8" w16cid:durableId="586382284">
    <w:abstractNumId w:val="37"/>
  </w:num>
  <w:num w:numId="9" w16cid:durableId="544025830">
    <w:abstractNumId w:val="6"/>
  </w:num>
  <w:num w:numId="10" w16cid:durableId="360984235">
    <w:abstractNumId w:val="45"/>
  </w:num>
  <w:num w:numId="11" w16cid:durableId="1077552405">
    <w:abstractNumId w:val="17"/>
  </w:num>
  <w:num w:numId="12" w16cid:durableId="1504976900">
    <w:abstractNumId w:val="7"/>
  </w:num>
  <w:num w:numId="13" w16cid:durableId="1214656277">
    <w:abstractNumId w:val="8"/>
  </w:num>
  <w:num w:numId="14" w16cid:durableId="1793863447">
    <w:abstractNumId w:val="42"/>
  </w:num>
  <w:num w:numId="15" w16cid:durableId="1070232399">
    <w:abstractNumId w:val="36"/>
  </w:num>
  <w:num w:numId="16" w16cid:durableId="1779984945">
    <w:abstractNumId w:val="14"/>
  </w:num>
  <w:num w:numId="17" w16cid:durableId="858465045">
    <w:abstractNumId w:val="2"/>
  </w:num>
  <w:num w:numId="18" w16cid:durableId="1232042469">
    <w:abstractNumId w:val="33"/>
  </w:num>
  <w:num w:numId="19" w16cid:durableId="418210099">
    <w:abstractNumId w:val="25"/>
  </w:num>
  <w:num w:numId="20" w16cid:durableId="872621932">
    <w:abstractNumId w:val="28"/>
  </w:num>
  <w:num w:numId="21" w16cid:durableId="524440592">
    <w:abstractNumId w:val="23"/>
  </w:num>
  <w:num w:numId="22" w16cid:durableId="1518304855">
    <w:abstractNumId w:val="39"/>
  </w:num>
  <w:num w:numId="23" w16cid:durableId="1294947185">
    <w:abstractNumId w:val="46"/>
  </w:num>
  <w:num w:numId="24" w16cid:durableId="734821953">
    <w:abstractNumId w:val="3"/>
  </w:num>
  <w:num w:numId="25" w16cid:durableId="334377953">
    <w:abstractNumId w:val="5"/>
  </w:num>
  <w:num w:numId="26" w16cid:durableId="1091775185">
    <w:abstractNumId w:val="19"/>
  </w:num>
  <w:num w:numId="27" w16cid:durableId="260994512">
    <w:abstractNumId w:val="29"/>
  </w:num>
  <w:num w:numId="28" w16cid:durableId="630284212">
    <w:abstractNumId w:val="34"/>
  </w:num>
  <w:num w:numId="29" w16cid:durableId="1376930985">
    <w:abstractNumId w:val="20"/>
  </w:num>
  <w:num w:numId="30" w16cid:durableId="686755176">
    <w:abstractNumId w:val="31"/>
  </w:num>
  <w:num w:numId="31" w16cid:durableId="59527425">
    <w:abstractNumId w:val="47"/>
  </w:num>
  <w:num w:numId="32" w16cid:durableId="2088455289">
    <w:abstractNumId w:val="1"/>
  </w:num>
  <w:num w:numId="33" w16cid:durableId="1216234312">
    <w:abstractNumId w:val="26"/>
  </w:num>
  <w:num w:numId="34" w16cid:durableId="1553031199">
    <w:abstractNumId w:val="16"/>
  </w:num>
  <w:num w:numId="35" w16cid:durableId="1129517394">
    <w:abstractNumId w:val="21"/>
  </w:num>
  <w:num w:numId="36" w16cid:durableId="1424375204">
    <w:abstractNumId w:val="35"/>
  </w:num>
  <w:num w:numId="37" w16cid:durableId="593782996">
    <w:abstractNumId w:val="24"/>
  </w:num>
  <w:num w:numId="38" w16cid:durableId="1882011512">
    <w:abstractNumId w:val="44"/>
  </w:num>
  <w:num w:numId="39" w16cid:durableId="1569026281">
    <w:abstractNumId w:val="38"/>
  </w:num>
  <w:num w:numId="40" w16cid:durableId="1947499774">
    <w:abstractNumId w:val="12"/>
  </w:num>
  <w:num w:numId="41" w16cid:durableId="577247697">
    <w:abstractNumId w:val="30"/>
  </w:num>
  <w:num w:numId="42" w16cid:durableId="1253777061">
    <w:abstractNumId w:val="49"/>
  </w:num>
  <w:num w:numId="43" w16cid:durableId="366224546">
    <w:abstractNumId w:val="48"/>
  </w:num>
  <w:num w:numId="44" w16cid:durableId="975184795">
    <w:abstractNumId w:val="9"/>
  </w:num>
  <w:num w:numId="45" w16cid:durableId="390688204">
    <w:abstractNumId w:val="4"/>
  </w:num>
  <w:num w:numId="46" w16cid:durableId="1481342157">
    <w:abstractNumId w:val="22"/>
  </w:num>
  <w:num w:numId="47" w16cid:durableId="1236940085">
    <w:abstractNumId w:val="15"/>
  </w:num>
  <w:num w:numId="48" w16cid:durableId="59794431">
    <w:abstractNumId w:val="41"/>
  </w:num>
  <w:num w:numId="49" w16cid:durableId="1133448490">
    <w:abstractNumId w:val="32"/>
  </w:num>
  <w:num w:numId="50" w16cid:durableId="1238638655">
    <w:abstractNumId w:val="1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ylie Pepper">
    <w15:presenceInfo w15:providerId="AD" w15:userId="S::haylie.pepper@pc.wa.edu.au::5cdaa2f9-d1d8-4343-ac48-3f1fc331baa5"/>
  </w15:person>
  <w15:person w15:author="GALAVAN Siobhan [Mt Lawley Senior High School]">
    <w15:presenceInfo w15:providerId="None" w15:userId="GALAVAN Siobhan [Mt Lawley Senior High School]"/>
  </w15:person>
  <w15:person w15:author="Alison Harris">
    <w15:presenceInfo w15:providerId="AD" w15:userId="S::aharris@stmarys.wa.edu.au::2c8b8cec-8a16-41fa-87c2-073937d0547f"/>
  </w15:person>
  <w15:person w15:author="Ken Maddess">
    <w15:presenceInfo w15:providerId="Windows Live" w15:userId="2f44788aebbd6a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evenAndOddHeaders/>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AAE"/>
    <w:rsid w:val="000002C2"/>
    <w:rsid w:val="00000A69"/>
    <w:rsid w:val="00000B43"/>
    <w:rsid w:val="0000196E"/>
    <w:rsid w:val="0000199F"/>
    <w:rsid w:val="00003EC4"/>
    <w:rsid w:val="00003F03"/>
    <w:rsid w:val="000057CF"/>
    <w:rsid w:val="00005841"/>
    <w:rsid w:val="000067BF"/>
    <w:rsid w:val="00007D44"/>
    <w:rsid w:val="00010345"/>
    <w:rsid w:val="00010BCB"/>
    <w:rsid w:val="00010DB9"/>
    <w:rsid w:val="00010FF5"/>
    <w:rsid w:val="000147A2"/>
    <w:rsid w:val="00015139"/>
    <w:rsid w:val="00015C2B"/>
    <w:rsid w:val="00015D04"/>
    <w:rsid w:val="00016187"/>
    <w:rsid w:val="0001684C"/>
    <w:rsid w:val="00016EDA"/>
    <w:rsid w:val="00016F93"/>
    <w:rsid w:val="00017472"/>
    <w:rsid w:val="0001778D"/>
    <w:rsid w:val="000177DD"/>
    <w:rsid w:val="00017C48"/>
    <w:rsid w:val="00020A70"/>
    <w:rsid w:val="0002120F"/>
    <w:rsid w:val="00021B4C"/>
    <w:rsid w:val="00021C36"/>
    <w:rsid w:val="00021DD8"/>
    <w:rsid w:val="0002251A"/>
    <w:rsid w:val="000228F8"/>
    <w:rsid w:val="00022912"/>
    <w:rsid w:val="00023098"/>
    <w:rsid w:val="00023294"/>
    <w:rsid w:val="000237E3"/>
    <w:rsid w:val="00024217"/>
    <w:rsid w:val="00024226"/>
    <w:rsid w:val="00024858"/>
    <w:rsid w:val="00024876"/>
    <w:rsid w:val="000254A0"/>
    <w:rsid w:val="00025F28"/>
    <w:rsid w:val="000272FC"/>
    <w:rsid w:val="00031172"/>
    <w:rsid w:val="00031608"/>
    <w:rsid w:val="00033B6C"/>
    <w:rsid w:val="000351C1"/>
    <w:rsid w:val="00036397"/>
    <w:rsid w:val="000364B5"/>
    <w:rsid w:val="00036F08"/>
    <w:rsid w:val="0003772F"/>
    <w:rsid w:val="00037E56"/>
    <w:rsid w:val="00040223"/>
    <w:rsid w:val="00041D28"/>
    <w:rsid w:val="0004455F"/>
    <w:rsid w:val="00045A4E"/>
    <w:rsid w:val="0004643B"/>
    <w:rsid w:val="000468FC"/>
    <w:rsid w:val="00046B87"/>
    <w:rsid w:val="00046C94"/>
    <w:rsid w:val="000479EF"/>
    <w:rsid w:val="00047DFA"/>
    <w:rsid w:val="00050AE5"/>
    <w:rsid w:val="00050D54"/>
    <w:rsid w:val="00051FCB"/>
    <w:rsid w:val="00052608"/>
    <w:rsid w:val="000528DE"/>
    <w:rsid w:val="000536C2"/>
    <w:rsid w:val="00055570"/>
    <w:rsid w:val="000559A0"/>
    <w:rsid w:val="0005635C"/>
    <w:rsid w:val="00056F5A"/>
    <w:rsid w:val="00060C07"/>
    <w:rsid w:val="00064F7B"/>
    <w:rsid w:val="0006507F"/>
    <w:rsid w:val="0006553E"/>
    <w:rsid w:val="000655C0"/>
    <w:rsid w:val="000700D5"/>
    <w:rsid w:val="000702C5"/>
    <w:rsid w:val="00070EF5"/>
    <w:rsid w:val="00071C1E"/>
    <w:rsid w:val="00071E31"/>
    <w:rsid w:val="00073371"/>
    <w:rsid w:val="0007349E"/>
    <w:rsid w:val="00073A64"/>
    <w:rsid w:val="00073C89"/>
    <w:rsid w:val="0007462D"/>
    <w:rsid w:val="00075AB9"/>
    <w:rsid w:val="00075D19"/>
    <w:rsid w:val="00075F60"/>
    <w:rsid w:val="0007657F"/>
    <w:rsid w:val="00076D49"/>
    <w:rsid w:val="00076E61"/>
    <w:rsid w:val="00076F32"/>
    <w:rsid w:val="000775C3"/>
    <w:rsid w:val="00080EFE"/>
    <w:rsid w:val="00081154"/>
    <w:rsid w:val="00082D85"/>
    <w:rsid w:val="00083590"/>
    <w:rsid w:val="000839A6"/>
    <w:rsid w:val="00084163"/>
    <w:rsid w:val="0008562C"/>
    <w:rsid w:val="0008645F"/>
    <w:rsid w:val="000876A6"/>
    <w:rsid w:val="0009035D"/>
    <w:rsid w:val="00091616"/>
    <w:rsid w:val="00091A55"/>
    <w:rsid w:val="00091CB8"/>
    <w:rsid w:val="00092087"/>
    <w:rsid w:val="00092991"/>
    <w:rsid w:val="00092B5F"/>
    <w:rsid w:val="00093C60"/>
    <w:rsid w:val="00093F70"/>
    <w:rsid w:val="0009484F"/>
    <w:rsid w:val="00094959"/>
    <w:rsid w:val="0009510C"/>
    <w:rsid w:val="000958B5"/>
    <w:rsid w:val="00095C84"/>
    <w:rsid w:val="0009686E"/>
    <w:rsid w:val="00096EF8"/>
    <w:rsid w:val="000974E8"/>
    <w:rsid w:val="000A0F0A"/>
    <w:rsid w:val="000A3C6C"/>
    <w:rsid w:val="000A3E55"/>
    <w:rsid w:val="000A3E60"/>
    <w:rsid w:val="000A5AAE"/>
    <w:rsid w:val="000A5ACD"/>
    <w:rsid w:val="000A5FBE"/>
    <w:rsid w:val="000A6842"/>
    <w:rsid w:val="000A6F64"/>
    <w:rsid w:val="000A7141"/>
    <w:rsid w:val="000B276B"/>
    <w:rsid w:val="000B3121"/>
    <w:rsid w:val="000B36E2"/>
    <w:rsid w:val="000B40C0"/>
    <w:rsid w:val="000B45DC"/>
    <w:rsid w:val="000B4B6D"/>
    <w:rsid w:val="000B569F"/>
    <w:rsid w:val="000B5A4A"/>
    <w:rsid w:val="000B5CE0"/>
    <w:rsid w:val="000B79A2"/>
    <w:rsid w:val="000C112C"/>
    <w:rsid w:val="000C2E32"/>
    <w:rsid w:val="000C3F13"/>
    <w:rsid w:val="000C440F"/>
    <w:rsid w:val="000C497D"/>
    <w:rsid w:val="000C4D48"/>
    <w:rsid w:val="000C5471"/>
    <w:rsid w:val="000C55DF"/>
    <w:rsid w:val="000C56C5"/>
    <w:rsid w:val="000C56CD"/>
    <w:rsid w:val="000C691B"/>
    <w:rsid w:val="000C6CB7"/>
    <w:rsid w:val="000C6E58"/>
    <w:rsid w:val="000C7CA5"/>
    <w:rsid w:val="000D19F4"/>
    <w:rsid w:val="000D1CC7"/>
    <w:rsid w:val="000D2757"/>
    <w:rsid w:val="000D2F8A"/>
    <w:rsid w:val="000D3EF5"/>
    <w:rsid w:val="000D4251"/>
    <w:rsid w:val="000D545F"/>
    <w:rsid w:val="000D5774"/>
    <w:rsid w:val="000D6972"/>
    <w:rsid w:val="000D7495"/>
    <w:rsid w:val="000E150B"/>
    <w:rsid w:val="000E1661"/>
    <w:rsid w:val="000E189F"/>
    <w:rsid w:val="000E1B4E"/>
    <w:rsid w:val="000E2055"/>
    <w:rsid w:val="000E264E"/>
    <w:rsid w:val="000E3745"/>
    <w:rsid w:val="000E3ED0"/>
    <w:rsid w:val="000E4A34"/>
    <w:rsid w:val="000E4A4A"/>
    <w:rsid w:val="000E4DBC"/>
    <w:rsid w:val="000E68A7"/>
    <w:rsid w:val="000F09A0"/>
    <w:rsid w:val="000F1C94"/>
    <w:rsid w:val="000F2749"/>
    <w:rsid w:val="000F3379"/>
    <w:rsid w:val="000F3B8F"/>
    <w:rsid w:val="000F3D1A"/>
    <w:rsid w:val="000F4675"/>
    <w:rsid w:val="000F49BB"/>
    <w:rsid w:val="000F4C10"/>
    <w:rsid w:val="000F5B9E"/>
    <w:rsid w:val="000F670F"/>
    <w:rsid w:val="000F6FFF"/>
    <w:rsid w:val="000F7600"/>
    <w:rsid w:val="000F7B88"/>
    <w:rsid w:val="00100525"/>
    <w:rsid w:val="00101326"/>
    <w:rsid w:val="0010150A"/>
    <w:rsid w:val="00101828"/>
    <w:rsid w:val="001018F1"/>
    <w:rsid w:val="001022AA"/>
    <w:rsid w:val="001024CD"/>
    <w:rsid w:val="00103572"/>
    <w:rsid w:val="001049EC"/>
    <w:rsid w:val="0010511A"/>
    <w:rsid w:val="0010634D"/>
    <w:rsid w:val="00106A7B"/>
    <w:rsid w:val="0011056D"/>
    <w:rsid w:val="00112104"/>
    <w:rsid w:val="00112972"/>
    <w:rsid w:val="0011374E"/>
    <w:rsid w:val="0011378C"/>
    <w:rsid w:val="00113909"/>
    <w:rsid w:val="001142F7"/>
    <w:rsid w:val="001154F0"/>
    <w:rsid w:val="00116C7C"/>
    <w:rsid w:val="0012027C"/>
    <w:rsid w:val="00120C63"/>
    <w:rsid w:val="00121F4D"/>
    <w:rsid w:val="001226EB"/>
    <w:rsid w:val="00122A39"/>
    <w:rsid w:val="001234FA"/>
    <w:rsid w:val="00123C80"/>
    <w:rsid w:val="00123FD7"/>
    <w:rsid w:val="00124561"/>
    <w:rsid w:val="001247B5"/>
    <w:rsid w:val="001262F5"/>
    <w:rsid w:val="0012655B"/>
    <w:rsid w:val="00126741"/>
    <w:rsid w:val="00126A4E"/>
    <w:rsid w:val="001304DE"/>
    <w:rsid w:val="0013050C"/>
    <w:rsid w:val="001310A3"/>
    <w:rsid w:val="00131624"/>
    <w:rsid w:val="00133A6C"/>
    <w:rsid w:val="00133F48"/>
    <w:rsid w:val="00134908"/>
    <w:rsid w:val="00134CEE"/>
    <w:rsid w:val="00134CF3"/>
    <w:rsid w:val="00135B39"/>
    <w:rsid w:val="0014024A"/>
    <w:rsid w:val="0014025A"/>
    <w:rsid w:val="00140E77"/>
    <w:rsid w:val="0014135A"/>
    <w:rsid w:val="00142963"/>
    <w:rsid w:val="001433D8"/>
    <w:rsid w:val="001439AE"/>
    <w:rsid w:val="00143BBD"/>
    <w:rsid w:val="00145718"/>
    <w:rsid w:val="00145B95"/>
    <w:rsid w:val="00145DAC"/>
    <w:rsid w:val="00147B0A"/>
    <w:rsid w:val="0015053B"/>
    <w:rsid w:val="00150E0D"/>
    <w:rsid w:val="0015156E"/>
    <w:rsid w:val="00151D94"/>
    <w:rsid w:val="00152675"/>
    <w:rsid w:val="00153DC1"/>
    <w:rsid w:val="00153F6A"/>
    <w:rsid w:val="001540D6"/>
    <w:rsid w:val="001547F7"/>
    <w:rsid w:val="0015481A"/>
    <w:rsid w:val="00154C0E"/>
    <w:rsid w:val="00154D3F"/>
    <w:rsid w:val="001559C2"/>
    <w:rsid w:val="00155F84"/>
    <w:rsid w:val="00156D45"/>
    <w:rsid w:val="001601E3"/>
    <w:rsid w:val="00160707"/>
    <w:rsid w:val="001616B6"/>
    <w:rsid w:val="00162130"/>
    <w:rsid w:val="00162FB3"/>
    <w:rsid w:val="00162FC9"/>
    <w:rsid w:val="0016413C"/>
    <w:rsid w:val="0016413F"/>
    <w:rsid w:val="00164B2B"/>
    <w:rsid w:val="00164E2B"/>
    <w:rsid w:val="001652EE"/>
    <w:rsid w:val="00165E91"/>
    <w:rsid w:val="00166760"/>
    <w:rsid w:val="001667E1"/>
    <w:rsid w:val="00166BB5"/>
    <w:rsid w:val="00167C58"/>
    <w:rsid w:val="00171C37"/>
    <w:rsid w:val="00172887"/>
    <w:rsid w:val="0017302B"/>
    <w:rsid w:val="001730ED"/>
    <w:rsid w:val="0017364A"/>
    <w:rsid w:val="00173799"/>
    <w:rsid w:val="001737F7"/>
    <w:rsid w:val="001740D4"/>
    <w:rsid w:val="0017415A"/>
    <w:rsid w:val="001746B9"/>
    <w:rsid w:val="001749AF"/>
    <w:rsid w:val="00174B20"/>
    <w:rsid w:val="001754D5"/>
    <w:rsid w:val="00175AD8"/>
    <w:rsid w:val="0017660B"/>
    <w:rsid w:val="001766F5"/>
    <w:rsid w:val="001779FD"/>
    <w:rsid w:val="00177E4C"/>
    <w:rsid w:val="00180FBE"/>
    <w:rsid w:val="001817F4"/>
    <w:rsid w:val="00181CF8"/>
    <w:rsid w:val="00182204"/>
    <w:rsid w:val="0018293D"/>
    <w:rsid w:val="00182D59"/>
    <w:rsid w:val="001839EA"/>
    <w:rsid w:val="00183D45"/>
    <w:rsid w:val="001841C3"/>
    <w:rsid w:val="00184F08"/>
    <w:rsid w:val="00185E0B"/>
    <w:rsid w:val="001860A9"/>
    <w:rsid w:val="001868F4"/>
    <w:rsid w:val="001869E8"/>
    <w:rsid w:val="00186DC7"/>
    <w:rsid w:val="00187C04"/>
    <w:rsid w:val="00190B76"/>
    <w:rsid w:val="001914D9"/>
    <w:rsid w:val="00191BD5"/>
    <w:rsid w:val="00191F77"/>
    <w:rsid w:val="00193257"/>
    <w:rsid w:val="0019340E"/>
    <w:rsid w:val="00193D21"/>
    <w:rsid w:val="00194026"/>
    <w:rsid w:val="00195C91"/>
    <w:rsid w:val="00195D5E"/>
    <w:rsid w:val="00196C26"/>
    <w:rsid w:val="00196EA5"/>
    <w:rsid w:val="001973D5"/>
    <w:rsid w:val="001A16A5"/>
    <w:rsid w:val="001A22D4"/>
    <w:rsid w:val="001A245A"/>
    <w:rsid w:val="001A2AFF"/>
    <w:rsid w:val="001A2BFB"/>
    <w:rsid w:val="001A3067"/>
    <w:rsid w:val="001A362A"/>
    <w:rsid w:val="001A3686"/>
    <w:rsid w:val="001A6AC5"/>
    <w:rsid w:val="001A6D86"/>
    <w:rsid w:val="001B1728"/>
    <w:rsid w:val="001B2355"/>
    <w:rsid w:val="001B2EBF"/>
    <w:rsid w:val="001B2FB4"/>
    <w:rsid w:val="001B36AA"/>
    <w:rsid w:val="001B3DD4"/>
    <w:rsid w:val="001B424A"/>
    <w:rsid w:val="001B5E35"/>
    <w:rsid w:val="001C0A63"/>
    <w:rsid w:val="001C0C48"/>
    <w:rsid w:val="001C16A8"/>
    <w:rsid w:val="001C2787"/>
    <w:rsid w:val="001C278E"/>
    <w:rsid w:val="001C36DD"/>
    <w:rsid w:val="001C5257"/>
    <w:rsid w:val="001C5B0F"/>
    <w:rsid w:val="001C5DFE"/>
    <w:rsid w:val="001C64D6"/>
    <w:rsid w:val="001D13AA"/>
    <w:rsid w:val="001D1BEA"/>
    <w:rsid w:val="001D226D"/>
    <w:rsid w:val="001D2A00"/>
    <w:rsid w:val="001D35E2"/>
    <w:rsid w:val="001D45EF"/>
    <w:rsid w:val="001D5B9B"/>
    <w:rsid w:val="001D61A0"/>
    <w:rsid w:val="001D62F2"/>
    <w:rsid w:val="001D6840"/>
    <w:rsid w:val="001D6DC3"/>
    <w:rsid w:val="001D6E64"/>
    <w:rsid w:val="001E02C7"/>
    <w:rsid w:val="001E1780"/>
    <w:rsid w:val="001E1B87"/>
    <w:rsid w:val="001E2320"/>
    <w:rsid w:val="001E2B49"/>
    <w:rsid w:val="001E2FC0"/>
    <w:rsid w:val="001E3582"/>
    <w:rsid w:val="001E387D"/>
    <w:rsid w:val="001E39B8"/>
    <w:rsid w:val="001E40DD"/>
    <w:rsid w:val="001E4134"/>
    <w:rsid w:val="001E4A24"/>
    <w:rsid w:val="001E5779"/>
    <w:rsid w:val="001E5F8A"/>
    <w:rsid w:val="001E6E02"/>
    <w:rsid w:val="001E72F3"/>
    <w:rsid w:val="001E7624"/>
    <w:rsid w:val="001E765E"/>
    <w:rsid w:val="001F0DB0"/>
    <w:rsid w:val="001F1DAC"/>
    <w:rsid w:val="001F228D"/>
    <w:rsid w:val="001F273D"/>
    <w:rsid w:val="001F2821"/>
    <w:rsid w:val="001F3AB1"/>
    <w:rsid w:val="001F3E21"/>
    <w:rsid w:val="001F4135"/>
    <w:rsid w:val="001F5586"/>
    <w:rsid w:val="001F5C9B"/>
    <w:rsid w:val="001F5EEF"/>
    <w:rsid w:val="001F7E95"/>
    <w:rsid w:val="001F7FBF"/>
    <w:rsid w:val="002001FE"/>
    <w:rsid w:val="002003AC"/>
    <w:rsid w:val="00200858"/>
    <w:rsid w:val="00200DEA"/>
    <w:rsid w:val="002017FF"/>
    <w:rsid w:val="00202382"/>
    <w:rsid w:val="00203809"/>
    <w:rsid w:val="002043A8"/>
    <w:rsid w:val="00204828"/>
    <w:rsid w:val="00204F8E"/>
    <w:rsid w:val="00205BCD"/>
    <w:rsid w:val="00205C65"/>
    <w:rsid w:val="00205E88"/>
    <w:rsid w:val="00205EF5"/>
    <w:rsid w:val="002071CD"/>
    <w:rsid w:val="00210299"/>
    <w:rsid w:val="00210BE8"/>
    <w:rsid w:val="00210EAE"/>
    <w:rsid w:val="00212862"/>
    <w:rsid w:val="00212D1C"/>
    <w:rsid w:val="002130B5"/>
    <w:rsid w:val="0021382F"/>
    <w:rsid w:val="0021424D"/>
    <w:rsid w:val="00214E87"/>
    <w:rsid w:val="00215879"/>
    <w:rsid w:val="00215BCC"/>
    <w:rsid w:val="0021769E"/>
    <w:rsid w:val="00217FFC"/>
    <w:rsid w:val="00220F14"/>
    <w:rsid w:val="00221134"/>
    <w:rsid w:val="002211A3"/>
    <w:rsid w:val="00221205"/>
    <w:rsid w:val="00221532"/>
    <w:rsid w:val="00221F37"/>
    <w:rsid w:val="00222451"/>
    <w:rsid w:val="00223696"/>
    <w:rsid w:val="0022375E"/>
    <w:rsid w:val="00223915"/>
    <w:rsid w:val="002240B4"/>
    <w:rsid w:val="00225259"/>
    <w:rsid w:val="00225EF5"/>
    <w:rsid w:val="00226E4D"/>
    <w:rsid w:val="00230F66"/>
    <w:rsid w:val="00232731"/>
    <w:rsid w:val="00233B70"/>
    <w:rsid w:val="0023637B"/>
    <w:rsid w:val="0023695D"/>
    <w:rsid w:val="00237157"/>
    <w:rsid w:val="002374E2"/>
    <w:rsid w:val="002420F6"/>
    <w:rsid w:val="002424AA"/>
    <w:rsid w:val="0024569C"/>
    <w:rsid w:val="00245723"/>
    <w:rsid w:val="00245A20"/>
    <w:rsid w:val="0024756A"/>
    <w:rsid w:val="00250DD0"/>
    <w:rsid w:val="002511D2"/>
    <w:rsid w:val="00252298"/>
    <w:rsid w:val="00252993"/>
    <w:rsid w:val="002559C4"/>
    <w:rsid w:val="0025666E"/>
    <w:rsid w:val="00256EBC"/>
    <w:rsid w:val="00260050"/>
    <w:rsid w:val="00260982"/>
    <w:rsid w:val="00260E2C"/>
    <w:rsid w:val="00260EE5"/>
    <w:rsid w:val="002613CC"/>
    <w:rsid w:val="002617C7"/>
    <w:rsid w:val="00262192"/>
    <w:rsid w:val="0026284D"/>
    <w:rsid w:val="002639D3"/>
    <w:rsid w:val="00263D10"/>
    <w:rsid w:val="0026464E"/>
    <w:rsid w:val="002651FD"/>
    <w:rsid w:val="00265688"/>
    <w:rsid w:val="00265F3B"/>
    <w:rsid w:val="00265F86"/>
    <w:rsid w:val="002663A3"/>
    <w:rsid w:val="002670E3"/>
    <w:rsid w:val="00271534"/>
    <w:rsid w:val="00272B2F"/>
    <w:rsid w:val="00272E5F"/>
    <w:rsid w:val="00273479"/>
    <w:rsid w:val="0027366E"/>
    <w:rsid w:val="002749DB"/>
    <w:rsid w:val="002774DE"/>
    <w:rsid w:val="00277BB8"/>
    <w:rsid w:val="0028058C"/>
    <w:rsid w:val="00281353"/>
    <w:rsid w:val="00281717"/>
    <w:rsid w:val="00281E8B"/>
    <w:rsid w:val="002820B2"/>
    <w:rsid w:val="00282F25"/>
    <w:rsid w:val="0028570B"/>
    <w:rsid w:val="00285E69"/>
    <w:rsid w:val="002869C9"/>
    <w:rsid w:val="00286A77"/>
    <w:rsid w:val="00286C81"/>
    <w:rsid w:val="0028756A"/>
    <w:rsid w:val="0028785F"/>
    <w:rsid w:val="00287D36"/>
    <w:rsid w:val="00287E2B"/>
    <w:rsid w:val="0029065A"/>
    <w:rsid w:val="0029162A"/>
    <w:rsid w:val="0029186D"/>
    <w:rsid w:val="00292E4E"/>
    <w:rsid w:val="002948B7"/>
    <w:rsid w:val="00296772"/>
    <w:rsid w:val="0029713E"/>
    <w:rsid w:val="002A0B8D"/>
    <w:rsid w:val="002A1A91"/>
    <w:rsid w:val="002A2411"/>
    <w:rsid w:val="002A3044"/>
    <w:rsid w:val="002A33C9"/>
    <w:rsid w:val="002A3B49"/>
    <w:rsid w:val="002A48DA"/>
    <w:rsid w:val="002A6176"/>
    <w:rsid w:val="002A7404"/>
    <w:rsid w:val="002B13AF"/>
    <w:rsid w:val="002B152F"/>
    <w:rsid w:val="002B1C50"/>
    <w:rsid w:val="002B213B"/>
    <w:rsid w:val="002B22A6"/>
    <w:rsid w:val="002B243B"/>
    <w:rsid w:val="002B24CD"/>
    <w:rsid w:val="002B3655"/>
    <w:rsid w:val="002B3DE0"/>
    <w:rsid w:val="002B6116"/>
    <w:rsid w:val="002B6A53"/>
    <w:rsid w:val="002B6FBC"/>
    <w:rsid w:val="002B7441"/>
    <w:rsid w:val="002C0482"/>
    <w:rsid w:val="002C0F8E"/>
    <w:rsid w:val="002C1AFB"/>
    <w:rsid w:val="002C35CD"/>
    <w:rsid w:val="002C3DDB"/>
    <w:rsid w:val="002C3EB1"/>
    <w:rsid w:val="002C43A2"/>
    <w:rsid w:val="002C6DF8"/>
    <w:rsid w:val="002C7F84"/>
    <w:rsid w:val="002C7FBA"/>
    <w:rsid w:val="002D0E26"/>
    <w:rsid w:val="002D0EFF"/>
    <w:rsid w:val="002D2CB8"/>
    <w:rsid w:val="002D3F1C"/>
    <w:rsid w:val="002D4FDE"/>
    <w:rsid w:val="002D50C2"/>
    <w:rsid w:val="002D5960"/>
    <w:rsid w:val="002D5B7E"/>
    <w:rsid w:val="002D5F59"/>
    <w:rsid w:val="002D64AE"/>
    <w:rsid w:val="002D6BDE"/>
    <w:rsid w:val="002D7EF4"/>
    <w:rsid w:val="002E0021"/>
    <w:rsid w:val="002E0220"/>
    <w:rsid w:val="002E039C"/>
    <w:rsid w:val="002E05B0"/>
    <w:rsid w:val="002E0D5D"/>
    <w:rsid w:val="002E3EC4"/>
    <w:rsid w:val="002E4AE5"/>
    <w:rsid w:val="002E5007"/>
    <w:rsid w:val="002E5EAD"/>
    <w:rsid w:val="002E6870"/>
    <w:rsid w:val="002E7152"/>
    <w:rsid w:val="002E7837"/>
    <w:rsid w:val="002E7894"/>
    <w:rsid w:val="002E7A8C"/>
    <w:rsid w:val="002F2B8D"/>
    <w:rsid w:val="002F2E70"/>
    <w:rsid w:val="002F4841"/>
    <w:rsid w:val="002F571D"/>
    <w:rsid w:val="002F612D"/>
    <w:rsid w:val="002F70D7"/>
    <w:rsid w:val="00300B90"/>
    <w:rsid w:val="003017C1"/>
    <w:rsid w:val="003025E4"/>
    <w:rsid w:val="00302CB7"/>
    <w:rsid w:val="003032B0"/>
    <w:rsid w:val="003035D2"/>
    <w:rsid w:val="00303814"/>
    <w:rsid w:val="00303BEB"/>
    <w:rsid w:val="00304184"/>
    <w:rsid w:val="0030561D"/>
    <w:rsid w:val="00305B03"/>
    <w:rsid w:val="00305E0C"/>
    <w:rsid w:val="0030772B"/>
    <w:rsid w:val="003079C0"/>
    <w:rsid w:val="00310048"/>
    <w:rsid w:val="00310ADB"/>
    <w:rsid w:val="00311266"/>
    <w:rsid w:val="00311444"/>
    <w:rsid w:val="0031262C"/>
    <w:rsid w:val="00312C83"/>
    <w:rsid w:val="003132A6"/>
    <w:rsid w:val="003134C5"/>
    <w:rsid w:val="00316636"/>
    <w:rsid w:val="00316744"/>
    <w:rsid w:val="00316B89"/>
    <w:rsid w:val="00317DB4"/>
    <w:rsid w:val="00320F5E"/>
    <w:rsid w:val="00321BC5"/>
    <w:rsid w:val="003226A9"/>
    <w:rsid w:val="0032396F"/>
    <w:rsid w:val="003242A3"/>
    <w:rsid w:val="003246EC"/>
    <w:rsid w:val="003253D7"/>
    <w:rsid w:val="00325708"/>
    <w:rsid w:val="00327365"/>
    <w:rsid w:val="00327D8A"/>
    <w:rsid w:val="003301D2"/>
    <w:rsid w:val="003302EA"/>
    <w:rsid w:val="0033078C"/>
    <w:rsid w:val="00332B19"/>
    <w:rsid w:val="0033373E"/>
    <w:rsid w:val="003346DC"/>
    <w:rsid w:val="00335915"/>
    <w:rsid w:val="0033597B"/>
    <w:rsid w:val="00335E0A"/>
    <w:rsid w:val="00337094"/>
    <w:rsid w:val="00337299"/>
    <w:rsid w:val="00340254"/>
    <w:rsid w:val="003409E1"/>
    <w:rsid w:val="0034114B"/>
    <w:rsid w:val="003412EF"/>
    <w:rsid w:val="00341F8F"/>
    <w:rsid w:val="00342130"/>
    <w:rsid w:val="003434BF"/>
    <w:rsid w:val="003435DE"/>
    <w:rsid w:val="00343C7D"/>
    <w:rsid w:val="003444ED"/>
    <w:rsid w:val="00344EA5"/>
    <w:rsid w:val="00344EC6"/>
    <w:rsid w:val="003476EE"/>
    <w:rsid w:val="003501FA"/>
    <w:rsid w:val="00350FE9"/>
    <w:rsid w:val="00351A61"/>
    <w:rsid w:val="00352381"/>
    <w:rsid w:val="00352C5C"/>
    <w:rsid w:val="0035336B"/>
    <w:rsid w:val="003536DC"/>
    <w:rsid w:val="00354125"/>
    <w:rsid w:val="00354671"/>
    <w:rsid w:val="00356372"/>
    <w:rsid w:val="00356EFD"/>
    <w:rsid w:val="00356FCA"/>
    <w:rsid w:val="003618B1"/>
    <w:rsid w:val="0036275B"/>
    <w:rsid w:val="0036326D"/>
    <w:rsid w:val="003643BE"/>
    <w:rsid w:val="00364875"/>
    <w:rsid w:val="00366C0A"/>
    <w:rsid w:val="0036728C"/>
    <w:rsid w:val="0036760C"/>
    <w:rsid w:val="0036798A"/>
    <w:rsid w:val="003701DD"/>
    <w:rsid w:val="00373B01"/>
    <w:rsid w:val="00373B18"/>
    <w:rsid w:val="00373B4F"/>
    <w:rsid w:val="00374555"/>
    <w:rsid w:val="003749F2"/>
    <w:rsid w:val="003751C2"/>
    <w:rsid w:val="00375673"/>
    <w:rsid w:val="00375A1A"/>
    <w:rsid w:val="00376F7A"/>
    <w:rsid w:val="00377404"/>
    <w:rsid w:val="00377AE2"/>
    <w:rsid w:val="0038012B"/>
    <w:rsid w:val="0038043F"/>
    <w:rsid w:val="003804DD"/>
    <w:rsid w:val="00380695"/>
    <w:rsid w:val="003809DC"/>
    <w:rsid w:val="00380D74"/>
    <w:rsid w:val="00381510"/>
    <w:rsid w:val="00381D1D"/>
    <w:rsid w:val="00381EE8"/>
    <w:rsid w:val="00381F77"/>
    <w:rsid w:val="0038223F"/>
    <w:rsid w:val="0038231F"/>
    <w:rsid w:val="00382A93"/>
    <w:rsid w:val="00383668"/>
    <w:rsid w:val="00383CDA"/>
    <w:rsid w:val="00385E87"/>
    <w:rsid w:val="00386220"/>
    <w:rsid w:val="00387505"/>
    <w:rsid w:val="0038761A"/>
    <w:rsid w:val="003876E1"/>
    <w:rsid w:val="0038798A"/>
    <w:rsid w:val="00387FDE"/>
    <w:rsid w:val="00392E72"/>
    <w:rsid w:val="00394724"/>
    <w:rsid w:val="0039685F"/>
    <w:rsid w:val="003A02D3"/>
    <w:rsid w:val="003A10BE"/>
    <w:rsid w:val="003A1B8E"/>
    <w:rsid w:val="003A29FF"/>
    <w:rsid w:val="003A3B88"/>
    <w:rsid w:val="003A3B92"/>
    <w:rsid w:val="003A3E4C"/>
    <w:rsid w:val="003A4E70"/>
    <w:rsid w:val="003A6898"/>
    <w:rsid w:val="003A6F7E"/>
    <w:rsid w:val="003A76CC"/>
    <w:rsid w:val="003A79B6"/>
    <w:rsid w:val="003B2D4C"/>
    <w:rsid w:val="003B4857"/>
    <w:rsid w:val="003B4C4D"/>
    <w:rsid w:val="003B5045"/>
    <w:rsid w:val="003B64E1"/>
    <w:rsid w:val="003B6822"/>
    <w:rsid w:val="003B7FE2"/>
    <w:rsid w:val="003C22A9"/>
    <w:rsid w:val="003C25EF"/>
    <w:rsid w:val="003C2F96"/>
    <w:rsid w:val="003C3035"/>
    <w:rsid w:val="003C38E6"/>
    <w:rsid w:val="003C3A5F"/>
    <w:rsid w:val="003C4995"/>
    <w:rsid w:val="003C4DC7"/>
    <w:rsid w:val="003C5DA0"/>
    <w:rsid w:val="003C5F80"/>
    <w:rsid w:val="003C6AD6"/>
    <w:rsid w:val="003C6D1B"/>
    <w:rsid w:val="003C7AAE"/>
    <w:rsid w:val="003D2C7C"/>
    <w:rsid w:val="003D2C8A"/>
    <w:rsid w:val="003D395D"/>
    <w:rsid w:val="003D4351"/>
    <w:rsid w:val="003D4792"/>
    <w:rsid w:val="003D50B5"/>
    <w:rsid w:val="003D69A1"/>
    <w:rsid w:val="003D6CE6"/>
    <w:rsid w:val="003D732D"/>
    <w:rsid w:val="003D7553"/>
    <w:rsid w:val="003D7CF4"/>
    <w:rsid w:val="003D7ECB"/>
    <w:rsid w:val="003E0168"/>
    <w:rsid w:val="003E0CA7"/>
    <w:rsid w:val="003E1081"/>
    <w:rsid w:val="003E1EBE"/>
    <w:rsid w:val="003E1F75"/>
    <w:rsid w:val="003E2D1C"/>
    <w:rsid w:val="003E30A8"/>
    <w:rsid w:val="003E3F5C"/>
    <w:rsid w:val="003E468C"/>
    <w:rsid w:val="003E4D4B"/>
    <w:rsid w:val="003E4F69"/>
    <w:rsid w:val="003E5365"/>
    <w:rsid w:val="003E5C0F"/>
    <w:rsid w:val="003E5FC7"/>
    <w:rsid w:val="003E603B"/>
    <w:rsid w:val="003E6545"/>
    <w:rsid w:val="003E6C4D"/>
    <w:rsid w:val="003E7181"/>
    <w:rsid w:val="003F03C8"/>
    <w:rsid w:val="003F14B3"/>
    <w:rsid w:val="003F2165"/>
    <w:rsid w:val="003F259C"/>
    <w:rsid w:val="003F3956"/>
    <w:rsid w:val="003F4024"/>
    <w:rsid w:val="003F479F"/>
    <w:rsid w:val="003F5FB7"/>
    <w:rsid w:val="003F75A2"/>
    <w:rsid w:val="003F77FB"/>
    <w:rsid w:val="003F7EC6"/>
    <w:rsid w:val="003F7EFE"/>
    <w:rsid w:val="004002AF"/>
    <w:rsid w:val="0040174D"/>
    <w:rsid w:val="004023EC"/>
    <w:rsid w:val="004029EC"/>
    <w:rsid w:val="004036D4"/>
    <w:rsid w:val="004042E7"/>
    <w:rsid w:val="0040465F"/>
    <w:rsid w:val="00405FC0"/>
    <w:rsid w:val="0040730F"/>
    <w:rsid w:val="00407DB2"/>
    <w:rsid w:val="004104AF"/>
    <w:rsid w:val="00410C69"/>
    <w:rsid w:val="00411AC8"/>
    <w:rsid w:val="00412B5E"/>
    <w:rsid w:val="004133DA"/>
    <w:rsid w:val="00413744"/>
    <w:rsid w:val="0041391F"/>
    <w:rsid w:val="00413D59"/>
    <w:rsid w:val="004141C7"/>
    <w:rsid w:val="004143C5"/>
    <w:rsid w:val="00414472"/>
    <w:rsid w:val="00414524"/>
    <w:rsid w:val="00414DB2"/>
    <w:rsid w:val="0041575A"/>
    <w:rsid w:val="00415F03"/>
    <w:rsid w:val="004165B9"/>
    <w:rsid w:val="00416C78"/>
    <w:rsid w:val="00417996"/>
    <w:rsid w:val="004200E5"/>
    <w:rsid w:val="0042050F"/>
    <w:rsid w:val="00420ED1"/>
    <w:rsid w:val="00421207"/>
    <w:rsid w:val="00422305"/>
    <w:rsid w:val="00422D42"/>
    <w:rsid w:val="004235E2"/>
    <w:rsid w:val="00423DCC"/>
    <w:rsid w:val="004273F6"/>
    <w:rsid w:val="00427A44"/>
    <w:rsid w:val="004304D4"/>
    <w:rsid w:val="00430690"/>
    <w:rsid w:val="0043247F"/>
    <w:rsid w:val="00433378"/>
    <w:rsid w:val="00434022"/>
    <w:rsid w:val="004342B7"/>
    <w:rsid w:val="004363D9"/>
    <w:rsid w:val="00436543"/>
    <w:rsid w:val="00437589"/>
    <w:rsid w:val="0043760A"/>
    <w:rsid w:val="0044245F"/>
    <w:rsid w:val="00442F9F"/>
    <w:rsid w:val="004435E0"/>
    <w:rsid w:val="00443865"/>
    <w:rsid w:val="004438CC"/>
    <w:rsid w:val="004466DD"/>
    <w:rsid w:val="004467E4"/>
    <w:rsid w:val="00447181"/>
    <w:rsid w:val="00447FCB"/>
    <w:rsid w:val="004508F8"/>
    <w:rsid w:val="0045135C"/>
    <w:rsid w:val="00453739"/>
    <w:rsid w:val="00454095"/>
    <w:rsid w:val="00454221"/>
    <w:rsid w:val="00454407"/>
    <w:rsid w:val="00454E34"/>
    <w:rsid w:val="00455606"/>
    <w:rsid w:val="00456036"/>
    <w:rsid w:val="00456FBC"/>
    <w:rsid w:val="00460ACA"/>
    <w:rsid w:val="00460D6E"/>
    <w:rsid w:val="00462153"/>
    <w:rsid w:val="00462B4D"/>
    <w:rsid w:val="00462CDF"/>
    <w:rsid w:val="0046645F"/>
    <w:rsid w:val="00466A9C"/>
    <w:rsid w:val="00466D68"/>
    <w:rsid w:val="00467334"/>
    <w:rsid w:val="0046755F"/>
    <w:rsid w:val="00467DDD"/>
    <w:rsid w:val="00470AF1"/>
    <w:rsid w:val="00470EFE"/>
    <w:rsid w:val="0047116C"/>
    <w:rsid w:val="0047132B"/>
    <w:rsid w:val="00472122"/>
    <w:rsid w:val="00472501"/>
    <w:rsid w:val="00473317"/>
    <w:rsid w:val="00473FBC"/>
    <w:rsid w:val="00477065"/>
    <w:rsid w:val="00480711"/>
    <w:rsid w:val="00481180"/>
    <w:rsid w:val="00481846"/>
    <w:rsid w:val="00482454"/>
    <w:rsid w:val="004824F6"/>
    <w:rsid w:val="0048352D"/>
    <w:rsid w:val="00483691"/>
    <w:rsid w:val="004839FD"/>
    <w:rsid w:val="00484128"/>
    <w:rsid w:val="00484B25"/>
    <w:rsid w:val="00484D54"/>
    <w:rsid w:val="004852EB"/>
    <w:rsid w:val="004870C6"/>
    <w:rsid w:val="00487527"/>
    <w:rsid w:val="00487FCC"/>
    <w:rsid w:val="00491490"/>
    <w:rsid w:val="0049155C"/>
    <w:rsid w:val="00491EC5"/>
    <w:rsid w:val="00492B17"/>
    <w:rsid w:val="00492D2E"/>
    <w:rsid w:val="00493148"/>
    <w:rsid w:val="004943F2"/>
    <w:rsid w:val="00494C68"/>
    <w:rsid w:val="00495471"/>
    <w:rsid w:val="00496635"/>
    <w:rsid w:val="00496A77"/>
    <w:rsid w:val="004979E1"/>
    <w:rsid w:val="00497FE0"/>
    <w:rsid w:val="004A089C"/>
    <w:rsid w:val="004A09A6"/>
    <w:rsid w:val="004A1899"/>
    <w:rsid w:val="004A1A10"/>
    <w:rsid w:val="004A28DC"/>
    <w:rsid w:val="004A3A25"/>
    <w:rsid w:val="004A3B0F"/>
    <w:rsid w:val="004A41D5"/>
    <w:rsid w:val="004A435F"/>
    <w:rsid w:val="004A4882"/>
    <w:rsid w:val="004A68DF"/>
    <w:rsid w:val="004A6FD8"/>
    <w:rsid w:val="004B0F9B"/>
    <w:rsid w:val="004B17BB"/>
    <w:rsid w:val="004B1918"/>
    <w:rsid w:val="004B199C"/>
    <w:rsid w:val="004B23E0"/>
    <w:rsid w:val="004B2940"/>
    <w:rsid w:val="004B2A66"/>
    <w:rsid w:val="004B2C2C"/>
    <w:rsid w:val="004B3956"/>
    <w:rsid w:val="004B3D43"/>
    <w:rsid w:val="004B4D6E"/>
    <w:rsid w:val="004B6888"/>
    <w:rsid w:val="004B72E6"/>
    <w:rsid w:val="004B77E2"/>
    <w:rsid w:val="004C029F"/>
    <w:rsid w:val="004C0EA2"/>
    <w:rsid w:val="004C1BAB"/>
    <w:rsid w:val="004C2A5B"/>
    <w:rsid w:val="004C3FF9"/>
    <w:rsid w:val="004C45D0"/>
    <w:rsid w:val="004C51BB"/>
    <w:rsid w:val="004C730F"/>
    <w:rsid w:val="004C7A92"/>
    <w:rsid w:val="004D084A"/>
    <w:rsid w:val="004D1B9B"/>
    <w:rsid w:val="004D24AA"/>
    <w:rsid w:val="004D3169"/>
    <w:rsid w:val="004D3269"/>
    <w:rsid w:val="004D3C07"/>
    <w:rsid w:val="004D4BB3"/>
    <w:rsid w:val="004D5F3D"/>
    <w:rsid w:val="004D5F73"/>
    <w:rsid w:val="004D6A18"/>
    <w:rsid w:val="004D6B46"/>
    <w:rsid w:val="004D6EE1"/>
    <w:rsid w:val="004D6EF8"/>
    <w:rsid w:val="004D7488"/>
    <w:rsid w:val="004E0C84"/>
    <w:rsid w:val="004E14BE"/>
    <w:rsid w:val="004E24FF"/>
    <w:rsid w:val="004E3C6A"/>
    <w:rsid w:val="004E4E99"/>
    <w:rsid w:val="004E5169"/>
    <w:rsid w:val="004E5889"/>
    <w:rsid w:val="004E5A59"/>
    <w:rsid w:val="004E5C59"/>
    <w:rsid w:val="004E5D1C"/>
    <w:rsid w:val="004E63EE"/>
    <w:rsid w:val="004E645D"/>
    <w:rsid w:val="004E651F"/>
    <w:rsid w:val="004E7EBF"/>
    <w:rsid w:val="004F057F"/>
    <w:rsid w:val="004F059A"/>
    <w:rsid w:val="004F0C4E"/>
    <w:rsid w:val="004F1806"/>
    <w:rsid w:val="004F316D"/>
    <w:rsid w:val="004F3497"/>
    <w:rsid w:val="004F40DB"/>
    <w:rsid w:val="004F4876"/>
    <w:rsid w:val="004F50DB"/>
    <w:rsid w:val="004F5C22"/>
    <w:rsid w:val="004F5C6B"/>
    <w:rsid w:val="004F606A"/>
    <w:rsid w:val="004F6330"/>
    <w:rsid w:val="004F762F"/>
    <w:rsid w:val="0050125A"/>
    <w:rsid w:val="00501DF3"/>
    <w:rsid w:val="00502664"/>
    <w:rsid w:val="00502CAB"/>
    <w:rsid w:val="005031A9"/>
    <w:rsid w:val="0050459B"/>
    <w:rsid w:val="005057B2"/>
    <w:rsid w:val="00505D4F"/>
    <w:rsid w:val="00505F4E"/>
    <w:rsid w:val="00507213"/>
    <w:rsid w:val="00510C49"/>
    <w:rsid w:val="00510E08"/>
    <w:rsid w:val="00511B5B"/>
    <w:rsid w:val="0051258A"/>
    <w:rsid w:val="005140EF"/>
    <w:rsid w:val="00514BBF"/>
    <w:rsid w:val="00514DCD"/>
    <w:rsid w:val="005152CA"/>
    <w:rsid w:val="005166E6"/>
    <w:rsid w:val="00517912"/>
    <w:rsid w:val="00517B21"/>
    <w:rsid w:val="005204D7"/>
    <w:rsid w:val="005216BC"/>
    <w:rsid w:val="00521786"/>
    <w:rsid w:val="005217ED"/>
    <w:rsid w:val="005227FD"/>
    <w:rsid w:val="00523E94"/>
    <w:rsid w:val="0052433D"/>
    <w:rsid w:val="0052448D"/>
    <w:rsid w:val="005247FF"/>
    <w:rsid w:val="00524FC3"/>
    <w:rsid w:val="005254C3"/>
    <w:rsid w:val="00525916"/>
    <w:rsid w:val="0052672E"/>
    <w:rsid w:val="00530C5E"/>
    <w:rsid w:val="00532374"/>
    <w:rsid w:val="005346BA"/>
    <w:rsid w:val="00535975"/>
    <w:rsid w:val="00536DF8"/>
    <w:rsid w:val="0054195F"/>
    <w:rsid w:val="00541C38"/>
    <w:rsid w:val="005425A8"/>
    <w:rsid w:val="00542A9D"/>
    <w:rsid w:val="005438DC"/>
    <w:rsid w:val="00544BCB"/>
    <w:rsid w:val="005466E9"/>
    <w:rsid w:val="0054700D"/>
    <w:rsid w:val="005518F2"/>
    <w:rsid w:val="00551FBF"/>
    <w:rsid w:val="00552A8B"/>
    <w:rsid w:val="005534C2"/>
    <w:rsid w:val="00554FFA"/>
    <w:rsid w:val="00556C3D"/>
    <w:rsid w:val="005617D2"/>
    <w:rsid w:val="00562166"/>
    <w:rsid w:val="00564305"/>
    <w:rsid w:val="00566E9F"/>
    <w:rsid w:val="00570232"/>
    <w:rsid w:val="00570EEB"/>
    <w:rsid w:val="00571B32"/>
    <w:rsid w:val="00571FB7"/>
    <w:rsid w:val="00572058"/>
    <w:rsid w:val="00573D2E"/>
    <w:rsid w:val="0057408E"/>
    <w:rsid w:val="00574831"/>
    <w:rsid w:val="00574B56"/>
    <w:rsid w:val="00575040"/>
    <w:rsid w:val="00575990"/>
    <w:rsid w:val="00575F3C"/>
    <w:rsid w:val="00577680"/>
    <w:rsid w:val="00580068"/>
    <w:rsid w:val="00581360"/>
    <w:rsid w:val="00583213"/>
    <w:rsid w:val="00584815"/>
    <w:rsid w:val="0058528A"/>
    <w:rsid w:val="00586BE4"/>
    <w:rsid w:val="00586F5E"/>
    <w:rsid w:val="005871EF"/>
    <w:rsid w:val="0059006F"/>
    <w:rsid w:val="00590475"/>
    <w:rsid w:val="00590612"/>
    <w:rsid w:val="005906A9"/>
    <w:rsid w:val="00591ECA"/>
    <w:rsid w:val="00592C05"/>
    <w:rsid w:val="0059328D"/>
    <w:rsid w:val="005933BE"/>
    <w:rsid w:val="00593DF2"/>
    <w:rsid w:val="00593FF9"/>
    <w:rsid w:val="00595002"/>
    <w:rsid w:val="00595458"/>
    <w:rsid w:val="00596410"/>
    <w:rsid w:val="005A08A8"/>
    <w:rsid w:val="005A0C50"/>
    <w:rsid w:val="005A2751"/>
    <w:rsid w:val="005A2822"/>
    <w:rsid w:val="005A4461"/>
    <w:rsid w:val="005A5965"/>
    <w:rsid w:val="005A7BF4"/>
    <w:rsid w:val="005A7D46"/>
    <w:rsid w:val="005A7FD9"/>
    <w:rsid w:val="005B02E7"/>
    <w:rsid w:val="005B0B51"/>
    <w:rsid w:val="005B2036"/>
    <w:rsid w:val="005B252B"/>
    <w:rsid w:val="005B2A05"/>
    <w:rsid w:val="005B2F49"/>
    <w:rsid w:val="005B392C"/>
    <w:rsid w:val="005B3C6C"/>
    <w:rsid w:val="005B42D3"/>
    <w:rsid w:val="005B432D"/>
    <w:rsid w:val="005B6237"/>
    <w:rsid w:val="005B6F2B"/>
    <w:rsid w:val="005B6F95"/>
    <w:rsid w:val="005C095E"/>
    <w:rsid w:val="005C0A57"/>
    <w:rsid w:val="005C0B7E"/>
    <w:rsid w:val="005C2A9E"/>
    <w:rsid w:val="005C4583"/>
    <w:rsid w:val="005C4B82"/>
    <w:rsid w:val="005C577D"/>
    <w:rsid w:val="005C5CFF"/>
    <w:rsid w:val="005C625F"/>
    <w:rsid w:val="005C67D4"/>
    <w:rsid w:val="005C69A9"/>
    <w:rsid w:val="005C7773"/>
    <w:rsid w:val="005C7CAC"/>
    <w:rsid w:val="005C7ED4"/>
    <w:rsid w:val="005D1C40"/>
    <w:rsid w:val="005D272B"/>
    <w:rsid w:val="005D38B5"/>
    <w:rsid w:val="005D46A8"/>
    <w:rsid w:val="005D4FA8"/>
    <w:rsid w:val="005D50D6"/>
    <w:rsid w:val="005D57B8"/>
    <w:rsid w:val="005D6F7C"/>
    <w:rsid w:val="005D77AA"/>
    <w:rsid w:val="005E1419"/>
    <w:rsid w:val="005E1BAF"/>
    <w:rsid w:val="005E1FCE"/>
    <w:rsid w:val="005E225A"/>
    <w:rsid w:val="005E4478"/>
    <w:rsid w:val="005E5AAF"/>
    <w:rsid w:val="005E6BA5"/>
    <w:rsid w:val="005E7078"/>
    <w:rsid w:val="005F0956"/>
    <w:rsid w:val="005F11DD"/>
    <w:rsid w:val="005F27F7"/>
    <w:rsid w:val="005F2BE6"/>
    <w:rsid w:val="005F3A6C"/>
    <w:rsid w:val="005F4A5C"/>
    <w:rsid w:val="005F4D4B"/>
    <w:rsid w:val="005F4E1C"/>
    <w:rsid w:val="005F5722"/>
    <w:rsid w:val="005F65C4"/>
    <w:rsid w:val="005F716A"/>
    <w:rsid w:val="005F7527"/>
    <w:rsid w:val="005F7BE3"/>
    <w:rsid w:val="00601706"/>
    <w:rsid w:val="006023E8"/>
    <w:rsid w:val="00602674"/>
    <w:rsid w:val="006026F0"/>
    <w:rsid w:val="00602B41"/>
    <w:rsid w:val="0060356E"/>
    <w:rsid w:val="00603AB5"/>
    <w:rsid w:val="00604BEA"/>
    <w:rsid w:val="0060527B"/>
    <w:rsid w:val="0060586F"/>
    <w:rsid w:val="0060650C"/>
    <w:rsid w:val="006076AA"/>
    <w:rsid w:val="0060791D"/>
    <w:rsid w:val="00610DA6"/>
    <w:rsid w:val="00611AA6"/>
    <w:rsid w:val="00611C08"/>
    <w:rsid w:val="0061211C"/>
    <w:rsid w:val="00612864"/>
    <w:rsid w:val="00613C1B"/>
    <w:rsid w:val="00613C7E"/>
    <w:rsid w:val="00615869"/>
    <w:rsid w:val="00616C02"/>
    <w:rsid w:val="00616C43"/>
    <w:rsid w:val="00616CE4"/>
    <w:rsid w:val="0061730A"/>
    <w:rsid w:val="006178E4"/>
    <w:rsid w:val="00620339"/>
    <w:rsid w:val="006204D4"/>
    <w:rsid w:val="006209A0"/>
    <w:rsid w:val="00620BDD"/>
    <w:rsid w:val="00621F14"/>
    <w:rsid w:val="00621F29"/>
    <w:rsid w:val="006229C4"/>
    <w:rsid w:val="0062365A"/>
    <w:rsid w:val="00624363"/>
    <w:rsid w:val="00624B0B"/>
    <w:rsid w:val="00625578"/>
    <w:rsid w:val="00626834"/>
    <w:rsid w:val="006278A3"/>
    <w:rsid w:val="006307EA"/>
    <w:rsid w:val="006328C9"/>
    <w:rsid w:val="0063347C"/>
    <w:rsid w:val="00634696"/>
    <w:rsid w:val="00635878"/>
    <w:rsid w:val="006358CE"/>
    <w:rsid w:val="00635B11"/>
    <w:rsid w:val="00635BFA"/>
    <w:rsid w:val="00635FCC"/>
    <w:rsid w:val="0063606A"/>
    <w:rsid w:val="006405AA"/>
    <w:rsid w:val="00640732"/>
    <w:rsid w:val="0064086B"/>
    <w:rsid w:val="00641849"/>
    <w:rsid w:val="00642EA2"/>
    <w:rsid w:val="006450A1"/>
    <w:rsid w:val="00645F06"/>
    <w:rsid w:val="00646B47"/>
    <w:rsid w:val="00647F2A"/>
    <w:rsid w:val="006513FC"/>
    <w:rsid w:val="006534AA"/>
    <w:rsid w:val="006544EF"/>
    <w:rsid w:val="0065477F"/>
    <w:rsid w:val="0065588D"/>
    <w:rsid w:val="00655E1B"/>
    <w:rsid w:val="00656A97"/>
    <w:rsid w:val="0065780C"/>
    <w:rsid w:val="0065784B"/>
    <w:rsid w:val="006600CE"/>
    <w:rsid w:val="00661168"/>
    <w:rsid w:val="0066252A"/>
    <w:rsid w:val="0066263B"/>
    <w:rsid w:val="00662667"/>
    <w:rsid w:val="00662DF3"/>
    <w:rsid w:val="0066390A"/>
    <w:rsid w:val="006656C5"/>
    <w:rsid w:val="00665DCD"/>
    <w:rsid w:val="00667266"/>
    <w:rsid w:val="00667FC7"/>
    <w:rsid w:val="006717C9"/>
    <w:rsid w:val="00672227"/>
    <w:rsid w:val="0067307E"/>
    <w:rsid w:val="006732B4"/>
    <w:rsid w:val="006736F2"/>
    <w:rsid w:val="00673D1E"/>
    <w:rsid w:val="006765FB"/>
    <w:rsid w:val="006816D7"/>
    <w:rsid w:val="00681ACB"/>
    <w:rsid w:val="0068203E"/>
    <w:rsid w:val="00683865"/>
    <w:rsid w:val="00683BD6"/>
    <w:rsid w:val="006846D0"/>
    <w:rsid w:val="00684DF2"/>
    <w:rsid w:val="006858BE"/>
    <w:rsid w:val="00685EE4"/>
    <w:rsid w:val="00685F10"/>
    <w:rsid w:val="0068730B"/>
    <w:rsid w:val="0068736A"/>
    <w:rsid w:val="00690FB9"/>
    <w:rsid w:val="00691D27"/>
    <w:rsid w:val="00692AD0"/>
    <w:rsid w:val="00692ADE"/>
    <w:rsid w:val="006936C8"/>
    <w:rsid w:val="00695395"/>
    <w:rsid w:val="006963AB"/>
    <w:rsid w:val="00697D89"/>
    <w:rsid w:val="006A04B6"/>
    <w:rsid w:val="006A0607"/>
    <w:rsid w:val="006A24AF"/>
    <w:rsid w:val="006A2565"/>
    <w:rsid w:val="006A2942"/>
    <w:rsid w:val="006A2CB0"/>
    <w:rsid w:val="006A3392"/>
    <w:rsid w:val="006A3E5D"/>
    <w:rsid w:val="006A4688"/>
    <w:rsid w:val="006A53B6"/>
    <w:rsid w:val="006A56F2"/>
    <w:rsid w:val="006A6A45"/>
    <w:rsid w:val="006A700B"/>
    <w:rsid w:val="006A7BFC"/>
    <w:rsid w:val="006A7F1F"/>
    <w:rsid w:val="006B05CC"/>
    <w:rsid w:val="006B084D"/>
    <w:rsid w:val="006B0D09"/>
    <w:rsid w:val="006B0EB6"/>
    <w:rsid w:val="006B369E"/>
    <w:rsid w:val="006B4273"/>
    <w:rsid w:val="006B42EB"/>
    <w:rsid w:val="006B49ED"/>
    <w:rsid w:val="006B51DD"/>
    <w:rsid w:val="006B5ACF"/>
    <w:rsid w:val="006B6167"/>
    <w:rsid w:val="006B6FCC"/>
    <w:rsid w:val="006B71FC"/>
    <w:rsid w:val="006C146A"/>
    <w:rsid w:val="006C1EA9"/>
    <w:rsid w:val="006C26CB"/>
    <w:rsid w:val="006C29E7"/>
    <w:rsid w:val="006C4373"/>
    <w:rsid w:val="006C5640"/>
    <w:rsid w:val="006C57BE"/>
    <w:rsid w:val="006C6556"/>
    <w:rsid w:val="006C6A90"/>
    <w:rsid w:val="006C7266"/>
    <w:rsid w:val="006D0278"/>
    <w:rsid w:val="006D0333"/>
    <w:rsid w:val="006D0388"/>
    <w:rsid w:val="006D08B5"/>
    <w:rsid w:val="006D0C71"/>
    <w:rsid w:val="006D0F28"/>
    <w:rsid w:val="006D1179"/>
    <w:rsid w:val="006D1FE0"/>
    <w:rsid w:val="006D31B4"/>
    <w:rsid w:val="006D35CC"/>
    <w:rsid w:val="006D533D"/>
    <w:rsid w:val="006D58DE"/>
    <w:rsid w:val="006D5C08"/>
    <w:rsid w:val="006D700C"/>
    <w:rsid w:val="006D7019"/>
    <w:rsid w:val="006E02CC"/>
    <w:rsid w:val="006E1306"/>
    <w:rsid w:val="006E1F39"/>
    <w:rsid w:val="006E20D2"/>
    <w:rsid w:val="006E2848"/>
    <w:rsid w:val="006E3CAA"/>
    <w:rsid w:val="006E45BE"/>
    <w:rsid w:val="006E4656"/>
    <w:rsid w:val="006E47F4"/>
    <w:rsid w:val="006E4992"/>
    <w:rsid w:val="006E4ECA"/>
    <w:rsid w:val="006E7E1F"/>
    <w:rsid w:val="006F0196"/>
    <w:rsid w:val="006F112E"/>
    <w:rsid w:val="006F2235"/>
    <w:rsid w:val="006F27AB"/>
    <w:rsid w:val="006F332D"/>
    <w:rsid w:val="006F4951"/>
    <w:rsid w:val="006F4C23"/>
    <w:rsid w:val="006F4E53"/>
    <w:rsid w:val="006F5C40"/>
    <w:rsid w:val="006F6E4B"/>
    <w:rsid w:val="00700238"/>
    <w:rsid w:val="00700588"/>
    <w:rsid w:val="0070265B"/>
    <w:rsid w:val="007046EF"/>
    <w:rsid w:val="00705E34"/>
    <w:rsid w:val="00706E43"/>
    <w:rsid w:val="007071F0"/>
    <w:rsid w:val="007102E2"/>
    <w:rsid w:val="0071175A"/>
    <w:rsid w:val="00711ABC"/>
    <w:rsid w:val="007128E7"/>
    <w:rsid w:val="00713D89"/>
    <w:rsid w:val="0071424E"/>
    <w:rsid w:val="00716349"/>
    <w:rsid w:val="007163D9"/>
    <w:rsid w:val="00716FCA"/>
    <w:rsid w:val="00717A75"/>
    <w:rsid w:val="0072130E"/>
    <w:rsid w:val="00722B41"/>
    <w:rsid w:val="0072339A"/>
    <w:rsid w:val="00723F55"/>
    <w:rsid w:val="007242E4"/>
    <w:rsid w:val="007242FE"/>
    <w:rsid w:val="007245E7"/>
    <w:rsid w:val="00724AB1"/>
    <w:rsid w:val="007267C3"/>
    <w:rsid w:val="0072707E"/>
    <w:rsid w:val="007270F6"/>
    <w:rsid w:val="00727C95"/>
    <w:rsid w:val="0073015E"/>
    <w:rsid w:val="00730F80"/>
    <w:rsid w:val="00733196"/>
    <w:rsid w:val="007338F0"/>
    <w:rsid w:val="00734678"/>
    <w:rsid w:val="00734C8B"/>
    <w:rsid w:val="00735CEE"/>
    <w:rsid w:val="0073615E"/>
    <w:rsid w:val="0073687C"/>
    <w:rsid w:val="00736E2F"/>
    <w:rsid w:val="007374E1"/>
    <w:rsid w:val="0074081A"/>
    <w:rsid w:val="00740F77"/>
    <w:rsid w:val="00740FCF"/>
    <w:rsid w:val="007428CD"/>
    <w:rsid w:val="00743045"/>
    <w:rsid w:val="00743539"/>
    <w:rsid w:val="007442E9"/>
    <w:rsid w:val="00744A30"/>
    <w:rsid w:val="00745E3D"/>
    <w:rsid w:val="007468B9"/>
    <w:rsid w:val="007474CE"/>
    <w:rsid w:val="00747E44"/>
    <w:rsid w:val="007501C7"/>
    <w:rsid w:val="007514A8"/>
    <w:rsid w:val="0075276E"/>
    <w:rsid w:val="0075305B"/>
    <w:rsid w:val="007545A4"/>
    <w:rsid w:val="00754DB6"/>
    <w:rsid w:val="007578EB"/>
    <w:rsid w:val="00757DEC"/>
    <w:rsid w:val="007607AD"/>
    <w:rsid w:val="00760ED0"/>
    <w:rsid w:val="007619C0"/>
    <w:rsid w:val="00761D22"/>
    <w:rsid w:val="0076240D"/>
    <w:rsid w:val="007644C1"/>
    <w:rsid w:val="00764C0E"/>
    <w:rsid w:val="007651C8"/>
    <w:rsid w:val="0076536A"/>
    <w:rsid w:val="007655ED"/>
    <w:rsid w:val="00766C3E"/>
    <w:rsid w:val="00767A76"/>
    <w:rsid w:val="00770DC1"/>
    <w:rsid w:val="007726E3"/>
    <w:rsid w:val="007728E1"/>
    <w:rsid w:val="00774A22"/>
    <w:rsid w:val="00774FC6"/>
    <w:rsid w:val="007760A9"/>
    <w:rsid w:val="007764C7"/>
    <w:rsid w:val="00776777"/>
    <w:rsid w:val="00776F93"/>
    <w:rsid w:val="00780251"/>
    <w:rsid w:val="00780B90"/>
    <w:rsid w:val="007819C8"/>
    <w:rsid w:val="007823E7"/>
    <w:rsid w:val="00782B47"/>
    <w:rsid w:val="00783039"/>
    <w:rsid w:val="00785623"/>
    <w:rsid w:val="00785AEE"/>
    <w:rsid w:val="00786521"/>
    <w:rsid w:val="007871FF"/>
    <w:rsid w:val="00787968"/>
    <w:rsid w:val="00787A55"/>
    <w:rsid w:val="007902E7"/>
    <w:rsid w:val="00790BDE"/>
    <w:rsid w:val="00791412"/>
    <w:rsid w:val="0079145E"/>
    <w:rsid w:val="007917D6"/>
    <w:rsid w:val="007924B5"/>
    <w:rsid w:val="00792747"/>
    <w:rsid w:val="00792810"/>
    <w:rsid w:val="00793DAA"/>
    <w:rsid w:val="007943D0"/>
    <w:rsid w:val="00794820"/>
    <w:rsid w:val="0079618E"/>
    <w:rsid w:val="00796B8F"/>
    <w:rsid w:val="0079700A"/>
    <w:rsid w:val="00797BAE"/>
    <w:rsid w:val="007A04D2"/>
    <w:rsid w:val="007A0D96"/>
    <w:rsid w:val="007A14D1"/>
    <w:rsid w:val="007A42A3"/>
    <w:rsid w:val="007A43A1"/>
    <w:rsid w:val="007A4DB0"/>
    <w:rsid w:val="007A5947"/>
    <w:rsid w:val="007A596D"/>
    <w:rsid w:val="007A6E10"/>
    <w:rsid w:val="007B16FA"/>
    <w:rsid w:val="007B174A"/>
    <w:rsid w:val="007B2302"/>
    <w:rsid w:val="007B2CC9"/>
    <w:rsid w:val="007B310C"/>
    <w:rsid w:val="007B3F28"/>
    <w:rsid w:val="007B479D"/>
    <w:rsid w:val="007B484D"/>
    <w:rsid w:val="007B4CCF"/>
    <w:rsid w:val="007B5F2E"/>
    <w:rsid w:val="007B61B1"/>
    <w:rsid w:val="007B7937"/>
    <w:rsid w:val="007B7E19"/>
    <w:rsid w:val="007C070C"/>
    <w:rsid w:val="007C0BD5"/>
    <w:rsid w:val="007C3288"/>
    <w:rsid w:val="007C4C4C"/>
    <w:rsid w:val="007C536B"/>
    <w:rsid w:val="007C5D2E"/>
    <w:rsid w:val="007C6198"/>
    <w:rsid w:val="007C671A"/>
    <w:rsid w:val="007C6755"/>
    <w:rsid w:val="007D00D9"/>
    <w:rsid w:val="007D08B0"/>
    <w:rsid w:val="007D1B15"/>
    <w:rsid w:val="007D2548"/>
    <w:rsid w:val="007D2B56"/>
    <w:rsid w:val="007D3A06"/>
    <w:rsid w:val="007D3CE0"/>
    <w:rsid w:val="007D442B"/>
    <w:rsid w:val="007D458D"/>
    <w:rsid w:val="007D4812"/>
    <w:rsid w:val="007D53A2"/>
    <w:rsid w:val="007D5F97"/>
    <w:rsid w:val="007D618D"/>
    <w:rsid w:val="007D6201"/>
    <w:rsid w:val="007D63F6"/>
    <w:rsid w:val="007D6538"/>
    <w:rsid w:val="007D71B5"/>
    <w:rsid w:val="007D7F55"/>
    <w:rsid w:val="007E0BC0"/>
    <w:rsid w:val="007E1534"/>
    <w:rsid w:val="007E1DF6"/>
    <w:rsid w:val="007E3EC8"/>
    <w:rsid w:val="007E45F7"/>
    <w:rsid w:val="007E5F56"/>
    <w:rsid w:val="007E5FD9"/>
    <w:rsid w:val="007F1FE4"/>
    <w:rsid w:val="007F3AA1"/>
    <w:rsid w:val="007F463E"/>
    <w:rsid w:val="007F4D0B"/>
    <w:rsid w:val="007F52FB"/>
    <w:rsid w:val="007F5900"/>
    <w:rsid w:val="007F6E5B"/>
    <w:rsid w:val="007F7318"/>
    <w:rsid w:val="007F7617"/>
    <w:rsid w:val="007F7A64"/>
    <w:rsid w:val="00800DE5"/>
    <w:rsid w:val="008027D4"/>
    <w:rsid w:val="00803F96"/>
    <w:rsid w:val="00803FC5"/>
    <w:rsid w:val="0080504F"/>
    <w:rsid w:val="0080512C"/>
    <w:rsid w:val="008064A0"/>
    <w:rsid w:val="00807671"/>
    <w:rsid w:val="00807675"/>
    <w:rsid w:val="0080793E"/>
    <w:rsid w:val="00810360"/>
    <w:rsid w:val="00810448"/>
    <w:rsid w:val="008115AF"/>
    <w:rsid w:val="008116B3"/>
    <w:rsid w:val="00811F3D"/>
    <w:rsid w:val="00812541"/>
    <w:rsid w:val="008130C4"/>
    <w:rsid w:val="00814C37"/>
    <w:rsid w:val="00814C9B"/>
    <w:rsid w:val="008155D0"/>
    <w:rsid w:val="00815733"/>
    <w:rsid w:val="00815DC4"/>
    <w:rsid w:val="008161E8"/>
    <w:rsid w:val="00820375"/>
    <w:rsid w:val="008209E0"/>
    <w:rsid w:val="00820D0F"/>
    <w:rsid w:val="0082106E"/>
    <w:rsid w:val="00821895"/>
    <w:rsid w:val="00821BC6"/>
    <w:rsid w:val="008222EF"/>
    <w:rsid w:val="00822768"/>
    <w:rsid w:val="008229D6"/>
    <w:rsid w:val="00822B61"/>
    <w:rsid w:val="00822EDA"/>
    <w:rsid w:val="00823207"/>
    <w:rsid w:val="00823275"/>
    <w:rsid w:val="00824EEC"/>
    <w:rsid w:val="00825487"/>
    <w:rsid w:val="00825F0F"/>
    <w:rsid w:val="00826182"/>
    <w:rsid w:val="00826560"/>
    <w:rsid w:val="008265B3"/>
    <w:rsid w:val="00826DDB"/>
    <w:rsid w:val="008276DB"/>
    <w:rsid w:val="00827E2B"/>
    <w:rsid w:val="00830A1E"/>
    <w:rsid w:val="008310E6"/>
    <w:rsid w:val="00831206"/>
    <w:rsid w:val="0083166F"/>
    <w:rsid w:val="00831BFC"/>
    <w:rsid w:val="00831CEA"/>
    <w:rsid w:val="008325BE"/>
    <w:rsid w:val="008344BC"/>
    <w:rsid w:val="00834B59"/>
    <w:rsid w:val="00834BC4"/>
    <w:rsid w:val="0083582B"/>
    <w:rsid w:val="00835871"/>
    <w:rsid w:val="00835B5B"/>
    <w:rsid w:val="00836CCA"/>
    <w:rsid w:val="00837E1D"/>
    <w:rsid w:val="008400FF"/>
    <w:rsid w:val="00840D30"/>
    <w:rsid w:val="00841372"/>
    <w:rsid w:val="00842479"/>
    <w:rsid w:val="00842809"/>
    <w:rsid w:val="00844004"/>
    <w:rsid w:val="00844A84"/>
    <w:rsid w:val="00845C4A"/>
    <w:rsid w:val="00846ADC"/>
    <w:rsid w:val="008472DB"/>
    <w:rsid w:val="00847E6B"/>
    <w:rsid w:val="008504CE"/>
    <w:rsid w:val="0085063A"/>
    <w:rsid w:val="00850836"/>
    <w:rsid w:val="008517CE"/>
    <w:rsid w:val="00851980"/>
    <w:rsid w:val="00851DDC"/>
    <w:rsid w:val="0085334B"/>
    <w:rsid w:val="008536AB"/>
    <w:rsid w:val="00854122"/>
    <w:rsid w:val="008545AB"/>
    <w:rsid w:val="00855370"/>
    <w:rsid w:val="0085603D"/>
    <w:rsid w:val="008565B4"/>
    <w:rsid w:val="00856BB9"/>
    <w:rsid w:val="00856C50"/>
    <w:rsid w:val="00857616"/>
    <w:rsid w:val="00857F8A"/>
    <w:rsid w:val="008614FB"/>
    <w:rsid w:val="00862BCE"/>
    <w:rsid w:val="0086358D"/>
    <w:rsid w:val="008638BF"/>
    <w:rsid w:val="008646A8"/>
    <w:rsid w:val="00865146"/>
    <w:rsid w:val="008660C7"/>
    <w:rsid w:val="0086621A"/>
    <w:rsid w:val="008669BB"/>
    <w:rsid w:val="00866A40"/>
    <w:rsid w:val="008674AF"/>
    <w:rsid w:val="00867FAE"/>
    <w:rsid w:val="008700D7"/>
    <w:rsid w:val="00870825"/>
    <w:rsid w:val="00870D3A"/>
    <w:rsid w:val="0087164A"/>
    <w:rsid w:val="0087196D"/>
    <w:rsid w:val="00871D99"/>
    <w:rsid w:val="008721CE"/>
    <w:rsid w:val="00873DE0"/>
    <w:rsid w:val="00873FA7"/>
    <w:rsid w:val="00874168"/>
    <w:rsid w:val="00874725"/>
    <w:rsid w:val="00874BFC"/>
    <w:rsid w:val="00874C5D"/>
    <w:rsid w:val="008761A1"/>
    <w:rsid w:val="008761BD"/>
    <w:rsid w:val="008777F0"/>
    <w:rsid w:val="008779F9"/>
    <w:rsid w:val="008800BD"/>
    <w:rsid w:val="0088043F"/>
    <w:rsid w:val="00881759"/>
    <w:rsid w:val="00881F1D"/>
    <w:rsid w:val="0088240D"/>
    <w:rsid w:val="00882C57"/>
    <w:rsid w:val="00883EC9"/>
    <w:rsid w:val="00884305"/>
    <w:rsid w:val="00884628"/>
    <w:rsid w:val="0088571A"/>
    <w:rsid w:val="008859E6"/>
    <w:rsid w:val="00885BA3"/>
    <w:rsid w:val="008860E5"/>
    <w:rsid w:val="00886295"/>
    <w:rsid w:val="008863A4"/>
    <w:rsid w:val="00886C30"/>
    <w:rsid w:val="00887CE0"/>
    <w:rsid w:val="0089011C"/>
    <w:rsid w:val="008918D4"/>
    <w:rsid w:val="00892ABD"/>
    <w:rsid w:val="00893681"/>
    <w:rsid w:val="00893A34"/>
    <w:rsid w:val="00893F89"/>
    <w:rsid w:val="0089430D"/>
    <w:rsid w:val="0089476D"/>
    <w:rsid w:val="00895029"/>
    <w:rsid w:val="008953DE"/>
    <w:rsid w:val="0089594A"/>
    <w:rsid w:val="00896187"/>
    <w:rsid w:val="0089700B"/>
    <w:rsid w:val="008A0476"/>
    <w:rsid w:val="008A1C18"/>
    <w:rsid w:val="008A200D"/>
    <w:rsid w:val="008A3B9E"/>
    <w:rsid w:val="008A3DE1"/>
    <w:rsid w:val="008A5A34"/>
    <w:rsid w:val="008A5D66"/>
    <w:rsid w:val="008A6011"/>
    <w:rsid w:val="008A6904"/>
    <w:rsid w:val="008A77DD"/>
    <w:rsid w:val="008A78B8"/>
    <w:rsid w:val="008A7EA8"/>
    <w:rsid w:val="008B00FD"/>
    <w:rsid w:val="008B0215"/>
    <w:rsid w:val="008B1BBB"/>
    <w:rsid w:val="008B25A6"/>
    <w:rsid w:val="008B2EC1"/>
    <w:rsid w:val="008B2F48"/>
    <w:rsid w:val="008B3707"/>
    <w:rsid w:val="008B3E89"/>
    <w:rsid w:val="008B44C2"/>
    <w:rsid w:val="008B485D"/>
    <w:rsid w:val="008B491C"/>
    <w:rsid w:val="008B665D"/>
    <w:rsid w:val="008B7678"/>
    <w:rsid w:val="008C0E4A"/>
    <w:rsid w:val="008C16DB"/>
    <w:rsid w:val="008C1DF7"/>
    <w:rsid w:val="008C2121"/>
    <w:rsid w:val="008C3D47"/>
    <w:rsid w:val="008C45C3"/>
    <w:rsid w:val="008C4FE5"/>
    <w:rsid w:val="008C57C9"/>
    <w:rsid w:val="008C5C6C"/>
    <w:rsid w:val="008C61D7"/>
    <w:rsid w:val="008C6E12"/>
    <w:rsid w:val="008C76E1"/>
    <w:rsid w:val="008C79D6"/>
    <w:rsid w:val="008D0115"/>
    <w:rsid w:val="008D02BA"/>
    <w:rsid w:val="008D0340"/>
    <w:rsid w:val="008D0D50"/>
    <w:rsid w:val="008D1E37"/>
    <w:rsid w:val="008D27CC"/>
    <w:rsid w:val="008D3447"/>
    <w:rsid w:val="008D44EA"/>
    <w:rsid w:val="008D4CA0"/>
    <w:rsid w:val="008D4F22"/>
    <w:rsid w:val="008D5C96"/>
    <w:rsid w:val="008D62EC"/>
    <w:rsid w:val="008D6BE0"/>
    <w:rsid w:val="008D7026"/>
    <w:rsid w:val="008D72C2"/>
    <w:rsid w:val="008E06B1"/>
    <w:rsid w:val="008E163C"/>
    <w:rsid w:val="008E39BE"/>
    <w:rsid w:val="008E4176"/>
    <w:rsid w:val="008E4835"/>
    <w:rsid w:val="008E54AE"/>
    <w:rsid w:val="008E6919"/>
    <w:rsid w:val="008E7C4C"/>
    <w:rsid w:val="008F06BC"/>
    <w:rsid w:val="008F075F"/>
    <w:rsid w:val="008F1325"/>
    <w:rsid w:val="008F1393"/>
    <w:rsid w:val="008F24E9"/>
    <w:rsid w:val="008F2E69"/>
    <w:rsid w:val="008F3565"/>
    <w:rsid w:val="008F4757"/>
    <w:rsid w:val="008F528B"/>
    <w:rsid w:val="008F68CD"/>
    <w:rsid w:val="008F7DF2"/>
    <w:rsid w:val="00901CAA"/>
    <w:rsid w:val="00901E10"/>
    <w:rsid w:val="00902ADB"/>
    <w:rsid w:val="00902B33"/>
    <w:rsid w:val="00902FF8"/>
    <w:rsid w:val="0090335E"/>
    <w:rsid w:val="009037C2"/>
    <w:rsid w:val="00903AEC"/>
    <w:rsid w:val="009040F6"/>
    <w:rsid w:val="009042E3"/>
    <w:rsid w:val="009050AA"/>
    <w:rsid w:val="00905554"/>
    <w:rsid w:val="00905E1A"/>
    <w:rsid w:val="00907B17"/>
    <w:rsid w:val="00910C74"/>
    <w:rsid w:val="00910EF3"/>
    <w:rsid w:val="00912119"/>
    <w:rsid w:val="00913205"/>
    <w:rsid w:val="00913B35"/>
    <w:rsid w:val="00913CA9"/>
    <w:rsid w:val="00914596"/>
    <w:rsid w:val="00914692"/>
    <w:rsid w:val="0091563A"/>
    <w:rsid w:val="009157A5"/>
    <w:rsid w:val="00915BF5"/>
    <w:rsid w:val="009166D1"/>
    <w:rsid w:val="0091671C"/>
    <w:rsid w:val="009178B8"/>
    <w:rsid w:val="00920010"/>
    <w:rsid w:val="00921762"/>
    <w:rsid w:val="00922040"/>
    <w:rsid w:val="0092248C"/>
    <w:rsid w:val="00923F86"/>
    <w:rsid w:val="009261DB"/>
    <w:rsid w:val="00926EFF"/>
    <w:rsid w:val="00927008"/>
    <w:rsid w:val="0092712B"/>
    <w:rsid w:val="0092762E"/>
    <w:rsid w:val="009300C2"/>
    <w:rsid w:val="009333F2"/>
    <w:rsid w:val="009336D3"/>
    <w:rsid w:val="00934DE2"/>
    <w:rsid w:val="00934EAB"/>
    <w:rsid w:val="009366A3"/>
    <w:rsid w:val="00936806"/>
    <w:rsid w:val="00936A64"/>
    <w:rsid w:val="00936D55"/>
    <w:rsid w:val="00937266"/>
    <w:rsid w:val="00937311"/>
    <w:rsid w:val="0093766D"/>
    <w:rsid w:val="00937ED7"/>
    <w:rsid w:val="009400D8"/>
    <w:rsid w:val="00940313"/>
    <w:rsid w:val="00940438"/>
    <w:rsid w:val="00942274"/>
    <w:rsid w:val="00942757"/>
    <w:rsid w:val="00942E27"/>
    <w:rsid w:val="00942FED"/>
    <w:rsid w:val="009435F5"/>
    <w:rsid w:val="00944E11"/>
    <w:rsid w:val="009459AC"/>
    <w:rsid w:val="00946E83"/>
    <w:rsid w:val="00946ED1"/>
    <w:rsid w:val="00950120"/>
    <w:rsid w:val="0095048A"/>
    <w:rsid w:val="00952305"/>
    <w:rsid w:val="009527F6"/>
    <w:rsid w:val="00952FBB"/>
    <w:rsid w:val="009538F4"/>
    <w:rsid w:val="00955172"/>
    <w:rsid w:val="00955988"/>
    <w:rsid w:val="00956042"/>
    <w:rsid w:val="00956B61"/>
    <w:rsid w:val="00956C98"/>
    <w:rsid w:val="00960085"/>
    <w:rsid w:val="00962482"/>
    <w:rsid w:val="00963A72"/>
    <w:rsid w:val="00963EE7"/>
    <w:rsid w:val="00964453"/>
    <w:rsid w:val="009644DF"/>
    <w:rsid w:val="0096458A"/>
    <w:rsid w:val="0096597A"/>
    <w:rsid w:val="00966975"/>
    <w:rsid w:val="00966F89"/>
    <w:rsid w:val="009670C1"/>
    <w:rsid w:val="009675E1"/>
    <w:rsid w:val="00971410"/>
    <w:rsid w:val="009734F8"/>
    <w:rsid w:val="00973A8F"/>
    <w:rsid w:val="00973BDB"/>
    <w:rsid w:val="00975889"/>
    <w:rsid w:val="00975DCA"/>
    <w:rsid w:val="009775D5"/>
    <w:rsid w:val="00980094"/>
    <w:rsid w:val="00980C9F"/>
    <w:rsid w:val="00981090"/>
    <w:rsid w:val="00981EF3"/>
    <w:rsid w:val="00981F62"/>
    <w:rsid w:val="009824B6"/>
    <w:rsid w:val="009824D4"/>
    <w:rsid w:val="00983F97"/>
    <w:rsid w:val="00984083"/>
    <w:rsid w:val="0098443B"/>
    <w:rsid w:val="00984535"/>
    <w:rsid w:val="009850D4"/>
    <w:rsid w:val="00985448"/>
    <w:rsid w:val="009857FB"/>
    <w:rsid w:val="00985CBB"/>
    <w:rsid w:val="00985FCC"/>
    <w:rsid w:val="00986292"/>
    <w:rsid w:val="009872BC"/>
    <w:rsid w:val="00990202"/>
    <w:rsid w:val="00990594"/>
    <w:rsid w:val="0099141B"/>
    <w:rsid w:val="0099147C"/>
    <w:rsid w:val="00991589"/>
    <w:rsid w:val="00991AA0"/>
    <w:rsid w:val="009941FD"/>
    <w:rsid w:val="0099424A"/>
    <w:rsid w:val="00995468"/>
    <w:rsid w:val="0099595F"/>
    <w:rsid w:val="0099726D"/>
    <w:rsid w:val="009A03F6"/>
    <w:rsid w:val="009A1614"/>
    <w:rsid w:val="009A18EE"/>
    <w:rsid w:val="009A1C26"/>
    <w:rsid w:val="009A1EE8"/>
    <w:rsid w:val="009A2C1B"/>
    <w:rsid w:val="009A321B"/>
    <w:rsid w:val="009A3B4B"/>
    <w:rsid w:val="009A3F99"/>
    <w:rsid w:val="009A4548"/>
    <w:rsid w:val="009A695D"/>
    <w:rsid w:val="009A6967"/>
    <w:rsid w:val="009A7D69"/>
    <w:rsid w:val="009B0B1B"/>
    <w:rsid w:val="009B0B92"/>
    <w:rsid w:val="009B1D45"/>
    <w:rsid w:val="009B1FF6"/>
    <w:rsid w:val="009B25B9"/>
    <w:rsid w:val="009B3444"/>
    <w:rsid w:val="009B4764"/>
    <w:rsid w:val="009B58D2"/>
    <w:rsid w:val="009B59F8"/>
    <w:rsid w:val="009B5EF7"/>
    <w:rsid w:val="009B6752"/>
    <w:rsid w:val="009B7758"/>
    <w:rsid w:val="009C0B0E"/>
    <w:rsid w:val="009C0DC9"/>
    <w:rsid w:val="009C101D"/>
    <w:rsid w:val="009C1C1B"/>
    <w:rsid w:val="009C20E7"/>
    <w:rsid w:val="009C28C5"/>
    <w:rsid w:val="009C485D"/>
    <w:rsid w:val="009C56C9"/>
    <w:rsid w:val="009C5F0F"/>
    <w:rsid w:val="009C6235"/>
    <w:rsid w:val="009C6623"/>
    <w:rsid w:val="009C674B"/>
    <w:rsid w:val="009C7966"/>
    <w:rsid w:val="009C7F45"/>
    <w:rsid w:val="009D0858"/>
    <w:rsid w:val="009D14F6"/>
    <w:rsid w:val="009D2063"/>
    <w:rsid w:val="009D34D7"/>
    <w:rsid w:val="009D3848"/>
    <w:rsid w:val="009D4143"/>
    <w:rsid w:val="009D4BCE"/>
    <w:rsid w:val="009D5F9A"/>
    <w:rsid w:val="009D6068"/>
    <w:rsid w:val="009D60BF"/>
    <w:rsid w:val="009D660D"/>
    <w:rsid w:val="009D6761"/>
    <w:rsid w:val="009D6DB4"/>
    <w:rsid w:val="009D6DF1"/>
    <w:rsid w:val="009D6F5F"/>
    <w:rsid w:val="009D73E9"/>
    <w:rsid w:val="009E093C"/>
    <w:rsid w:val="009E0A32"/>
    <w:rsid w:val="009E1322"/>
    <w:rsid w:val="009E1639"/>
    <w:rsid w:val="009E1D68"/>
    <w:rsid w:val="009E22C5"/>
    <w:rsid w:val="009E2690"/>
    <w:rsid w:val="009E2D29"/>
    <w:rsid w:val="009E380C"/>
    <w:rsid w:val="009E3AEE"/>
    <w:rsid w:val="009E5764"/>
    <w:rsid w:val="009E7646"/>
    <w:rsid w:val="009F0071"/>
    <w:rsid w:val="009F0B6D"/>
    <w:rsid w:val="009F2955"/>
    <w:rsid w:val="009F2BA5"/>
    <w:rsid w:val="009F35F8"/>
    <w:rsid w:val="009F4E1D"/>
    <w:rsid w:val="009F601C"/>
    <w:rsid w:val="009F6A6E"/>
    <w:rsid w:val="009F7C2E"/>
    <w:rsid w:val="00A00C0C"/>
    <w:rsid w:val="00A00D5D"/>
    <w:rsid w:val="00A01654"/>
    <w:rsid w:val="00A02745"/>
    <w:rsid w:val="00A029A7"/>
    <w:rsid w:val="00A033EA"/>
    <w:rsid w:val="00A03754"/>
    <w:rsid w:val="00A03DE6"/>
    <w:rsid w:val="00A04BA1"/>
    <w:rsid w:val="00A04E5D"/>
    <w:rsid w:val="00A06186"/>
    <w:rsid w:val="00A06E62"/>
    <w:rsid w:val="00A0782A"/>
    <w:rsid w:val="00A07F3A"/>
    <w:rsid w:val="00A1079B"/>
    <w:rsid w:val="00A10A37"/>
    <w:rsid w:val="00A1116D"/>
    <w:rsid w:val="00A113C4"/>
    <w:rsid w:val="00A11BD8"/>
    <w:rsid w:val="00A12922"/>
    <w:rsid w:val="00A12AA2"/>
    <w:rsid w:val="00A135BC"/>
    <w:rsid w:val="00A138F6"/>
    <w:rsid w:val="00A13F60"/>
    <w:rsid w:val="00A14074"/>
    <w:rsid w:val="00A14963"/>
    <w:rsid w:val="00A150D9"/>
    <w:rsid w:val="00A16904"/>
    <w:rsid w:val="00A16FF6"/>
    <w:rsid w:val="00A173BC"/>
    <w:rsid w:val="00A20404"/>
    <w:rsid w:val="00A223FF"/>
    <w:rsid w:val="00A22A81"/>
    <w:rsid w:val="00A22B1A"/>
    <w:rsid w:val="00A22C36"/>
    <w:rsid w:val="00A22D09"/>
    <w:rsid w:val="00A22D7A"/>
    <w:rsid w:val="00A23139"/>
    <w:rsid w:val="00A233D3"/>
    <w:rsid w:val="00A2370B"/>
    <w:rsid w:val="00A238C4"/>
    <w:rsid w:val="00A23F27"/>
    <w:rsid w:val="00A24006"/>
    <w:rsid w:val="00A267C0"/>
    <w:rsid w:val="00A2751C"/>
    <w:rsid w:val="00A276F1"/>
    <w:rsid w:val="00A306A2"/>
    <w:rsid w:val="00A30993"/>
    <w:rsid w:val="00A3153C"/>
    <w:rsid w:val="00A3212C"/>
    <w:rsid w:val="00A32F21"/>
    <w:rsid w:val="00A36A71"/>
    <w:rsid w:val="00A36B00"/>
    <w:rsid w:val="00A36F24"/>
    <w:rsid w:val="00A404C7"/>
    <w:rsid w:val="00A4066C"/>
    <w:rsid w:val="00A408F9"/>
    <w:rsid w:val="00A41D18"/>
    <w:rsid w:val="00A42916"/>
    <w:rsid w:val="00A43310"/>
    <w:rsid w:val="00A433F5"/>
    <w:rsid w:val="00A447D2"/>
    <w:rsid w:val="00A45664"/>
    <w:rsid w:val="00A45807"/>
    <w:rsid w:val="00A46A32"/>
    <w:rsid w:val="00A53204"/>
    <w:rsid w:val="00A5407C"/>
    <w:rsid w:val="00A549AA"/>
    <w:rsid w:val="00A549E1"/>
    <w:rsid w:val="00A553A2"/>
    <w:rsid w:val="00A56010"/>
    <w:rsid w:val="00A566EC"/>
    <w:rsid w:val="00A57505"/>
    <w:rsid w:val="00A57C49"/>
    <w:rsid w:val="00A60B5C"/>
    <w:rsid w:val="00A60C4F"/>
    <w:rsid w:val="00A60C68"/>
    <w:rsid w:val="00A60D29"/>
    <w:rsid w:val="00A6123C"/>
    <w:rsid w:val="00A613CB"/>
    <w:rsid w:val="00A62584"/>
    <w:rsid w:val="00A64E10"/>
    <w:rsid w:val="00A654E5"/>
    <w:rsid w:val="00A66093"/>
    <w:rsid w:val="00A669A1"/>
    <w:rsid w:val="00A66C17"/>
    <w:rsid w:val="00A66DD6"/>
    <w:rsid w:val="00A66FCD"/>
    <w:rsid w:val="00A67618"/>
    <w:rsid w:val="00A67659"/>
    <w:rsid w:val="00A7023A"/>
    <w:rsid w:val="00A7096A"/>
    <w:rsid w:val="00A70BA0"/>
    <w:rsid w:val="00A7127D"/>
    <w:rsid w:val="00A716B8"/>
    <w:rsid w:val="00A71BC8"/>
    <w:rsid w:val="00A71FF3"/>
    <w:rsid w:val="00A7259F"/>
    <w:rsid w:val="00A727B8"/>
    <w:rsid w:val="00A72C97"/>
    <w:rsid w:val="00A73FDE"/>
    <w:rsid w:val="00A74D4F"/>
    <w:rsid w:val="00A75244"/>
    <w:rsid w:val="00A75466"/>
    <w:rsid w:val="00A757C2"/>
    <w:rsid w:val="00A80A8D"/>
    <w:rsid w:val="00A80E71"/>
    <w:rsid w:val="00A824E6"/>
    <w:rsid w:val="00A83669"/>
    <w:rsid w:val="00A83CEF"/>
    <w:rsid w:val="00A841C1"/>
    <w:rsid w:val="00A858A9"/>
    <w:rsid w:val="00A86AAC"/>
    <w:rsid w:val="00A86AD5"/>
    <w:rsid w:val="00A876EB"/>
    <w:rsid w:val="00A87B03"/>
    <w:rsid w:val="00A87F52"/>
    <w:rsid w:val="00A90AD0"/>
    <w:rsid w:val="00A91310"/>
    <w:rsid w:val="00A91C2F"/>
    <w:rsid w:val="00A92106"/>
    <w:rsid w:val="00A926FC"/>
    <w:rsid w:val="00A9404A"/>
    <w:rsid w:val="00A95DD4"/>
    <w:rsid w:val="00A96384"/>
    <w:rsid w:val="00A970AD"/>
    <w:rsid w:val="00A97321"/>
    <w:rsid w:val="00A97A1E"/>
    <w:rsid w:val="00A97CE8"/>
    <w:rsid w:val="00AA0A85"/>
    <w:rsid w:val="00AA0F4C"/>
    <w:rsid w:val="00AA2652"/>
    <w:rsid w:val="00AA2A9C"/>
    <w:rsid w:val="00AA2D6F"/>
    <w:rsid w:val="00AA40A6"/>
    <w:rsid w:val="00AA4316"/>
    <w:rsid w:val="00AA43BD"/>
    <w:rsid w:val="00AA48A7"/>
    <w:rsid w:val="00AA531E"/>
    <w:rsid w:val="00AA55C9"/>
    <w:rsid w:val="00AA5F86"/>
    <w:rsid w:val="00AA5FC7"/>
    <w:rsid w:val="00AA6606"/>
    <w:rsid w:val="00AA6776"/>
    <w:rsid w:val="00AB0027"/>
    <w:rsid w:val="00AB0584"/>
    <w:rsid w:val="00AB05C9"/>
    <w:rsid w:val="00AB2978"/>
    <w:rsid w:val="00AB29A9"/>
    <w:rsid w:val="00AB3268"/>
    <w:rsid w:val="00AB3A41"/>
    <w:rsid w:val="00AB47DE"/>
    <w:rsid w:val="00AB601D"/>
    <w:rsid w:val="00AB68AE"/>
    <w:rsid w:val="00AB7AC8"/>
    <w:rsid w:val="00AB7AEF"/>
    <w:rsid w:val="00AB7D28"/>
    <w:rsid w:val="00AB7DCD"/>
    <w:rsid w:val="00AC0634"/>
    <w:rsid w:val="00AC0BCE"/>
    <w:rsid w:val="00AC0F86"/>
    <w:rsid w:val="00AC110C"/>
    <w:rsid w:val="00AC24A0"/>
    <w:rsid w:val="00AC2D1B"/>
    <w:rsid w:val="00AC4327"/>
    <w:rsid w:val="00AC437B"/>
    <w:rsid w:val="00AC552B"/>
    <w:rsid w:val="00AC5AB9"/>
    <w:rsid w:val="00AC5F95"/>
    <w:rsid w:val="00AC6648"/>
    <w:rsid w:val="00AC6E46"/>
    <w:rsid w:val="00AC7819"/>
    <w:rsid w:val="00AC7AE5"/>
    <w:rsid w:val="00AC7AED"/>
    <w:rsid w:val="00AD19B1"/>
    <w:rsid w:val="00AD27F0"/>
    <w:rsid w:val="00AD2DC0"/>
    <w:rsid w:val="00AD4448"/>
    <w:rsid w:val="00AD4BF9"/>
    <w:rsid w:val="00AD4C00"/>
    <w:rsid w:val="00AD5737"/>
    <w:rsid w:val="00AD7254"/>
    <w:rsid w:val="00AD772D"/>
    <w:rsid w:val="00AD77BA"/>
    <w:rsid w:val="00AD7CCD"/>
    <w:rsid w:val="00AE1983"/>
    <w:rsid w:val="00AE2197"/>
    <w:rsid w:val="00AE2DDE"/>
    <w:rsid w:val="00AE41B2"/>
    <w:rsid w:val="00AE5829"/>
    <w:rsid w:val="00AE6359"/>
    <w:rsid w:val="00AE6C9A"/>
    <w:rsid w:val="00AE7846"/>
    <w:rsid w:val="00AF0625"/>
    <w:rsid w:val="00AF19B4"/>
    <w:rsid w:val="00AF1F4D"/>
    <w:rsid w:val="00AF3748"/>
    <w:rsid w:val="00AF4496"/>
    <w:rsid w:val="00AF539E"/>
    <w:rsid w:val="00AF575F"/>
    <w:rsid w:val="00AF58AF"/>
    <w:rsid w:val="00AF5975"/>
    <w:rsid w:val="00AF6B88"/>
    <w:rsid w:val="00AF725F"/>
    <w:rsid w:val="00B008FB"/>
    <w:rsid w:val="00B00C98"/>
    <w:rsid w:val="00B013F9"/>
    <w:rsid w:val="00B01FEB"/>
    <w:rsid w:val="00B034F3"/>
    <w:rsid w:val="00B03FEA"/>
    <w:rsid w:val="00B0534E"/>
    <w:rsid w:val="00B057A5"/>
    <w:rsid w:val="00B07881"/>
    <w:rsid w:val="00B1029B"/>
    <w:rsid w:val="00B1036C"/>
    <w:rsid w:val="00B106F3"/>
    <w:rsid w:val="00B10F62"/>
    <w:rsid w:val="00B1143D"/>
    <w:rsid w:val="00B11521"/>
    <w:rsid w:val="00B123E4"/>
    <w:rsid w:val="00B126BA"/>
    <w:rsid w:val="00B12A24"/>
    <w:rsid w:val="00B12D62"/>
    <w:rsid w:val="00B131C9"/>
    <w:rsid w:val="00B140AE"/>
    <w:rsid w:val="00B14FE0"/>
    <w:rsid w:val="00B1507A"/>
    <w:rsid w:val="00B15771"/>
    <w:rsid w:val="00B15BD0"/>
    <w:rsid w:val="00B15F91"/>
    <w:rsid w:val="00B162F2"/>
    <w:rsid w:val="00B169A7"/>
    <w:rsid w:val="00B16C44"/>
    <w:rsid w:val="00B178A0"/>
    <w:rsid w:val="00B17EAB"/>
    <w:rsid w:val="00B21527"/>
    <w:rsid w:val="00B2365D"/>
    <w:rsid w:val="00B23DFC"/>
    <w:rsid w:val="00B2462C"/>
    <w:rsid w:val="00B24E4E"/>
    <w:rsid w:val="00B2582A"/>
    <w:rsid w:val="00B25947"/>
    <w:rsid w:val="00B25D6E"/>
    <w:rsid w:val="00B26167"/>
    <w:rsid w:val="00B26A6E"/>
    <w:rsid w:val="00B26BE7"/>
    <w:rsid w:val="00B26DE6"/>
    <w:rsid w:val="00B31035"/>
    <w:rsid w:val="00B313BB"/>
    <w:rsid w:val="00B31E71"/>
    <w:rsid w:val="00B3225E"/>
    <w:rsid w:val="00B32360"/>
    <w:rsid w:val="00B3258C"/>
    <w:rsid w:val="00B336E9"/>
    <w:rsid w:val="00B337AC"/>
    <w:rsid w:val="00B3384D"/>
    <w:rsid w:val="00B356F9"/>
    <w:rsid w:val="00B3579D"/>
    <w:rsid w:val="00B36152"/>
    <w:rsid w:val="00B362D7"/>
    <w:rsid w:val="00B3666A"/>
    <w:rsid w:val="00B367DE"/>
    <w:rsid w:val="00B37068"/>
    <w:rsid w:val="00B37D26"/>
    <w:rsid w:val="00B40197"/>
    <w:rsid w:val="00B40879"/>
    <w:rsid w:val="00B40C72"/>
    <w:rsid w:val="00B41C8B"/>
    <w:rsid w:val="00B44F1A"/>
    <w:rsid w:val="00B450CA"/>
    <w:rsid w:val="00B454F4"/>
    <w:rsid w:val="00B45FC2"/>
    <w:rsid w:val="00B46232"/>
    <w:rsid w:val="00B471AD"/>
    <w:rsid w:val="00B472A3"/>
    <w:rsid w:val="00B47759"/>
    <w:rsid w:val="00B47766"/>
    <w:rsid w:val="00B51AF1"/>
    <w:rsid w:val="00B51BDC"/>
    <w:rsid w:val="00B51F93"/>
    <w:rsid w:val="00B52DEA"/>
    <w:rsid w:val="00B537FD"/>
    <w:rsid w:val="00B539D4"/>
    <w:rsid w:val="00B54979"/>
    <w:rsid w:val="00B56BDA"/>
    <w:rsid w:val="00B57065"/>
    <w:rsid w:val="00B57F58"/>
    <w:rsid w:val="00B61356"/>
    <w:rsid w:val="00B61F56"/>
    <w:rsid w:val="00B6396D"/>
    <w:rsid w:val="00B66714"/>
    <w:rsid w:val="00B66B84"/>
    <w:rsid w:val="00B66EBC"/>
    <w:rsid w:val="00B70396"/>
    <w:rsid w:val="00B70EBF"/>
    <w:rsid w:val="00B71076"/>
    <w:rsid w:val="00B72008"/>
    <w:rsid w:val="00B72013"/>
    <w:rsid w:val="00B7320C"/>
    <w:rsid w:val="00B7421E"/>
    <w:rsid w:val="00B74AE6"/>
    <w:rsid w:val="00B75124"/>
    <w:rsid w:val="00B75A41"/>
    <w:rsid w:val="00B761D9"/>
    <w:rsid w:val="00B76565"/>
    <w:rsid w:val="00B77CCE"/>
    <w:rsid w:val="00B81BAA"/>
    <w:rsid w:val="00B81F7D"/>
    <w:rsid w:val="00B821B2"/>
    <w:rsid w:val="00B824B9"/>
    <w:rsid w:val="00B8481E"/>
    <w:rsid w:val="00B84B58"/>
    <w:rsid w:val="00B85553"/>
    <w:rsid w:val="00B8558A"/>
    <w:rsid w:val="00B858B3"/>
    <w:rsid w:val="00B8697D"/>
    <w:rsid w:val="00B901D5"/>
    <w:rsid w:val="00B91914"/>
    <w:rsid w:val="00B94513"/>
    <w:rsid w:val="00B951C3"/>
    <w:rsid w:val="00B9583E"/>
    <w:rsid w:val="00B95BB4"/>
    <w:rsid w:val="00B95EB4"/>
    <w:rsid w:val="00B964B4"/>
    <w:rsid w:val="00BA2C25"/>
    <w:rsid w:val="00BA2E6D"/>
    <w:rsid w:val="00BA3261"/>
    <w:rsid w:val="00BA32BA"/>
    <w:rsid w:val="00BA3333"/>
    <w:rsid w:val="00BA4227"/>
    <w:rsid w:val="00BA4BC7"/>
    <w:rsid w:val="00BA4C5E"/>
    <w:rsid w:val="00BA697A"/>
    <w:rsid w:val="00BA7158"/>
    <w:rsid w:val="00BA79B8"/>
    <w:rsid w:val="00BB0B7F"/>
    <w:rsid w:val="00BB1165"/>
    <w:rsid w:val="00BB17AB"/>
    <w:rsid w:val="00BB1826"/>
    <w:rsid w:val="00BB25FF"/>
    <w:rsid w:val="00BB389A"/>
    <w:rsid w:val="00BB38AD"/>
    <w:rsid w:val="00BB40DD"/>
    <w:rsid w:val="00BB5DBD"/>
    <w:rsid w:val="00BC018B"/>
    <w:rsid w:val="00BC0D30"/>
    <w:rsid w:val="00BC1F8C"/>
    <w:rsid w:val="00BC2F8B"/>
    <w:rsid w:val="00BC31DF"/>
    <w:rsid w:val="00BC37CF"/>
    <w:rsid w:val="00BC3805"/>
    <w:rsid w:val="00BC4204"/>
    <w:rsid w:val="00BC4275"/>
    <w:rsid w:val="00BC4ED8"/>
    <w:rsid w:val="00BC4EE8"/>
    <w:rsid w:val="00BC61FE"/>
    <w:rsid w:val="00BC6702"/>
    <w:rsid w:val="00BC6DD4"/>
    <w:rsid w:val="00BD0109"/>
    <w:rsid w:val="00BD137D"/>
    <w:rsid w:val="00BD2026"/>
    <w:rsid w:val="00BD2632"/>
    <w:rsid w:val="00BD3BA2"/>
    <w:rsid w:val="00BD40ED"/>
    <w:rsid w:val="00BD424C"/>
    <w:rsid w:val="00BD4360"/>
    <w:rsid w:val="00BD58E8"/>
    <w:rsid w:val="00BD595D"/>
    <w:rsid w:val="00BD5E5D"/>
    <w:rsid w:val="00BD6563"/>
    <w:rsid w:val="00BD6F4A"/>
    <w:rsid w:val="00BD7C05"/>
    <w:rsid w:val="00BE0D14"/>
    <w:rsid w:val="00BE0FCE"/>
    <w:rsid w:val="00BE115C"/>
    <w:rsid w:val="00BE1648"/>
    <w:rsid w:val="00BE1BF0"/>
    <w:rsid w:val="00BE2746"/>
    <w:rsid w:val="00BE3641"/>
    <w:rsid w:val="00BE4419"/>
    <w:rsid w:val="00BE449C"/>
    <w:rsid w:val="00BE45F0"/>
    <w:rsid w:val="00BE49E6"/>
    <w:rsid w:val="00BE4DC3"/>
    <w:rsid w:val="00BE5528"/>
    <w:rsid w:val="00BE60FA"/>
    <w:rsid w:val="00BE659A"/>
    <w:rsid w:val="00BF0858"/>
    <w:rsid w:val="00BF26CC"/>
    <w:rsid w:val="00BF2FFC"/>
    <w:rsid w:val="00BF38DD"/>
    <w:rsid w:val="00BF3D97"/>
    <w:rsid w:val="00BF5BC0"/>
    <w:rsid w:val="00BF656B"/>
    <w:rsid w:val="00BF7792"/>
    <w:rsid w:val="00C0103B"/>
    <w:rsid w:val="00C0110B"/>
    <w:rsid w:val="00C01B5B"/>
    <w:rsid w:val="00C01C22"/>
    <w:rsid w:val="00C01F23"/>
    <w:rsid w:val="00C0227F"/>
    <w:rsid w:val="00C02523"/>
    <w:rsid w:val="00C027B7"/>
    <w:rsid w:val="00C031F7"/>
    <w:rsid w:val="00C03333"/>
    <w:rsid w:val="00C03E71"/>
    <w:rsid w:val="00C05008"/>
    <w:rsid w:val="00C05148"/>
    <w:rsid w:val="00C06267"/>
    <w:rsid w:val="00C062EF"/>
    <w:rsid w:val="00C10D5A"/>
    <w:rsid w:val="00C11B63"/>
    <w:rsid w:val="00C12031"/>
    <w:rsid w:val="00C1250F"/>
    <w:rsid w:val="00C12F6B"/>
    <w:rsid w:val="00C132D5"/>
    <w:rsid w:val="00C148E8"/>
    <w:rsid w:val="00C14916"/>
    <w:rsid w:val="00C14EE4"/>
    <w:rsid w:val="00C15329"/>
    <w:rsid w:val="00C1643F"/>
    <w:rsid w:val="00C16B86"/>
    <w:rsid w:val="00C16CE9"/>
    <w:rsid w:val="00C179FE"/>
    <w:rsid w:val="00C17D9C"/>
    <w:rsid w:val="00C20358"/>
    <w:rsid w:val="00C2122A"/>
    <w:rsid w:val="00C21680"/>
    <w:rsid w:val="00C218BC"/>
    <w:rsid w:val="00C220B8"/>
    <w:rsid w:val="00C22230"/>
    <w:rsid w:val="00C22CE8"/>
    <w:rsid w:val="00C23826"/>
    <w:rsid w:val="00C252FC"/>
    <w:rsid w:val="00C258A9"/>
    <w:rsid w:val="00C26884"/>
    <w:rsid w:val="00C33591"/>
    <w:rsid w:val="00C3396B"/>
    <w:rsid w:val="00C33B1D"/>
    <w:rsid w:val="00C33E65"/>
    <w:rsid w:val="00C34C62"/>
    <w:rsid w:val="00C35D92"/>
    <w:rsid w:val="00C36C00"/>
    <w:rsid w:val="00C40053"/>
    <w:rsid w:val="00C40BEE"/>
    <w:rsid w:val="00C4362E"/>
    <w:rsid w:val="00C444DF"/>
    <w:rsid w:val="00C44669"/>
    <w:rsid w:val="00C44FAE"/>
    <w:rsid w:val="00C462B5"/>
    <w:rsid w:val="00C47977"/>
    <w:rsid w:val="00C47DAA"/>
    <w:rsid w:val="00C50E38"/>
    <w:rsid w:val="00C51C88"/>
    <w:rsid w:val="00C52404"/>
    <w:rsid w:val="00C52E12"/>
    <w:rsid w:val="00C5336F"/>
    <w:rsid w:val="00C53885"/>
    <w:rsid w:val="00C53F48"/>
    <w:rsid w:val="00C540A5"/>
    <w:rsid w:val="00C548D9"/>
    <w:rsid w:val="00C553BD"/>
    <w:rsid w:val="00C57722"/>
    <w:rsid w:val="00C60748"/>
    <w:rsid w:val="00C607DB"/>
    <w:rsid w:val="00C61EA6"/>
    <w:rsid w:val="00C64384"/>
    <w:rsid w:val="00C664AF"/>
    <w:rsid w:val="00C66C82"/>
    <w:rsid w:val="00C67ADB"/>
    <w:rsid w:val="00C71961"/>
    <w:rsid w:val="00C71D75"/>
    <w:rsid w:val="00C72C54"/>
    <w:rsid w:val="00C72DA3"/>
    <w:rsid w:val="00C7484F"/>
    <w:rsid w:val="00C77AED"/>
    <w:rsid w:val="00C77C32"/>
    <w:rsid w:val="00C77FF2"/>
    <w:rsid w:val="00C80A01"/>
    <w:rsid w:val="00C819B6"/>
    <w:rsid w:val="00C81C1D"/>
    <w:rsid w:val="00C81C75"/>
    <w:rsid w:val="00C81EE2"/>
    <w:rsid w:val="00C822F0"/>
    <w:rsid w:val="00C82715"/>
    <w:rsid w:val="00C8348D"/>
    <w:rsid w:val="00C83BE3"/>
    <w:rsid w:val="00C84F26"/>
    <w:rsid w:val="00C85FD1"/>
    <w:rsid w:val="00C86391"/>
    <w:rsid w:val="00C86825"/>
    <w:rsid w:val="00C87D09"/>
    <w:rsid w:val="00C90CE5"/>
    <w:rsid w:val="00C9121A"/>
    <w:rsid w:val="00C91829"/>
    <w:rsid w:val="00C918AA"/>
    <w:rsid w:val="00C919DF"/>
    <w:rsid w:val="00C92A47"/>
    <w:rsid w:val="00C93C08"/>
    <w:rsid w:val="00C93D47"/>
    <w:rsid w:val="00C94543"/>
    <w:rsid w:val="00C955A4"/>
    <w:rsid w:val="00C9585E"/>
    <w:rsid w:val="00C95E32"/>
    <w:rsid w:val="00C96505"/>
    <w:rsid w:val="00C96AA8"/>
    <w:rsid w:val="00C97ACD"/>
    <w:rsid w:val="00C97AF8"/>
    <w:rsid w:val="00C97C5B"/>
    <w:rsid w:val="00CA1A33"/>
    <w:rsid w:val="00CA1D13"/>
    <w:rsid w:val="00CA1E48"/>
    <w:rsid w:val="00CA28A0"/>
    <w:rsid w:val="00CA2A49"/>
    <w:rsid w:val="00CA315E"/>
    <w:rsid w:val="00CA4037"/>
    <w:rsid w:val="00CA452B"/>
    <w:rsid w:val="00CA45D8"/>
    <w:rsid w:val="00CA4B15"/>
    <w:rsid w:val="00CA4FC2"/>
    <w:rsid w:val="00CA54AC"/>
    <w:rsid w:val="00CA5BAF"/>
    <w:rsid w:val="00CA66AD"/>
    <w:rsid w:val="00CA6A30"/>
    <w:rsid w:val="00CA6D74"/>
    <w:rsid w:val="00CA7763"/>
    <w:rsid w:val="00CA796C"/>
    <w:rsid w:val="00CA7B12"/>
    <w:rsid w:val="00CA7B2A"/>
    <w:rsid w:val="00CB0AFB"/>
    <w:rsid w:val="00CB134F"/>
    <w:rsid w:val="00CB31E9"/>
    <w:rsid w:val="00CB38F2"/>
    <w:rsid w:val="00CB3AD9"/>
    <w:rsid w:val="00CB3BA1"/>
    <w:rsid w:val="00CB3F65"/>
    <w:rsid w:val="00CB5128"/>
    <w:rsid w:val="00CB5B27"/>
    <w:rsid w:val="00CB5C6B"/>
    <w:rsid w:val="00CB7FF2"/>
    <w:rsid w:val="00CC0BBE"/>
    <w:rsid w:val="00CC1C43"/>
    <w:rsid w:val="00CC33C5"/>
    <w:rsid w:val="00CC399D"/>
    <w:rsid w:val="00CC4FB9"/>
    <w:rsid w:val="00CC5DD4"/>
    <w:rsid w:val="00CC62BF"/>
    <w:rsid w:val="00CD12C0"/>
    <w:rsid w:val="00CD1CFE"/>
    <w:rsid w:val="00CD1DCB"/>
    <w:rsid w:val="00CD2148"/>
    <w:rsid w:val="00CD22E2"/>
    <w:rsid w:val="00CD3E7B"/>
    <w:rsid w:val="00CD3FE9"/>
    <w:rsid w:val="00CD50B4"/>
    <w:rsid w:val="00CD5A01"/>
    <w:rsid w:val="00CD7275"/>
    <w:rsid w:val="00CD7315"/>
    <w:rsid w:val="00CD74BF"/>
    <w:rsid w:val="00CD75B9"/>
    <w:rsid w:val="00CE0468"/>
    <w:rsid w:val="00CE14CA"/>
    <w:rsid w:val="00CE29F1"/>
    <w:rsid w:val="00CE2A64"/>
    <w:rsid w:val="00CE3B4D"/>
    <w:rsid w:val="00CE3F5B"/>
    <w:rsid w:val="00CE3FD8"/>
    <w:rsid w:val="00CE4E36"/>
    <w:rsid w:val="00CE5947"/>
    <w:rsid w:val="00CE6B95"/>
    <w:rsid w:val="00CE7A97"/>
    <w:rsid w:val="00CF0891"/>
    <w:rsid w:val="00CF0DE4"/>
    <w:rsid w:val="00CF1CAA"/>
    <w:rsid w:val="00CF1F97"/>
    <w:rsid w:val="00CF39D8"/>
    <w:rsid w:val="00CF4286"/>
    <w:rsid w:val="00CF4364"/>
    <w:rsid w:val="00CF44EE"/>
    <w:rsid w:val="00CF5CBF"/>
    <w:rsid w:val="00D003B0"/>
    <w:rsid w:val="00D003DE"/>
    <w:rsid w:val="00D01E2B"/>
    <w:rsid w:val="00D01F76"/>
    <w:rsid w:val="00D02C52"/>
    <w:rsid w:val="00D02CE2"/>
    <w:rsid w:val="00D02FBC"/>
    <w:rsid w:val="00D0375A"/>
    <w:rsid w:val="00D039D8"/>
    <w:rsid w:val="00D049D8"/>
    <w:rsid w:val="00D04A75"/>
    <w:rsid w:val="00D04BEA"/>
    <w:rsid w:val="00D0592F"/>
    <w:rsid w:val="00D0659F"/>
    <w:rsid w:val="00D07C0E"/>
    <w:rsid w:val="00D101F6"/>
    <w:rsid w:val="00D11147"/>
    <w:rsid w:val="00D11867"/>
    <w:rsid w:val="00D12243"/>
    <w:rsid w:val="00D1335F"/>
    <w:rsid w:val="00D16512"/>
    <w:rsid w:val="00D1658D"/>
    <w:rsid w:val="00D17D60"/>
    <w:rsid w:val="00D17F39"/>
    <w:rsid w:val="00D202D3"/>
    <w:rsid w:val="00D20635"/>
    <w:rsid w:val="00D20BF0"/>
    <w:rsid w:val="00D220EC"/>
    <w:rsid w:val="00D23CCC"/>
    <w:rsid w:val="00D243E6"/>
    <w:rsid w:val="00D24935"/>
    <w:rsid w:val="00D254B4"/>
    <w:rsid w:val="00D25AFE"/>
    <w:rsid w:val="00D25FD1"/>
    <w:rsid w:val="00D26562"/>
    <w:rsid w:val="00D267A3"/>
    <w:rsid w:val="00D27BC9"/>
    <w:rsid w:val="00D3048D"/>
    <w:rsid w:val="00D30FFC"/>
    <w:rsid w:val="00D31577"/>
    <w:rsid w:val="00D32703"/>
    <w:rsid w:val="00D3283B"/>
    <w:rsid w:val="00D32843"/>
    <w:rsid w:val="00D3354C"/>
    <w:rsid w:val="00D33EC6"/>
    <w:rsid w:val="00D34678"/>
    <w:rsid w:val="00D34853"/>
    <w:rsid w:val="00D35727"/>
    <w:rsid w:val="00D36E84"/>
    <w:rsid w:val="00D36F07"/>
    <w:rsid w:val="00D408B5"/>
    <w:rsid w:val="00D410B5"/>
    <w:rsid w:val="00D41522"/>
    <w:rsid w:val="00D41A9B"/>
    <w:rsid w:val="00D42EFE"/>
    <w:rsid w:val="00D4342D"/>
    <w:rsid w:val="00D43DEF"/>
    <w:rsid w:val="00D442B4"/>
    <w:rsid w:val="00D4453D"/>
    <w:rsid w:val="00D44E3C"/>
    <w:rsid w:val="00D45B65"/>
    <w:rsid w:val="00D47275"/>
    <w:rsid w:val="00D47369"/>
    <w:rsid w:val="00D47577"/>
    <w:rsid w:val="00D4795D"/>
    <w:rsid w:val="00D47ED5"/>
    <w:rsid w:val="00D50EB7"/>
    <w:rsid w:val="00D52A92"/>
    <w:rsid w:val="00D5317C"/>
    <w:rsid w:val="00D53817"/>
    <w:rsid w:val="00D53846"/>
    <w:rsid w:val="00D543DF"/>
    <w:rsid w:val="00D555BD"/>
    <w:rsid w:val="00D55616"/>
    <w:rsid w:val="00D566F6"/>
    <w:rsid w:val="00D60762"/>
    <w:rsid w:val="00D6269E"/>
    <w:rsid w:val="00D6357A"/>
    <w:rsid w:val="00D63DAA"/>
    <w:rsid w:val="00D63F27"/>
    <w:rsid w:val="00D64475"/>
    <w:rsid w:val="00D6513F"/>
    <w:rsid w:val="00D653AC"/>
    <w:rsid w:val="00D65770"/>
    <w:rsid w:val="00D662BC"/>
    <w:rsid w:val="00D665DD"/>
    <w:rsid w:val="00D677AE"/>
    <w:rsid w:val="00D70DB4"/>
    <w:rsid w:val="00D716CC"/>
    <w:rsid w:val="00D72A1A"/>
    <w:rsid w:val="00D73C76"/>
    <w:rsid w:val="00D75F01"/>
    <w:rsid w:val="00D77BBA"/>
    <w:rsid w:val="00D77BF8"/>
    <w:rsid w:val="00D80AFF"/>
    <w:rsid w:val="00D80B2D"/>
    <w:rsid w:val="00D81B2A"/>
    <w:rsid w:val="00D82F51"/>
    <w:rsid w:val="00D83029"/>
    <w:rsid w:val="00D83925"/>
    <w:rsid w:val="00D83A80"/>
    <w:rsid w:val="00D84070"/>
    <w:rsid w:val="00D86295"/>
    <w:rsid w:val="00D878C0"/>
    <w:rsid w:val="00D915C1"/>
    <w:rsid w:val="00D916E5"/>
    <w:rsid w:val="00D92BE3"/>
    <w:rsid w:val="00D93A05"/>
    <w:rsid w:val="00D93BF9"/>
    <w:rsid w:val="00D941F2"/>
    <w:rsid w:val="00D95035"/>
    <w:rsid w:val="00D952E7"/>
    <w:rsid w:val="00D95C21"/>
    <w:rsid w:val="00D976B9"/>
    <w:rsid w:val="00D977B8"/>
    <w:rsid w:val="00DA0B24"/>
    <w:rsid w:val="00DA21EB"/>
    <w:rsid w:val="00DA27C1"/>
    <w:rsid w:val="00DA2939"/>
    <w:rsid w:val="00DA3B77"/>
    <w:rsid w:val="00DA4212"/>
    <w:rsid w:val="00DA54B7"/>
    <w:rsid w:val="00DA607B"/>
    <w:rsid w:val="00DA7B35"/>
    <w:rsid w:val="00DB203E"/>
    <w:rsid w:val="00DB4084"/>
    <w:rsid w:val="00DB46B6"/>
    <w:rsid w:val="00DB494E"/>
    <w:rsid w:val="00DB4C32"/>
    <w:rsid w:val="00DB63CF"/>
    <w:rsid w:val="00DB6658"/>
    <w:rsid w:val="00DB6F81"/>
    <w:rsid w:val="00DB7CF4"/>
    <w:rsid w:val="00DC0A7E"/>
    <w:rsid w:val="00DC0B20"/>
    <w:rsid w:val="00DC0F24"/>
    <w:rsid w:val="00DC19AF"/>
    <w:rsid w:val="00DC1B15"/>
    <w:rsid w:val="00DC205B"/>
    <w:rsid w:val="00DC242A"/>
    <w:rsid w:val="00DC3933"/>
    <w:rsid w:val="00DC3C52"/>
    <w:rsid w:val="00DC4842"/>
    <w:rsid w:val="00DC4E3A"/>
    <w:rsid w:val="00DC527D"/>
    <w:rsid w:val="00DC54EC"/>
    <w:rsid w:val="00DC5CD9"/>
    <w:rsid w:val="00DC60DE"/>
    <w:rsid w:val="00DC6306"/>
    <w:rsid w:val="00DC6C29"/>
    <w:rsid w:val="00DD04AC"/>
    <w:rsid w:val="00DD0E58"/>
    <w:rsid w:val="00DD0F64"/>
    <w:rsid w:val="00DD1C2A"/>
    <w:rsid w:val="00DD1D9A"/>
    <w:rsid w:val="00DD1DF8"/>
    <w:rsid w:val="00DD1EB9"/>
    <w:rsid w:val="00DD1FE0"/>
    <w:rsid w:val="00DD2603"/>
    <w:rsid w:val="00DD300E"/>
    <w:rsid w:val="00DD5D72"/>
    <w:rsid w:val="00DD612E"/>
    <w:rsid w:val="00DD6201"/>
    <w:rsid w:val="00DD6986"/>
    <w:rsid w:val="00DD7601"/>
    <w:rsid w:val="00DE001B"/>
    <w:rsid w:val="00DE0383"/>
    <w:rsid w:val="00DE03FC"/>
    <w:rsid w:val="00DE06E8"/>
    <w:rsid w:val="00DE08DA"/>
    <w:rsid w:val="00DE1336"/>
    <w:rsid w:val="00DE1663"/>
    <w:rsid w:val="00DE1C30"/>
    <w:rsid w:val="00DE214D"/>
    <w:rsid w:val="00DE25F9"/>
    <w:rsid w:val="00DE497B"/>
    <w:rsid w:val="00DE646C"/>
    <w:rsid w:val="00DE69BC"/>
    <w:rsid w:val="00DE7684"/>
    <w:rsid w:val="00DF2D5C"/>
    <w:rsid w:val="00DF3783"/>
    <w:rsid w:val="00DF4744"/>
    <w:rsid w:val="00DF540B"/>
    <w:rsid w:val="00DF5BEC"/>
    <w:rsid w:val="00DF5D3F"/>
    <w:rsid w:val="00DF6887"/>
    <w:rsid w:val="00E001CB"/>
    <w:rsid w:val="00E012E0"/>
    <w:rsid w:val="00E02189"/>
    <w:rsid w:val="00E02A5B"/>
    <w:rsid w:val="00E03097"/>
    <w:rsid w:val="00E04EB4"/>
    <w:rsid w:val="00E05691"/>
    <w:rsid w:val="00E058D3"/>
    <w:rsid w:val="00E05A05"/>
    <w:rsid w:val="00E05EFD"/>
    <w:rsid w:val="00E06C80"/>
    <w:rsid w:val="00E07061"/>
    <w:rsid w:val="00E0710B"/>
    <w:rsid w:val="00E07E2B"/>
    <w:rsid w:val="00E106E4"/>
    <w:rsid w:val="00E1145A"/>
    <w:rsid w:val="00E118A3"/>
    <w:rsid w:val="00E11A8C"/>
    <w:rsid w:val="00E1289F"/>
    <w:rsid w:val="00E143B0"/>
    <w:rsid w:val="00E14501"/>
    <w:rsid w:val="00E15534"/>
    <w:rsid w:val="00E15934"/>
    <w:rsid w:val="00E1663D"/>
    <w:rsid w:val="00E178FC"/>
    <w:rsid w:val="00E17F99"/>
    <w:rsid w:val="00E210EB"/>
    <w:rsid w:val="00E222FE"/>
    <w:rsid w:val="00E230A5"/>
    <w:rsid w:val="00E23215"/>
    <w:rsid w:val="00E23635"/>
    <w:rsid w:val="00E23F6C"/>
    <w:rsid w:val="00E24045"/>
    <w:rsid w:val="00E243F0"/>
    <w:rsid w:val="00E25235"/>
    <w:rsid w:val="00E25A8F"/>
    <w:rsid w:val="00E2656A"/>
    <w:rsid w:val="00E2776C"/>
    <w:rsid w:val="00E27E06"/>
    <w:rsid w:val="00E30C7D"/>
    <w:rsid w:val="00E30F63"/>
    <w:rsid w:val="00E30FB4"/>
    <w:rsid w:val="00E320FA"/>
    <w:rsid w:val="00E321EE"/>
    <w:rsid w:val="00E33AFE"/>
    <w:rsid w:val="00E35208"/>
    <w:rsid w:val="00E35372"/>
    <w:rsid w:val="00E353D5"/>
    <w:rsid w:val="00E377B4"/>
    <w:rsid w:val="00E408E0"/>
    <w:rsid w:val="00E408FC"/>
    <w:rsid w:val="00E43E20"/>
    <w:rsid w:val="00E43F75"/>
    <w:rsid w:val="00E45DFA"/>
    <w:rsid w:val="00E45F2A"/>
    <w:rsid w:val="00E46884"/>
    <w:rsid w:val="00E4741F"/>
    <w:rsid w:val="00E47695"/>
    <w:rsid w:val="00E47AD3"/>
    <w:rsid w:val="00E51B89"/>
    <w:rsid w:val="00E5286F"/>
    <w:rsid w:val="00E542EF"/>
    <w:rsid w:val="00E547BA"/>
    <w:rsid w:val="00E5528A"/>
    <w:rsid w:val="00E55504"/>
    <w:rsid w:val="00E56F90"/>
    <w:rsid w:val="00E57A6C"/>
    <w:rsid w:val="00E57D07"/>
    <w:rsid w:val="00E609DB"/>
    <w:rsid w:val="00E61649"/>
    <w:rsid w:val="00E618E4"/>
    <w:rsid w:val="00E61A02"/>
    <w:rsid w:val="00E61ED9"/>
    <w:rsid w:val="00E62B85"/>
    <w:rsid w:val="00E6328D"/>
    <w:rsid w:val="00E64EF3"/>
    <w:rsid w:val="00E65ABF"/>
    <w:rsid w:val="00E6680A"/>
    <w:rsid w:val="00E6708B"/>
    <w:rsid w:val="00E71157"/>
    <w:rsid w:val="00E714AF"/>
    <w:rsid w:val="00E72A25"/>
    <w:rsid w:val="00E72B07"/>
    <w:rsid w:val="00E73081"/>
    <w:rsid w:val="00E73E57"/>
    <w:rsid w:val="00E74EFB"/>
    <w:rsid w:val="00E756EE"/>
    <w:rsid w:val="00E75852"/>
    <w:rsid w:val="00E772F5"/>
    <w:rsid w:val="00E773CF"/>
    <w:rsid w:val="00E774AB"/>
    <w:rsid w:val="00E809EB"/>
    <w:rsid w:val="00E82184"/>
    <w:rsid w:val="00E827A3"/>
    <w:rsid w:val="00E83089"/>
    <w:rsid w:val="00E8490B"/>
    <w:rsid w:val="00E84E4E"/>
    <w:rsid w:val="00E84FDB"/>
    <w:rsid w:val="00E85D88"/>
    <w:rsid w:val="00E85FE3"/>
    <w:rsid w:val="00E862F6"/>
    <w:rsid w:val="00E86844"/>
    <w:rsid w:val="00E86BC7"/>
    <w:rsid w:val="00E86CE7"/>
    <w:rsid w:val="00E9140F"/>
    <w:rsid w:val="00E93C5F"/>
    <w:rsid w:val="00E94513"/>
    <w:rsid w:val="00E94A29"/>
    <w:rsid w:val="00E94A97"/>
    <w:rsid w:val="00E9517F"/>
    <w:rsid w:val="00EA01EC"/>
    <w:rsid w:val="00EA06A2"/>
    <w:rsid w:val="00EA0763"/>
    <w:rsid w:val="00EA0EE8"/>
    <w:rsid w:val="00EA1C52"/>
    <w:rsid w:val="00EA1E19"/>
    <w:rsid w:val="00EA2088"/>
    <w:rsid w:val="00EA27D8"/>
    <w:rsid w:val="00EA2D22"/>
    <w:rsid w:val="00EA3D51"/>
    <w:rsid w:val="00EA4175"/>
    <w:rsid w:val="00EA4543"/>
    <w:rsid w:val="00EA5245"/>
    <w:rsid w:val="00EA5478"/>
    <w:rsid w:val="00EA57F6"/>
    <w:rsid w:val="00EA6E05"/>
    <w:rsid w:val="00EA7BAB"/>
    <w:rsid w:val="00EB063B"/>
    <w:rsid w:val="00EB08A4"/>
    <w:rsid w:val="00EB0B44"/>
    <w:rsid w:val="00EB0CFE"/>
    <w:rsid w:val="00EB26F7"/>
    <w:rsid w:val="00EB3315"/>
    <w:rsid w:val="00EB3CA4"/>
    <w:rsid w:val="00EB3D35"/>
    <w:rsid w:val="00EB41F7"/>
    <w:rsid w:val="00EB5EFC"/>
    <w:rsid w:val="00EB68B3"/>
    <w:rsid w:val="00EB68D3"/>
    <w:rsid w:val="00EC0BA9"/>
    <w:rsid w:val="00EC1F5A"/>
    <w:rsid w:val="00EC3463"/>
    <w:rsid w:val="00EC346E"/>
    <w:rsid w:val="00EC4683"/>
    <w:rsid w:val="00EC4F5D"/>
    <w:rsid w:val="00EC540B"/>
    <w:rsid w:val="00EC61DC"/>
    <w:rsid w:val="00EC77FA"/>
    <w:rsid w:val="00ED12DE"/>
    <w:rsid w:val="00ED1526"/>
    <w:rsid w:val="00ED1734"/>
    <w:rsid w:val="00ED25F3"/>
    <w:rsid w:val="00ED4C1E"/>
    <w:rsid w:val="00ED5819"/>
    <w:rsid w:val="00ED5C44"/>
    <w:rsid w:val="00ED5DEC"/>
    <w:rsid w:val="00ED5E0F"/>
    <w:rsid w:val="00ED692A"/>
    <w:rsid w:val="00EE101E"/>
    <w:rsid w:val="00EE102A"/>
    <w:rsid w:val="00EE20E5"/>
    <w:rsid w:val="00EE23A0"/>
    <w:rsid w:val="00EE2A24"/>
    <w:rsid w:val="00EE2AA8"/>
    <w:rsid w:val="00EE32ED"/>
    <w:rsid w:val="00EE371F"/>
    <w:rsid w:val="00EE3AE6"/>
    <w:rsid w:val="00EE3B1E"/>
    <w:rsid w:val="00EE45D0"/>
    <w:rsid w:val="00EE4A10"/>
    <w:rsid w:val="00EE4A6E"/>
    <w:rsid w:val="00EE6134"/>
    <w:rsid w:val="00EE626D"/>
    <w:rsid w:val="00EE69CD"/>
    <w:rsid w:val="00EE73CA"/>
    <w:rsid w:val="00EE7840"/>
    <w:rsid w:val="00EE7B0D"/>
    <w:rsid w:val="00EF03FE"/>
    <w:rsid w:val="00EF0DD7"/>
    <w:rsid w:val="00EF1268"/>
    <w:rsid w:val="00EF1832"/>
    <w:rsid w:val="00EF2A7E"/>
    <w:rsid w:val="00EF2CDD"/>
    <w:rsid w:val="00EF333A"/>
    <w:rsid w:val="00EF3FB1"/>
    <w:rsid w:val="00EF532E"/>
    <w:rsid w:val="00EF63A4"/>
    <w:rsid w:val="00EF6733"/>
    <w:rsid w:val="00EF6A0C"/>
    <w:rsid w:val="00EF6DDE"/>
    <w:rsid w:val="00EF704F"/>
    <w:rsid w:val="00EF7868"/>
    <w:rsid w:val="00F00120"/>
    <w:rsid w:val="00F0019A"/>
    <w:rsid w:val="00F012FA"/>
    <w:rsid w:val="00F034E9"/>
    <w:rsid w:val="00F044EC"/>
    <w:rsid w:val="00F04F90"/>
    <w:rsid w:val="00F05A24"/>
    <w:rsid w:val="00F05FBB"/>
    <w:rsid w:val="00F06427"/>
    <w:rsid w:val="00F07687"/>
    <w:rsid w:val="00F10322"/>
    <w:rsid w:val="00F10ECF"/>
    <w:rsid w:val="00F1162D"/>
    <w:rsid w:val="00F12189"/>
    <w:rsid w:val="00F12571"/>
    <w:rsid w:val="00F1263F"/>
    <w:rsid w:val="00F12DA0"/>
    <w:rsid w:val="00F14E44"/>
    <w:rsid w:val="00F15A0A"/>
    <w:rsid w:val="00F17967"/>
    <w:rsid w:val="00F21167"/>
    <w:rsid w:val="00F21D46"/>
    <w:rsid w:val="00F2211C"/>
    <w:rsid w:val="00F240BF"/>
    <w:rsid w:val="00F25C8A"/>
    <w:rsid w:val="00F26920"/>
    <w:rsid w:val="00F27CC6"/>
    <w:rsid w:val="00F30459"/>
    <w:rsid w:val="00F304B3"/>
    <w:rsid w:val="00F31416"/>
    <w:rsid w:val="00F315A2"/>
    <w:rsid w:val="00F3225D"/>
    <w:rsid w:val="00F32436"/>
    <w:rsid w:val="00F327AF"/>
    <w:rsid w:val="00F33036"/>
    <w:rsid w:val="00F33234"/>
    <w:rsid w:val="00F339A4"/>
    <w:rsid w:val="00F33D34"/>
    <w:rsid w:val="00F34A23"/>
    <w:rsid w:val="00F34BB4"/>
    <w:rsid w:val="00F350AE"/>
    <w:rsid w:val="00F35400"/>
    <w:rsid w:val="00F36168"/>
    <w:rsid w:val="00F36F92"/>
    <w:rsid w:val="00F379F4"/>
    <w:rsid w:val="00F4056D"/>
    <w:rsid w:val="00F41098"/>
    <w:rsid w:val="00F41B88"/>
    <w:rsid w:val="00F42F24"/>
    <w:rsid w:val="00F439A4"/>
    <w:rsid w:val="00F43E58"/>
    <w:rsid w:val="00F43FD5"/>
    <w:rsid w:val="00F45A36"/>
    <w:rsid w:val="00F46C15"/>
    <w:rsid w:val="00F47E37"/>
    <w:rsid w:val="00F47E6A"/>
    <w:rsid w:val="00F51E33"/>
    <w:rsid w:val="00F52369"/>
    <w:rsid w:val="00F527B2"/>
    <w:rsid w:val="00F52A10"/>
    <w:rsid w:val="00F5335C"/>
    <w:rsid w:val="00F53B46"/>
    <w:rsid w:val="00F53F44"/>
    <w:rsid w:val="00F54F71"/>
    <w:rsid w:val="00F575DD"/>
    <w:rsid w:val="00F577EA"/>
    <w:rsid w:val="00F6241F"/>
    <w:rsid w:val="00F63D9A"/>
    <w:rsid w:val="00F643BE"/>
    <w:rsid w:val="00F65B0D"/>
    <w:rsid w:val="00F666E1"/>
    <w:rsid w:val="00F668FD"/>
    <w:rsid w:val="00F66B1A"/>
    <w:rsid w:val="00F679E8"/>
    <w:rsid w:val="00F71CDF"/>
    <w:rsid w:val="00F72F47"/>
    <w:rsid w:val="00F73EB6"/>
    <w:rsid w:val="00F75109"/>
    <w:rsid w:val="00F759A5"/>
    <w:rsid w:val="00F759EE"/>
    <w:rsid w:val="00F75D7A"/>
    <w:rsid w:val="00F761FE"/>
    <w:rsid w:val="00F77FFD"/>
    <w:rsid w:val="00F804EC"/>
    <w:rsid w:val="00F814EA"/>
    <w:rsid w:val="00F8201F"/>
    <w:rsid w:val="00F82DF1"/>
    <w:rsid w:val="00F830E6"/>
    <w:rsid w:val="00F8310F"/>
    <w:rsid w:val="00F83BA6"/>
    <w:rsid w:val="00F83F22"/>
    <w:rsid w:val="00F84E1C"/>
    <w:rsid w:val="00F84EF4"/>
    <w:rsid w:val="00F854E0"/>
    <w:rsid w:val="00F85DB3"/>
    <w:rsid w:val="00F866D4"/>
    <w:rsid w:val="00F87258"/>
    <w:rsid w:val="00F9069C"/>
    <w:rsid w:val="00F91172"/>
    <w:rsid w:val="00F911D1"/>
    <w:rsid w:val="00F9152D"/>
    <w:rsid w:val="00F9165E"/>
    <w:rsid w:val="00F9249D"/>
    <w:rsid w:val="00F9355B"/>
    <w:rsid w:val="00F935BF"/>
    <w:rsid w:val="00F9406F"/>
    <w:rsid w:val="00F94E74"/>
    <w:rsid w:val="00F94F58"/>
    <w:rsid w:val="00F95094"/>
    <w:rsid w:val="00F9646C"/>
    <w:rsid w:val="00F97ABE"/>
    <w:rsid w:val="00FA0499"/>
    <w:rsid w:val="00FA072E"/>
    <w:rsid w:val="00FA09A5"/>
    <w:rsid w:val="00FA0BBD"/>
    <w:rsid w:val="00FA0CEF"/>
    <w:rsid w:val="00FA11F1"/>
    <w:rsid w:val="00FA1851"/>
    <w:rsid w:val="00FA1925"/>
    <w:rsid w:val="00FA3448"/>
    <w:rsid w:val="00FA4A45"/>
    <w:rsid w:val="00FA53DF"/>
    <w:rsid w:val="00FA5909"/>
    <w:rsid w:val="00FA6317"/>
    <w:rsid w:val="00FA63CB"/>
    <w:rsid w:val="00FA67F7"/>
    <w:rsid w:val="00FA7267"/>
    <w:rsid w:val="00FB0FA6"/>
    <w:rsid w:val="00FB1C3E"/>
    <w:rsid w:val="00FB3E2F"/>
    <w:rsid w:val="00FB7398"/>
    <w:rsid w:val="00FB7B57"/>
    <w:rsid w:val="00FC0394"/>
    <w:rsid w:val="00FC0D13"/>
    <w:rsid w:val="00FC191A"/>
    <w:rsid w:val="00FC1F79"/>
    <w:rsid w:val="00FC24D0"/>
    <w:rsid w:val="00FC2D9D"/>
    <w:rsid w:val="00FC3FFF"/>
    <w:rsid w:val="00FC447E"/>
    <w:rsid w:val="00FC5B45"/>
    <w:rsid w:val="00FC5DDC"/>
    <w:rsid w:val="00FC5F05"/>
    <w:rsid w:val="00FC6CBA"/>
    <w:rsid w:val="00FC7187"/>
    <w:rsid w:val="00FD1780"/>
    <w:rsid w:val="00FD17D8"/>
    <w:rsid w:val="00FD3563"/>
    <w:rsid w:val="00FD4578"/>
    <w:rsid w:val="00FD5866"/>
    <w:rsid w:val="00FD773A"/>
    <w:rsid w:val="00FD79B0"/>
    <w:rsid w:val="00FE02F1"/>
    <w:rsid w:val="00FE06FC"/>
    <w:rsid w:val="00FE093D"/>
    <w:rsid w:val="00FE175C"/>
    <w:rsid w:val="00FE30CC"/>
    <w:rsid w:val="00FE3748"/>
    <w:rsid w:val="00FE3C20"/>
    <w:rsid w:val="00FE3C9C"/>
    <w:rsid w:val="00FE4411"/>
    <w:rsid w:val="00FE526D"/>
    <w:rsid w:val="00FE59DB"/>
    <w:rsid w:val="00FE5E99"/>
    <w:rsid w:val="00FE6277"/>
    <w:rsid w:val="00FE66DB"/>
    <w:rsid w:val="00FE6EC8"/>
    <w:rsid w:val="00FE7820"/>
    <w:rsid w:val="00FE7A22"/>
    <w:rsid w:val="00FF0354"/>
    <w:rsid w:val="00FF1869"/>
    <w:rsid w:val="00FF22BC"/>
    <w:rsid w:val="00FF255D"/>
    <w:rsid w:val="00FF2F2A"/>
    <w:rsid w:val="00FF444C"/>
    <w:rsid w:val="00FF4736"/>
    <w:rsid w:val="00FF4E26"/>
    <w:rsid w:val="00FF6AE6"/>
    <w:rsid w:val="00FF783B"/>
    <w:rsid w:val="00FF7C8B"/>
  </w:rsids>
  <m:mathPr>
    <m:mathFont m:val="Cambria Math"/>
    <m:brkBin m:val="before"/>
    <m:brkBinSub m:val="--"/>
    <m:smallFrac m:val="0"/>
    <m:dispDef/>
    <m:lMargin m:val="0"/>
    <m:rMargin m:val="0"/>
    <m:defJc m:val="centerGroup"/>
    <m:wrapIndent m:val="1440"/>
    <m:intLim m:val="subSup"/>
    <m:naryLim m:val="undOvr"/>
  </m:mathPr>
  <w:themeFontLang w:val="en-AU"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47AD5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700B"/>
    <w:rPr>
      <w:lang w:eastAsia="ja-JP"/>
    </w:rPr>
  </w:style>
  <w:style w:type="paragraph" w:styleId="Heading1">
    <w:name w:val="heading 1"/>
    <w:basedOn w:val="Normal"/>
    <w:next w:val="Normal"/>
    <w:link w:val="Heading1Char"/>
    <w:uiPriority w:val="9"/>
    <w:qFormat/>
    <w:rsid w:val="00204F8E"/>
    <w:pPr>
      <w:keepNext/>
      <w:tabs>
        <w:tab w:val="left" w:pos="540"/>
        <w:tab w:val="center" w:pos="4513"/>
      </w:tabs>
      <w:suppressAutoHyphens/>
      <w:spacing w:after="240" w:line="400" w:lineRule="atLeast"/>
      <w:jc w:val="both"/>
      <w:outlineLvl w:val="0"/>
    </w:pPr>
    <w:rPr>
      <w:rFonts w:ascii="Arial" w:hAnsi="Arial" w:cs="Arial"/>
      <w:b/>
      <w:spacing w:val="-2"/>
      <w:sz w:val="28"/>
      <w:szCs w:val="20"/>
      <w:lang w:eastAsia="en-US"/>
    </w:rPr>
  </w:style>
  <w:style w:type="paragraph" w:styleId="Heading2">
    <w:name w:val="heading 2"/>
    <w:basedOn w:val="Normal"/>
    <w:next w:val="Normal"/>
    <w:qFormat/>
    <w:rsid w:val="00204F8E"/>
    <w:pPr>
      <w:keepNext/>
      <w:numPr>
        <w:numId w:val="1"/>
      </w:numPr>
      <w:spacing w:before="120" w:after="60"/>
      <w:outlineLvl w:val="1"/>
    </w:pPr>
    <w:rPr>
      <w:rFonts w:ascii="Arial" w:hAnsi="Arial" w:cs="Arial"/>
      <w:b/>
      <w:bCs/>
      <w:i/>
      <w:iCs/>
      <w:sz w:val="20"/>
      <w:szCs w:val="28"/>
      <w:lang w:eastAsia="en-US"/>
    </w:rPr>
  </w:style>
  <w:style w:type="paragraph" w:styleId="Heading3">
    <w:name w:val="heading 3"/>
    <w:basedOn w:val="Normal"/>
    <w:next w:val="Normal"/>
    <w:qFormat/>
    <w:rsid w:val="00204F8E"/>
    <w:pPr>
      <w:keepNext/>
      <w:spacing w:line="480" w:lineRule="auto"/>
      <w:outlineLvl w:val="2"/>
    </w:pPr>
    <w:rPr>
      <w:b/>
      <w:bCs/>
      <w:sz w:val="28"/>
      <w:lang w:eastAsia="en-US"/>
    </w:rPr>
  </w:style>
  <w:style w:type="paragraph" w:styleId="Heading4">
    <w:name w:val="heading 4"/>
    <w:aliases w:val="Heading 4 - activity"/>
    <w:basedOn w:val="Normal"/>
    <w:next w:val="Normal"/>
    <w:qFormat/>
    <w:rsid w:val="00204F8E"/>
    <w:pPr>
      <w:keepNext/>
      <w:tabs>
        <w:tab w:val="decimal" w:pos="627"/>
        <w:tab w:val="center" w:pos="4513"/>
      </w:tabs>
      <w:suppressAutoHyphens/>
      <w:jc w:val="right"/>
      <w:outlineLvl w:val="3"/>
    </w:pPr>
    <w:rPr>
      <w:b/>
      <w:spacing w:val="-2"/>
      <w:szCs w:val="20"/>
      <w:lang w:val="en-US" w:eastAsia="en-US"/>
    </w:rPr>
  </w:style>
  <w:style w:type="paragraph" w:styleId="Heading5">
    <w:name w:val="heading 5"/>
    <w:basedOn w:val="Normal"/>
    <w:next w:val="Normal"/>
    <w:qFormat/>
    <w:rsid w:val="00204F8E"/>
    <w:pPr>
      <w:keepNext/>
      <w:tabs>
        <w:tab w:val="right" w:pos="9270"/>
      </w:tabs>
      <w:suppressAutoHyphens/>
      <w:jc w:val="both"/>
      <w:outlineLvl w:val="4"/>
    </w:pPr>
    <w:rPr>
      <w:b/>
      <w:sz w:val="28"/>
      <w:szCs w:val="20"/>
      <w:lang w:eastAsia="en-US"/>
    </w:rPr>
  </w:style>
  <w:style w:type="paragraph" w:styleId="Heading6">
    <w:name w:val="heading 6"/>
    <w:basedOn w:val="Normal"/>
    <w:next w:val="Normal"/>
    <w:qFormat/>
    <w:rsid w:val="00204F8E"/>
    <w:pPr>
      <w:keepNext/>
      <w:tabs>
        <w:tab w:val="right" w:pos="9270"/>
      </w:tabs>
      <w:suppressAutoHyphens/>
      <w:jc w:val="center"/>
      <w:outlineLvl w:val="5"/>
    </w:pPr>
    <w:rPr>
      <w:b/>
      <w:sz w:val="20"/>
      <w:szCs w:val="22"/>
      <w:lang w:eastAsia="en-US"/>
    </w:rPr>
  </w:style>
  <w:style w:type="paragraph" w:styleId="Heading7">
    <w:name w:val="heading 7"/>
    <w:basedOn w:val="Normal"/>
    <w:next w:val="Normal"/>
    <w:qFormat/>
    <w:rsid w:val="00204F8E"/>
    <w:pPr>
      <w:keepNext/>
      <w:outlineLvl w:val="6"/>
    </w:pPr>
    <w:rPr>
      <w:b/>
      <w:bCs/>
      <w:i/>
      <w:iCs/>
      <w:lang w:eastAsia="en-US"/>
    </w:rPr>
  </w:style>
  <w:style w:type="paragraph" w:styleId="Heading8">
    <w:name w:val="heading 8"/>
    <w:basedOn w:val="Normal"/>
    <w:next w:val="Normal"/>
    <w:qFormat/>
    <w:rsid w:val="00204F8E"/>
    <w:pPr>
      <w:keepNext/>
      <w:jc w:val="both"/>
      <w:outlineLvl w:val="7"/>
    </w:pPr>
    <w:rPr>
      <w:b/>
      <w:bCs/>
      <w:i/>
      <w:iCs/>
      <w:noProof/>
      <w:sz w:val="28"/>
      <w:szCs w:val="20"/>
      <w:lang w:val="en-US" w:eastAsia="en-US"/>
    </w:rPr>
  </w:style>
  <w:style w:type="paragraph" w:styleId="Heading9">
    <w:name w:val="heading 9"/>
    <w:basedOn w:val="Normal"/>
    <w:next w:val="Normal"/>
    <w:qFormat/>
    <w:rsid w:val="00204F8E"/>
    <w:pPr>
      <w:spacing w:before="240" w:after="60"/>
      <w:outlineLvl w:val="8"/>
    </w:pPr>
    <w:rPr>
      <w:rFonts w:ascii="Arial"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Footer1"/>
    <w:basedOn w:val="Normal"/>
    <w:link w:val="FooterChar"/>
    <w:uiPriority w:val="99"/>
    <w:rsid w:val="00204F8E"/>
    <w:pPr>
      <w:tabs>
        <w:tab w:val="center" w:pos="4770"/>
        <w:tab w:val="right" w:pos="9360"/>
      </w:tabs>
      <w:ind w:right="360"/>
      <w:jc w:val="center"/>
    </w:pPr>
    <w:rPr>
      <w:spacing w:val="-2"/>
      <w:szCs w:val="20"/>
      <w:lang w:val="en-GB" w:eastAsia="en-US"/>
    </w:rPr>
  </w:style>
  <w:style w:type="character" w:styleId="PageNumber">
    <w:name w:val="page number"/>
    <w:aliases w:val="Page,Number"/>
    <w:rsid w:val="00204F8E"/>
    <w:rPr>
      <w:rFonts w:ascii="Times New Roman" w:hAnsi="Times New Roman"/>
      <w:position w:val="0"/>
      <w:sz w:val="16"/>
    </w:rPr>
  </w:style>
  <w:style w:type="paragraph" w:styleId="Header">
    <w:name w:val="header"/>
    <w:basedOn w:val="Normal"/>
    <w:link w:val="HeaderChar"/>
    <w:uiPriority w:val="99"/>
    <w:rsid w:val="00204F8E"/>
    <w:pPr>
      <w:tabs>
        <w:tab w:val="center" w:pos="4320"/>
        <w:tab w:val="right" w:pos="8640"/>
      </w:tabs>
      <w:jc w:val="both"/>
    </w:pPr>
    <w:rPr>
      <w:sz w:val="22"/>
      <w:szCs w:val="20"/>
      <w:lang w:val="en-US" w:eastAsia="en-US"/>
    </w:rPr>
  </w:style>
  <w:style w:type="paragraph" w:styleId="BodyText">
    <w:name w:val="Body Text"/>
    <w:basedOn w:val="Normal"/>
    <w:rsid w:val="00204F8E"/>
    <w:pPr>
      <w:tabs>
        <w:tab w:val="left" w:pos="-720"/>
      </w:tabs>
      <w:suppressAutoHyphens/>
    </w:pPr>
    <w:rPr>
      <w:b/>
      <w:spacing w:val="-2"/>
      <w:szCs w:val="20"/>
      <w:lang w:val="en-US" w:eastAsia="en-US"/>
    </w:rPr>
  </w:style>
  <w:style w:type="paragraph" w:styleId="BodyTextIndent">
    <w:name w:val="Body Text Indent"/>
    <w:basedOn w:val="Normal"/>
    <w:rsid w:val="00204F8E"/>
    <w:pPr>
      <w:tabs>
        <w:tab w:val="left" w:pos="-1080"/>
        <w:tab w:val="left" w:pos="-720"/>
        <w:tab w:val="left" w:pos="0"/>
        <w:tab w:val="left" w:pos="720"/>
        <w:tab w:val="left" w:pos="1440"/>
        <w:tab w:val="left" w:pos="2160"/>
        <w:tab w:val="left" w:pos="2880"/>
        <w:tab w:val="left" w:pos="3600"/>
        <w:tab w:val="left" w:pos="4320"/>
        <w:tab w:val="left" w:pos="5040"/>
        <w:tab w:val="left" w:pos="5760"/>
        <w:tab w:val="left" w:pos="6660"/>
        <w:tab w:val="left" w:pos="7200"/>
      </w:tabs>
      <w:suppressAutoHyphens/>
      <w:ind w:left="1440" w:hanging="1440"/>
    </w:pPr>
    <w:rPr>
      <w:spacing w:val="-2"/>
      <w:szCs w:val="20"/>
      <w:lang w:eastAsia="en-US"/>
    </w:rPr>
  </w:style>
  <w:style w:type="paragraph" w:styleId="TOC1">
    <w:name w:val="toc 1"/>
    <w:basedOn w:val="Normal"/>
    <w:next w:val="Normal"/>
    <w:autoRedefine/>
    <w:semiHidden/>
    <w:rsid w:val="003D4351"/>
    <w:pPr>
      <w:ind w:left="360" w:hanging="360"/>
    </w:pPr>
    <w:rPr>
      <w:b/>
      <w:lang w:eastAsia="en-US"/>
    </w:rPr>
  </w:style>
  <w:style w:type="paragraph" w:styleId="NormalWeb">
    <w:name w:val="Normal (Web)"/>
    <w:basedOn w:val="Normal"/>
    <w:uiPriority w:val="99"/>
    <w:rsid w:val="00204F8E"/>
    <w:pPr>
      <w:spacing w:before="100" w:beforeAutospacing="1" w:after="100" w:afterAutospacing="1"/>
    </w:pPr>
    <w:rPr>
      <w:rFonts w:ascii="Arial Unicode MS" w:eastAsia="Arial Unicode MS" w:hAnsi="Arial Unicode MS" w:cs="Arial Unicode MS"/>
      <w:lang w:eastAsia="en-US"/>
    </w:rPr>
  </w:style>
  <w:style w:type="paragraph" w:styleId="Caption">
    <w:name w:val="caption"/>
    <w:basedOn w:val="Normal"/>
    <w:next w:val="Normal"/>
    <w:link w:val="CaptionChar"/>
    <w:qFormat/>
    <w:rsid w:val="00204F8E"/>
    <w:pPr>
      <w:tabs>
        <w:tab w:val="right" w:pos="9360"/>
      </w:tabs>
    </w:pPr>
    <w:rPr>
      <w:b/>
      <w:color w:val="FF0000"/>
      <w:sz w:val="40"/>
      <w:lang w:eastAsia="en-US"/>
    </w:rPr>
  </w:style>
  <w:style w:type="paragraph" w:styleId="BodyText2">
    <w:name w:val="Body Text 2"/>
    <w:basedOn w:val="Normal"/>
    <w:rsid w:val="00204F8E"/>
    <w:rPr>
      <w:i/>
      <w:iCs/>
      <w:lang w:eastAsia="en-US"/>
    </w:rPr>
  </w:style>
  <w:style w:type="paragraph" w:customStyle="1" w:styleId="question">
    <w:name w:val="question"/>
    <w:basedOn w:val="Normal"/>
    <w:rsid w:val="00204F8E"/>
    <w:pPr>
      <w:tabs>
        <w:tab w:val="left" w:pos="360"/>
      </w:tabs>
      <w:spacing w:before="240" w:after="240"/>
    </w:pPr>
    <w:rPr>
      <w:bCs/>
      <w:sz w:val="22"/>
      <w:szCs w:val="22"/>
      <w:lang w:eastAsia="en-US"/>
    </w:rPr>
  </w:style>
  <w:style w:type="character" w:styleId="Hyperlink">
    <w:name w:val="Hyperlink"/>
    <w:rsid w:val="00204F8E"/>
    <w:rPr>
      <w:color w:val="0000FF"/>
      <w:u w:val="single"/>
    </w:rPr>
  </w:style>
  <w:style w:type="paragraph" w:customStyle="1" w:styleId="questionext">
    <w:name w:val="question ext"/>
    <w:basedOn w:val="Normal"/>
    <w:rsid w:val="00204F8E"/>
    <w:pPr>
      <w:numPr>
        <w:numId w:val="2"/>
      </w:numPr>
      <w:tabs>
        <w:tab w:val="left" w:pos="1440"/>
      </w:tabs>
      <w:spacing w:before="240" w:after="240"/>
    </w:pPr>
    <w:rPr>
      <w:lang w:eastAsia="en-US"/>
    </w:rPr>
  </w:style>
  <w:style w:type="paragraph" w:customStyle="1" w:styleId="Markingsampleanswer">
    <w:name w:val="Markingsampleanswer"/>
    <w:basedOn w:val="Normal"/>
    <w:rsid w:val="00204F8E"/>
    <w:pPr>
      <w:tabs>
        <w:tab w:val="num" w:pos="360"/>
      </w:tabs>
      <w:spacing w:after="120"/>
      <w:ind w:left="360" w:hanging="309"/>
    </w:pPr>
    <w:rPr>
      <w:i/>
      <w:sz w:val="20"/>
      <w:szCs w:val="20"/>
      <w:lang w:eastAsia="en-US"/>
    </w:rPr>
  </w:style>
  <w:style w:type="paragraph" w:styleId="BodyTextIndent2">
    <w:name w:val="Body Text Indent 2"/>
    <w:basedOn w:val="Normal"/>
    <w:rsid w:val="00204F8E"/>
    <w:pPr>
      <w:ind w:left="360"/>
    </w:pPr>
    <w:rPr>
      <w:lang w:eastAsia="en-US"/>
    </w:rPr>
  </w:style>
  <w:style w:type="character" w:styleId="Emphasis">
    <w:name w:val="Emphasis"/>
    <w:uiPriority w:val="20"/>
    <w:qFormat/>
    <w:rsid w:val="00204F8E"/>
    <w:rPr>
      <w:i/>
      <w:iCs/>
    </w:rPr>
  </w:style>
  <w:style w:type="paragraph" w:styleId="BodyTextIndent3">
    <w:name w:val="Body Text Indent 3"/>
    <w:basedOn w:val="Normal"/>
    <w:rsid w:val="00204F8E"/>
    <w:pPr>
      <w:tabs>
        <w:tab w:val="num" w:pos="720"/>
      </w:tabs>
      <w:ind w:left="720" w:hanging="720"/>
    </w:pPr>
    <w:rPr>
      <w:lang w:eastAsia="en-US"/>
    </w:rPr>
  </w:style>
  <w:style w:type="character" w:styleId="Strong">
    <w:name w:val="Strong"/>
    <w:uiPriority w:val="22"/>
    <w:qFormat/>
    <w:rsid w:val="00204F8E"/>
    <w:rPr>
      <w:b/>
      <w:bCs/>
    </w:rPr>
  </w:style>
  <w:style w:type="paragraph" w:customStyle="1" w:styleId="xl24">
    <w:name w:val="xl24"/>
    <w:basedOn w:val="Normal"/>
    <w:rsid w:val="00204F8E"/>
    <w:pPr>
      <w:spacing w:before="100" w:beforeAutospacing="1" w:after="100" w:afterAutospacing="1"/>
      <w:jc w:val="right"/>
    </w:pPr>
    <w:rPr>
      <w:rFonts w:ascii="Arial" w:eastAsia="Arial Unicode MS" w:hAnsi="Arial" w:cs="Arial"/>
      <w:sz w:val="14"/>
      <w:szCs w:val="14"/>
      <w:lang w:eastAsia="en-US"/>
    </w:rPr>
  </w:style>
  <w:style w:type="paragraph" w:customStyle="1" w:styleId="xl25">
    <w:name w:val="xl25"/>
    <w:basedOn w:val="Normal"/>
    <w:rsid w:val="00204F8E"/>
    <w:pPr>
      <w:spacing w:before="100" w:beforeAutospacing="1" w:after="100" w:afterAutospacing="1"/>
      <w:jc w:val="center"/>
      <w:textAlignment w:val="top"/>
    </w:pPr>
    <w:rPr>
      <w:rFonts w:ascii="Arial" w:eastAsia="Arial Unicode MS" w:hAnsi="Arial" w:cs="Arial"/>
      <w:b/>
      <w:bCs/>
      <w:lang w:eastAsia="en-US"/>
    </w:rPr>
  </w:style>
  <w:style w:type="paragraph" w:customStyle="1" w:styleId="xl26">
    <w:name w:val="xl26"/>
    <w:basedOn w:val="Normal"/>
    <w:rsid w:val="00204F8E"/>
    <w:pPr>
      <w:spacing w:before="100" w:beforeAutospacing="1" w:after="100" w:afterAutospacing="1"/>
      <w:jc w:val="center"/>
      <w:textAlignment w:val="top"/>
    </w:pPr>
    <w:rPr>
      <w:rFonts w:ascii="Arial" w:eastAsia="Arial Unicode MS" w:hAnsi="Arial" w:cs="Arial"/>
      <w:b/>
      <w:bCs/>
      <w:lang w:eastAsia="en-US"/>
    </w:rPr>
  </w:style>
  <w:style w:type="paragraph" w:customStyle="1" w:styleId="xl27">
    <w:name w:val="xl27"/>
    <w:basedOn w:val="Normal"/>
    <w:rsid w:val="00204F8E"/>
    <w:pPr>
      <w:spacing w:before="100" w:beforeAutospacing="1" w:after="100" w:afterAutospacing="1"/>
    </w:pPr>
    <w:rPr>
      <w:rFonts w:ascii="Arial" w:eastAsia="Arial Unicode MS" w:hAnsi="Arial" w:cs="Arial"/>
      <w:b/>
      <w:bCs/>
      <w:lang w:eastAsia="en-US"/>
    </w:rPr>
  </w:style>
  <w:style w:type="paragraph" w:customStyle="1" w:styleId="xl28">
    <w:name w:val="xl28"/>
    <w:basedOn w:val="Normal"/>
    <w:rsid w:val="00204F8E"/>
    <w:pPr>
      <w:spacing w:before="100" w:beforeAutospacing="1" w:after="100" w:afterAutospacing="1"/>
      <w:textAlignment w:val="top"/>
    </w:pPr>
    <w:rPr>
      <w:rFonts w:ascii="Arial Unicode MS" w:eastAsia="Arial Unicode MS" w:hAnsi="Arial Unicode MS" w:cs="Arial Unicode MS"/>
      <w:lang w:eastAsia="en-US"/>
    </w:rPr>
  </w:style>
  <w:style w:type="paragraph" w:customStyle="1" w:styleId="xl29">
    <w:name w:val="xl29"/>
    <w:basedOn w:val="Normal"/>
    <w:rsid w:val="00204F8E"/>
    <w:pPr>
      <w:spacing w:before="100" w:beforeAutospacing="1" w:after="100" w:afterAutospacing="1"/>
      <w:textAlignment w:val="top"/>
    </w:pPr>
    <w:rPr>
      <w:rFonts w:ascii="Arial" w:eastAsia="Arial Unicode MS" w:hAnsi="Arial" w:cs="Arial"/>
      <w:b/>
      <w:bCs/>
      <w:lang w:eastAsia="en-US"/>
    </w:rPr>
  </w:style>
  <w:style w:type="paragraph" w:customStyle="1" w:styleId="xl30">
    <w:name w:val="xl30"/>
    <w:basedOn w:val="Normal"/>
    <w:rsid w:val="00204F8E"/>
    <w:pPr>
      <w:spacing w:before="100" w:beforeAutospacing="1" w:after="100" w:afterAutospacing="1"/>
    </w:pPr>
    <w:rPr>
      <w:rFonts w:ascii="Arial" w:eastAsia="Arial Unicode MS" w:hAnsi="Arial" w:cs="Arial"/>
      <w:b/>
      <w:bCs/>
      <w:lang w:eastAsia="en-US"/>
    </w:rPr>
  </w:style>
  <w:style w:type="paragraph" w:customStyle="1" w:styleId="xl31">
    <w:name w:val="xl31"/>
    <w:basedOn w:val="Normal"/>
    <w:rsid w:val="00204F8E"/>
    <w:pPr>
      <w:spacing w:before="100" w:beforeAutospacing="1" w:after="100" w:afterAutospacing="1"/>
      <w:textAlignment w:val="top"/>
    </w:pPr>
    <w:rPr>
      <w:rFonts w:ascii="Arial Unicode MS" w:eastAsia="Arial Unicode MS" w:hAnsi="Arial Unicode MS" w:cs="Arial Unicode MS"/>
      <w:lang w:eastAsia="en-US"/>
    </w:rPr>
  </w:style>
  <w:style w:type="paragraph" w:customStyle="1" w:styleId="xl32">
    <w:name w:val="xl32"/>
    <w:basedOn w:val="Normal"/>
    <w:rsid w:val="00204F8E"/>
    <w:pPr>
      <w:spacing w:before="100" w:beforeAutospacing="1" w:after="100" w:afterAutospacing="1"/>
      <w:textAlignment w:val="top"/>
    </w:pPr>
    <w:rPr>
      <w:rFonts w:ascii="Arial" w:eastAsia="Arial Unicode MS" w:hAnsi="Arial" w:cs="Arial"/>
      <w:b/>
      <w:bCs/>
      <w:lang w:eastAsia="en-US"/>
    </w:rPr>
  </w:style>
  <w:style w:type="character" w:styleId="FollowedHyperlink">
    <w:name w:val="FollowedHyperlink"/>
    <w:rsid w:val="00204F8E"/>
    <w:rPr>
      <w:color w:val="800080"/>
      <w:u w:val="single"/>
    </w:rPr>
  </w:style>
  <w:style w:type="paragraph" w:customStyle="1" w:styleId="lines">
    <w:name w:val="lines"/>
    <w:basedOn w:val="Normal"/>
    <w:rsid w:val="00204F8E"/>
    <w:pPr>
      <w:spacing w:before="400"/>
    </w:pPr>
    <w:rPr>
      <w:sz w:val="8"/>
      <w:lang w:eastAsia="en-US"/>
    </w:rPr>
  </w:style>
  <w:style w:type="paragraph" w:styleId="Title">
    <w:name w:val="Title"/>
    <w:basedOn w:val="Normal"/>
    <w:qFormat/>
    <w:rsid w:val="00204F8E"/>
    <w:pPr>
      <w:spacing w:before="240" w:after="60"/>
      <w:jc w:val="center"/>
      <w:outlineLvl w:val="0"/>
    </w:pPr>
    <w:rPr>
      <w:rFonts w:ascii="Arial" w:hAnsi="Arial" w:cs="Arial"/>
      <w:bCs/>
      <w:kern w:val="28"/>
      <w:sz w:val="28"/>
      <w:szCs w:val="32"/>
      <w:lang w:eastAsia="en-US"/>
    </w:rPr>
  </w:style>
  <w:style w:type="paragraph" w:styleId="BalloonText">
    <w:name w:val="Balloon Text"/>
    <w:basedOn w:val="Normal"/>
    <w:semiHidden/>
    <w:rsid w:val="000A5AAE"/>
    <w:rPr>
      <w:rFonts w:ascii="Tahoma" w:hAnsi="Tahoma" w:cs="Tahoma"/>
      <w:sz w:val="16"/>
      <w:szCs w:val="16"/>
      <w:lang w:eastAsia="en-US"/>
    </w:rPr>
  </w:style>
  <w:style w:type="paragraph" w:customStyle="1" w:styleId="csbullet">
    <w:name w:val="csbullet"/>
    <w:basedOn w:val="Normal"/>
    <w:rsid w:val="00AA5FC7"/>
    <w:pPr>
      <w:numPr>
        <w:numId w:val="3"/>
      </w:numPr>
      <w:tabs>
        <w:tab w:val="left" w:pos="-851"/>
      </w:tabs>
      <w:spacing w:before="120" w:after="120" w:line="280" w:lineRule="exact"/>
    </w:pPr>
    <w:rPr>
      <w:sz w:val="22"/>
      <w:szCs w:val="20"/>
      <w:lang w:eastAsia="en-US"/>
    </w:rPr>
  </w:style>
  <w:style w:type="paragraph" w:customStyle="1" w:styleId="instructions">
    <w:name w:val="instructions"/>
    <w:basedOn w:val="Normal"/>
    <w:rsid w:val="00AA5FC7"/>
    <w:pPr>
      <w:suppressAutoHyphens/>
      <w:ind w:left="360" w:hanging="360"/>
    </w:pPr>
    <w:rPr>
      <w:spacing w:val="-2"/>
      <w:lang w:eastAsia="en-US"/>
    </w:rPr>
  </w:style>
  <w:style w:type="paragraph" w:customStyle="1" w:styleId="CM33">
    <w:name w:val="CM33"/>
    <w:basedOn w:val="Normal"/>
    <w:next w:val="Normal"/>
    <w:rsid w:val="00902B33"/>
    <w:pPr>
      <w:autoSpaceDE w:val="0"/>
      <w:autoSpaceDN w:val="0"/>
      <w:adjustRightInd w:val="0"/>
      <w:spacing w:after="138"/>
    </w:pPr>
    <w:rPr>
      <w:rFonts w:ascii="BBKNG J+ Times" w:hAnsi="BBKNG J+ Times"/>
      <w:lang w:val="en-US" w:eastAsia="en-US"/>
    </w:rPr>
  </w:style>
  <w:style w:type="paragraph" w:customStyle="1" w:styleId="CM32">
    <w:name w:val="CM32"/>
    <w:basedOn w:val="Normal"/>
    <w:next w:val="Normal"/>
    <w:rsid w:val="00902B33"/>
    <w:pPr>
      <w:autoSpaceDE w:val="0"/>
      <w:autoSpaceDN w:val="0"/>
      <w:adjustRightInd w:val="0"/>
      <w:spacing w:after="245"/>
    </w:pPr>
    <w:rPr>
      <w:rFonts w:ascii="BBKNG J+ Times" w:hAnsi="BBKNG J+ Times"/>
      <w:lang w:val="en-US" w:eastAsia="en-US"/>
    </w:rPr>
  </w:style>
  <w:style w:type="paragraph" w:customStyle="1" w:styleId="CM43">
    <w:name w:val="CM43"/>
    <w:basedOn w:val="Normal"/>
    <w:next w:val="Normal"/>
    <w:rsid w:val="000B4B6D"/>
    <w:pPr>
      <w:autoSpaceDE w:val="0"/>
      <w:autoSpaceDN w:val="0"/>
      <w:adjustRightInd w:val="0"/>
      <w:spacing w:after="143"/>
    </w:pPr>
    <w:rPr>
      <w:rFonts w:ascii="DPKKP D+ Times" w:hAnsi="DPKKP D+ Times"/>
      <w:lang w:val="en-US" w:eastAsia="en-US"/>
    </w:rPr>
  </w:style>
  <w:style w:type="paragraph" w:customStyle="1" w:styleId="Default">
    <w:name w:val="Default"/>
    <w:rsid w:val="000B4B6D"/>
    <w:pPr>
      <w:autoSpaceDE w:val="0"/>
      <w:autoSpaceDN w:val="0"/>
      <w:adjustRightInd w:val="0"/>
    </w:pPr>
    <w:rPr>
      <w:rFonts w:ascii="DPKKP D+ Times" w:hAnsi="DPKKP D+ Times" w:cs="DPKKP D+ Times"/>
      <w:color w:val="000000"/>
      <w:lang w:val="en-US" w:eastAsia="en-US"/>
    </w:rPr>
  </w:style>
  <w:style w:type="paragraph" w:customStyle="1" w:styleId="CM52">
    <w:name w:val="CM52"/>
    <w:basedOn w:val="Default"/>
    <w:next w:val="Default"/>
    <w:rsid w:val="00C03333"/>
    <w:pPr>
      <w:spacing w:after="1123"/>
    </w:pPr>
    <w:rPr>
      <w:rFonts w:cs="Times New Roman"/>
      <w:color w:val="auto"/>
    </w:rPr>
  </w:style>
  <w:style w:type="paragraph" w:customStyle="1" w:styleId="CM60">
    <w:name w:val="CM60"/>
    <w:basedOn w:val="Default"/>
    <w:next w:val="Default"/>
    <w:rsid w:val="00C03333"/>
    <w:pPr>
      <w:spacing w:after="835"/>
    </w:pPr>
    <w:rPr>
      <w:rFonts w:cs="Times New Roman"/>
      <w:color w:val="auto"/>
    </w:rPr>
  </w:style>
  <w:style w:type="table" w:styleId="TableGrid">
    <w:name w:val="Table Grid"/>
    <w:basedOn w:val="TableNormal"/>
    <w:uiPriority w:val="39"/>
    <w:rsid w:val="000A3C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530C5E"/>
    <w:pPr>
      <w:shd w:val="clear" w:color="auto" w:fill="000080"/>
    </w:pPr>
    <w:rPr>
      <w:rFonts w:ascii="Tahoma" w:hAnsi="Tahoma" w:cs="Tahoma"/>
      <w:sz w:val="20"/>
      <w:szCs w:val="20"/>
      <w:lang w:eastAsia="en-US"/>
    </w:rPr>
  </w:style>
  <w:style w:type="paragraph" w:customStyle="1" w:styleId="Pa10">
    <w:name w:val="Pa10"/>
    <w:basedOn w:val="Default"/>
    <w:next w:val="Default"/>
    <w:rsid w:val="0026284D"/>
    <w:pPr>
      <w:spacing w:after="40" w:line="220" w:lineRule="atLeast"/>
    </w:pPr>
    <w:rPr>
      <w:rFonts w:ascii="Times New Roman" w:hAnsi="Times New Roman" w:cs="Times New Roman"/>
      <w:color w:val="auto"/>
    </w:rPr>
  </w:style>
  <w:style w:type="paragraph" w:styleId="CommentText">
    <w:name w:val="annotation text"/>
    <w:basedOn w:val="Normal"/>
    <w:link w:val="CommentTextChar"/>
    <w:semiHidden/>
    <w:rsid w:val="0026284D"/>
    <w:rPr>
      <w:sz w:val="20"/>
      <w:szCs w:val="20"/>
      <w:lang w:eastAsia="en-US"/>
    </w:rPr>
  </w:style>
  <w:style w:type="character" w:styleId="CommentReference">
    <w:name w:val="annotation reference"/>
    <w:semiHidden/>
    <w:rsid w:val="003E468C"/>
    <w:rPr>
      <w:sz w:val="16"/>
      <w:szCs w:val="16"/>
    </w:rPr>
  </w:style>
  <w:style w:type="paragraph" w:styleId="List">
    <w:name w:val="List"/>
    <w:basedOn w:val="Normal"/>
    <w:rsid w:val="00620BDD"/>
    <w:pPr>
      <w:ind w:left="283" w:hanging="283"/>
    </w:pPr>
    <w:rPr>
      <w:lang w:eastAsia="en-US"/>
    </w:rPr>
  </w:style>
  <w:style w:type="paragraph" w:styleId="List2">
    <w:name w:val="List 2"/>
    <w:basedOn w:val="Normal"/>
    <w:rsid w:val="00620BDD"/>
    <w:pPr>
      <w:ind w:left="566" w:hanging="283"/>
    </w:pPr>
    <w:rPr>
      <w:lang w:eastAsia="en-US"/>
    </w:rPr>
  </w:style>
  <w:style w:type="paragraph" w:styleId="List3">
    <w:name w:val="List 3"/>
    <w:basedOn w:val="Normal"/>
    <w:rsid w:val="00620BDD"/>
    <w:pPr>
      <w:ind w:left="849" w:hanging="283"/>
    </w:pPr>
    <w:rPr>
      <w:lang w:eastAsia="en-US"/>
    </w:rPr>
  </w:style>
  <w:style w:type="paragraph" w:styleId="BodyTextFirstIndent2">
    <w:name w:val="Body Text First Indent 2"/>
    <w:basedOn w:val="BodyTextIndent"/>
    <w:rsid w:val="00620BDD"/>
    <w:pPr>
      <w:tabs>
        <w:tab w:val="clear" w:pos="-1080"/>
        <w:tab w:val="clear" w:pos="-720"/>
        <w:tab w:val="clear" w:pos="0"/>
        <w:tab w:val="clear" w:pos="720"/>
        <w:tab w:val="clear" w:pos="1440"/>
        <w:tab w:val="clear" w:pos="2160"/>
        <w:tab w:val="clear" w:pos="2880"/>
        <w:tab w:val="clear" w:pos="3600"/>
        <w:tab w:val="clear" w:pos="4320"/>
        <w:tab w:val="clear" w:pos="5040"/>
        <w:tab w:val="clear" w:pos="5760"/>
        <w:tab w:val="clear" w:pos="6660"/>
        <w:tab w:val="clear" w:pos="7200"/>
      </w:tabs>
      <w:suppressAutoHyphens w:val="0"/>
      <w:spacing w:after="120"/>
      <w:ind w:left="283" w:firstLine="210"/>
    </w:pPr>
    <w:rPr>
      <w:spacing w:val="0"/>
      <w:szCs w:val="24"/>
    </w:rPr>
  </w:style>
  <w:style w:type="paragraph" w:styleId="ListContinue">
    <w:name w:val="List Continue"/>
    <w:basedOn w:val="Normal"/>
    <w:rsid w:val="00620BDD"/>
    <w:pPr>
      <w:spacing w:after="120"/>
      <w:ind w:left="283"/>
    </w:pPr>
    <w:rPr>
      <w:lang w:eastAsia="en-US"/>
    </w:rPr>
  </w:style>
  <w:style w:type="paragraph" w:styleId="BodyTextFirstIndent">
    <w:name w:val="Body Text First Indent"/>
    <w:basedOn w:val="BodyText"/>
    <w:rsid w:val="000B569F"/>
    <w:pPr>
      <w:tabs>
        <w:tab w:val="clear" w:pos="-720"/>
      </w:tabs>
      <w:suppressAutoHyphens w:val="0"/>
      <w:spacing w:after="120"/>
      <w:ind w:firstLine="210"/>
    </w:pPr>
    <w:rPr>
      <w:b w:val="0"/>
      <w:spacing w:val="0"/>
      <w:szCs w:val="24"/>
      <w:lang w:val="en-AU"/>
    </w:rPr>
  </w:style>
  <w:style w:type="paragraph" w:styleId="ListParagraph">
    <w:name w:val="List Paragraph"/>
    <w:basedOn w:val="Normal"/>
    <w:uiPriority w:val="34"/>
    <w:qFormat/>
    <w:rsid w:val="00592C05"/>
    <w:pPr>
      <w:ind w:left="720"/>
    </w:pPr>
    <w:rPr>
      <w:lang w:eastAsia="en-US"/>
    </w:rPr>
  </w:style>
  <w:style w:type="paragraph" w:styleId="HTMLPreformatted">
    <w:name w:val="HTML Preformatted"/>
    <w:basedOn w:val="Normal"/>
    <w:rsid w:val="00467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paragraph" w:styleId="PlainText">
    <w:name w:val="Plain Text"/>
    <w:basedOn w:val="Normal"/>
    <w:rsid w:val="00B10F62"/>
    <w:rPr>
      <w:rFonts w:ascii="Courier New" w:hAnsi="Courier New"/>
      <w:sz w:val="20"/>
      <w:szCs w:val="20"/>
      <w:lang w:val="en-US" w:eastAsia="en-US"/>
    </w:rPr>
  </w:style>
  <w:style w:type="paragraph" w:styleId="BlockText">
    <w:name w:val="Block Text"/>
    <w:basedOn w:val="Normal"/>
    <w:rsid w:val="008C16DB"/>
    <w:pPr>
      <w:tabs>
        <w:tab w:val="right" w:pos="9360"/>
      </w:tabs>
      <w:ind w:left="720" w:right="-46" w:hanging="720"/>
    </w:pPr>
    <w:rPr>
      <w:rFonts w:ascii="Arial" w:hAnsi="Arial" w:cs="Arial"/>
      <w:sz w:val="22"/>
      <w:szCs w:val="22"/>
      <w:lang w:eastAsia="en-US"/>
    </w:rPr>
  </w:style>
  <w:style w:type="character" w:customStyle="1" w:styleId="FooterChar">
    <w:name w:val="Footer Char"/>
    <w:aliases w:val="Footer1 Char"/>
    <w:link w:val="Footer"/>
    <w:uiPriority w:val="99"/>
    <w:rsid w:val="00203809"/>
    <w:rPr>
      <w:spacing w:val="-2"/>
      <w:sz w:val="24"/>
      <w:lang w:val="en-GB" w:eastAsia="en-US"/>
    </w:rPr>
  </w:style>
  <w:style w:type="character" w:customStyle="1" w:styleId="HeaderChar">
    <w:name w:val="Header Char"/>
    <w:link w:val="Header"/>
    <w:uiPriority w:val="99"/>
    <w:rsid w:val="00203809"/>
    <w:rPr>
      <w:sz w:val="22"/>
      <w:lang w:val="en-US" w:eastAsia="en-US"/>
    </w:rPr>
  </w:style>
  <w:style w:type="paragraph" w:styleId="ListNumber">
    <w:name w:val="List Number"/>
    <w:basedOn w:val="Normal"/>
    <w:rsid w:val="008C79D6"/>
    <w:pPr>
      <w:numPr>
        <w:numId w:val="4"/>
      </w:numPr>
    </w:pPr>
    <w:rPr>
      <w:rFonts w:ascii="Arial" w:hAnsi="Arial"/>
      <w:sz w:val="22"/>
      <w:lang w:eastAsia="en-US"/>
    </w:rPr>
  </w:style>
  <w:style w:type="paragraph" w:customStyle="1" w:styleId="NumberedList">
    <w:name w:val="Numbered List"/>
    <w:basedOn w:val="Normal"/>
    <w:rsid w:val="008C79D6"/>
    <w:pPr>
      <w:tabs>
        <w:tab w:val="num" w:pos="360"/>
      </w:tabs>
      <w:spacing w:line="360" w:lineRule="auto"/>
      <w:ind w:left="360" w:hanging="360"/>
    </w:pPr>
    <w:rPr>
      <w:rFonts w:ascii="Arial" w:hAnsi="Arial"/>
      <w:sz w:val="22"/>
      <w:szCs w:val="20"/>
      <w:lang w:eastAsia="en-US"/>
    </w:rPr>
  </w:style>
  <w:style w:type="paragraph" w:styleId="FootnoteText">
    <w:name w:val="footnote text"/>
    <w:basedOn w:val="Normal"/>
    <w:semiHidden/>
    <w:rsid w:val="004C1BAB"/>
    <w:rPr>
      <w:sz w:val="20"/>
      <w:szCs w:val="20"/>
      <w:lang w:eastAsia="en-US"/>
    </w:rPr>
  </w:style>
  <w:style w:type="character" w:customStyle="1" w:styleId="CaptionChar">
    <w:name w:val="Caption Char"/>
    <w:link w:val="Caption"/>
    <w:uiPriority w:val="99"/>
    <w:locked/>
    <w:rsid w:val="004C1BAB"/>
    <w:rPr>
      <w:b/>
      <w:color w:val="FF0000"/>
      <w:sz w:val="40"/>
      <w:szCs w:val="24"/>
      <w:lang w:val="en-AU" w:eastAsia="en-US" w:bidi="ar-SA"/>
    </w:rPr>
  </w:style>
  <w:style w:type="paragraph" w:customStyle="1" w:styleId="fsbody">
    <w:name w:val="fsbody"/>
    <w:basedOn w:val="Normal"/>
    <w:rsid w:val="00C2122A"/>
    <w:pPr>
      <w:spacing w:before="100" w:beforeAutospacing="1" w:after="100" w:afterAutospacing="1"/>
    </w:pPr>
    <w:rPr>
      <w:rFonts w:ascii="Times" w:hAnsi="Times"/>
      <w:sz w:val="20"/>
      <w:szCs w:val="20"/>
      <w:lang w:val="en-US" w:eastAsia="en-US"/>
    </w:rPr>
  </w:style>
  <w:style w:type="paragraph" w:customStyle="1" w:styleId="published">
    <w:name w:val="published"/>
    <w:basedOn w:val="Normal"/>
    <w:rsid w:val="000839A6"/>
    <w:pPr>
      <w:spacing w:after="240"/>
    </w:pPr>
    <w:rPr>
      <w:lang w:eastAsia="en-AU" w:bidi="he-IL"/>
    </w:rPr>
  </w:style>
  <w:style w:type="paragraph" w:customStyle="1" w:styleId="first">
    <w:name w:val="first"/>
    <w:basedOn w:val="Normal"/>
    <w:rsid w:val="000839A6"/>
    <w:pPr>
      <w:spacing w:after="240"/>
    </w:pPr>
    <w:rPr>
      <w:lang w:eastAsia="en-AU" w:bidi="he-IL"/>
    </w:rPr>
  </w:style>
  <w:style w:type="character" w:customStyle="1" w:styleId="source1">
    <w:name w:val="source1"/>
    <w:basedOn w:val="DefaultParagraphFont"/>
    <w:rsid w:val="000839A6"/>
  </w:style>
  <w:style w:type="character" w:customStyle="1" w:styleId="noprint">
    <w:name w:val="noprint"/>
    <w:basedOn w:val="DefaultParagraphFont"/>
    <w:rsid w:val="000839A6"/>
  </w:style>
  <w:style w:type="character" w:customStyle="1" w:styleId="print">
    <w:name w:val="print"/>
    <w:basedOn w:val="DefaultParagraphFont"/>
    <w:rsid w:val="000839A6"/>
  </w:style>
  <w:style w:type="paragraph" w:customStyle="1" w:styleId="FreeForm">
    <w:name w:val="Free Form"/>
    <w:rsid w:val="00BD2026"/>
    <w:pPr>
      <w:pBdr>
        <w:top w:val="nil"/>
        <w:left w:val="nil"/>
        <w:bottom w:val="nil"/>
        <w:right w:val="nil"/>
        <w:between w:val="nil"/>
        <w:bar w:val="nil"/>
      </w:pBdr>
    </w:pPr>
    <w:rPr>
      <w:color w:val="000000"/>
      <w:sz w:val="20"/>
      <w:szCs w:val="20"/>
      <w:bdr w:val="nil"/>
      <w:lang w:val="en-US" w:eastAsia="en-US"/>
    </w:rPr>
  </w:style>
  <w:style w:type="paragraph" w:customStyle="1" w:styleId="paragraph">
    <w:name w:val="paragraph"/>
    <w:basedOn w:val="Normal"/>
    <w:rsid w:val="006C5640"/>
    <w:pPr>
      <w:spacing w:before="100" w:beforeAutospacing="1" w:after="100" w:afterAutospacing="1"/>
    </w:pPr>
    <w:rPr>
      <w:lang w:val="en-GB"/>
    </w:rPr>
  </w:style>
  <w:style w:type="character" w:customStyle="1" w:styleId="apple-converted-space">
    <w:name w:val="apple-converted-space"/>
    <w:basedOn w:val="DefaultParagraphFont"/>
    <w:rsid w:val="00F9355B"/>
  </w:style>
  <w:style w:type="character" w:styleId="UnresolvedMention">
    <w:name w:val="Unresolved Mention"/>
    <w:basedOn w:val="DefaultParagraphFont"/>
    <w:uiPriority w:val="99"/>
    <w:semiHidden/>
    <w:unhideWhenUsed/>
    <w:rsid w:val="002E5007"/>
    <w:rPr>
      <w:color w:val="605E5C"/>
      <w:shd w:val="clear" w:color="auto" w:fill="E1DFDD"/>
    </w:rPr>
  </w:style>
  <w:style w:type="paragraph" w:customStyle="1" w:styleId="menu-item">
    <w:name w:val="menu-item"/>
    <w:basedOn w:val="Normal"/>
    <w:rsid w:val="00340254"/>
    <w:pPr>
      <w:spacing w:before="100" w:beforeAutospacing="1" w:after="100" w:afterAutospacing="1"/>
    </w:pPr>
  </w:style>
  <w:style w:type="character" w:customStyle="1" w:styleId="post-date">
    <w:name w:val="post-date"/>
    <w:basedOn w:val="DefaultParagraphFont"/>
    <w:rsid w:val="00340254"/>
  </w:style>
  <w:style w:type="character" w:customStyle="1" w:styleId="date-sep">
    <w:name w:val="date-sep"/>
    <w:basedOn w:val="DefaultParagraphFont"/>
    <w:rsid w:val="00340254"/>
  </w:style>
  <w:style w:type="character" w:customStyle="1" w:styleId="post-author">
    <w:name w:val="post-author"/>
    <w:basedOn w:val="DefaultParagraphFont"/>
    <w:rsid w:val="00340254"/>
  </w:style>
  <w:style w:type="character" w:customStyle="1" w:styleId="Heading1Char">
    <w:name w:val="Heading 1 Char"/>
    <w:basedOn w:val="DefaultParagraphFont"/>
    <w:link w:val="Heading1"/>
    <w:uiPriority w:val="9"/>
    <w:rsid w:val="00E85FE3"/>
    <w:rPr>
      <w:rFonts w:ascii="Arial" w:hAnsi="Arial" w:cs="Arial"/>
      <w:b/>
      <w:spacing w:val="-2"/>
      <w:sz w:val="28"/>
      <w:szCs w:val="20"/>
      <w:lang w:eastAsia="en-US"/>
    </w:rPr>
  </w:style>
  <w:style w:type="paragraph" w:styleId="Revision">
    <w:name w:val="Revision"/>
    <w:hidden/>
    <w:uiPriority w:val="99"/>
    <w:semiHidden/>
    <w:rsid w:val="00447FCB"/>
    <w:rPr>
      <w:lang w:eastAsia="ja-JP"/>
    </w:rPr>
  </w:style>
  <w:style w:type="paragraph" w:styleId="CommentSubject">
    <w:name w:val="annotation subject"/>
    <w:basedOn w:val="CommentText"/>
    <w:next w:val="CommentText"/>
    <w:link w:val="CommentSubjectChar"/>
    <w:semiHidden/>
    <w:unhideWhenUsed/>
    <w:rsid w:val="00D83029"/>
    <w:rPr>
      <w:b/>
      <w:bCs/>
      <w:lang w:eastAsia="ja-JP"/>
    </w:rPr>
  </w:style>
  <w:style w:type="character" w:customStyle="1" w:styleId="CommentTextChar">
    <w:name w:val="Comment Text Char"/>
    <w:basedOn w:val="DefaultParagraphFont"/>
    <w:link w:val="CommentText"/>
    <w:semiHidden/>
    <w:rsid w:val="00D83029"/>
    <w:rPr>
      <w:sz w:val="20"/>
      <w:szCs w:val="20"/>
      <w:lang w:eastAsia="en-US"/>
    </w:rPr>
  </w:style>
  <w:style w:type="character" w:customStyle="1" w:styleId="CommentSubjectChar">
    <w:name w:val="Comment Subject Char"/>
    <w:basedOn w:val="CommentTextChar"/>
    <w:link w:val="CommentSubject"/>
    <w:semiHidden/>
    <w:rsid w:val="00D83029"/>
    <w:rPr>
      <w:b/>
      <w:bCs/>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3285">
      <w:bodyDiv w:val="1"/>
      <w:marLeft w:val="0"/>
      <w:marRight w:val="0"/>
      <w:marTop w:val="0"/>
      <w:marBottom w:val="0"/>
      <w:divBdr>
        <w:top w:val="none" w:sz="0" w:space="0" w:color="auto"/>
        <w:left w:val="none" w:sz="0" w:space="0" w:color="auto"/>
        <w:bottom w:val="none" w:sz="0" w:space="0" w:color="auto"/>
        <w:right w:val="none" w:sz="0" w:space="0" w:color="auto"/>
      </w:divBdr>
    </w:div>
    <w:div w:id="37243486">
      <w:bodyDiv w:val="1"/>
      <w:marLeft w:val="0"/>
      <w:marRight w:val="0"/>
      <w:marTop w:val="0"/>
      <w:marBottom w:val="0"/>
      <w:divBdr>
        <w:top w:val="none" w:sz="0" w:space="0" w:color="auto"/>
        <w:left w:val="none" w:sz="0" w:space="0" w:color="auto"/>
        <w:bottom w:val="none" w:sz="0" w:space="0" w:color="auto"/>
        <w:right w:val="none" w:sz="0" w:space="0" w:color="auto"/>
      </w:divBdr>
    </w:div>
    <w:div w:id="112751642">
      <w:bodyDiv w:val="1"/>
      <w:marLeft w:val="0"/>
      <w:marRight w:val="0"/>
      <w:marTop w:val="0"/>
      <w:marBottom w:val="0"/>
      <w:divBdr>
        <w:top w:val="none" w:sz="0" w:space="0" w:color="auto"/>
        <w:left w:val="none" w:sz="0" w:space="0" w:color="auto"/>
        <w:bottom w:val="none" w:sz="0" w:space="0" w:color="auto"/>
        <w:right w:val="none" w:sz="0" w:space="0" w:color="auto"/>
      </w:divBdr>
    </w:div>
    <w:div w:id="152526827">
      <w:bodyDiv w:val="1"/>
      <w:marLeft w:val="0"/>
      <w:marRight w:val="0"/>
      <w:marTop w:val="0"/>
      <w:marBottom w:val="0"/>
      <w:divBdr>
        <w:top w:val="none" w:sz="0" w:space="0" w:color="auto"/>
        <w:left w:val="none" w:sz="0" w:space="0" w:color="auto"/>
        <w:bottom w:val="none" w:sz="0" w:space="0" w:color="auto"/>
        <w:right w:val="none" w:sz="0" w:space="0" w:color="auto"/>
      </w:divBdr>
    </w:div>
    <w:div w:id="161896417">
      <w:bodyDiv w:val="1"/>
      <w:marLeft w:val="0"/>
      <w:marRight w:val="0"/>
      <w:marTop w:val="0"/>
      <w:marBottom w:val="0"/>
      <w:divBdr>
        <w:top w:val="none" w:sz="0" w:space="0" w:color="auto"/>
        <w:left w:val="none" w:sz="0" w:space="0" w:color="auto"/>
        <w:bottom w:val="none" w:sz="0" w:space="0" w:color="auto"/>
        <w:right w:val="none" w:sz="0" w:space="0" w:color="auto"/>
      </w:divBdr>
    </w:div>
    <w:div w:id="195781188">
      <w:bodyDiv w:val="1"/>
      <w:marLeft w:val="0"/>
      <w:marRight w:val="0"/>
      <w:marTop w:val="0"/>
      <w:marBottom w:val="0"/>
      <w:divBdr>
        <w:top w:val="none" w:sz="0" w:space="0" w:color="auto"/>
        <w:left w:val="none" w:sz="0" w:space="0" w:color="auto"/>
        <w:bottom w:val="none" w:sz="0" w:space="0" w:color="auto"/>
        <w:right w:val="none" w:sz="0" w:space="0" w:color="auto"/>
      </w:divBdr>
    </w:div>
    <w:div w:id="213351638">
      <w:bodyDiv w:val="1"/>
      <w:marLeft w:val="0"/>
      <w:marRight w:val="0"/>
      <w:marTop w:val="0"/>
      <w:marBottom w:val="0"/>
      <w:divBdr>
        <w:top w:val="none" w:sz="0" w:space="0" w:color="auto"/>
        <w:left w:val="none" w:sz="0" w:space="0" w:color="auto"/>
        <w:bottom w:val="none" w:sz="0" w:space="0" w:color="auto"/>
        <w:right w:val="none" w:sz="0" w:space="0" w:color="auto"/>
      </w:divBdr>
    </w:div>
    <w:div w:id="245261571">
      <w:bodyDiv w:val="1"/>
      <w:marLeft w:val="0"/>
      <w:marRight w:val="0"/>
      <w:marTop w:val="0"/>
      <w:marBottom w:val="0"/>
      <w:divBdr>
        <w:top w:val="none" w:sz="0" w:space="0" w:color="auto"/>
        <w:left w:val="none" w:sz="0" w:space="0" w:color="auto"/>
        <w:bottom w:val="none" w:sz="0" w:space="0" w:color="auto"/>
        <w:right w:val="none" w:sz="0" w:space="0" w:color="auto"/>
      </w:divBdr>
    </w:div>
    <w:div w:id="256639834">
      <w:bodyDiv w:val="1"/>
      <w:marLeft w:val="0"/>
      <w:marRight w:val="0"/>
      <w:marTop w:val="0"/>
      <w:marBottom w:val="0"/>
      <w:divBdr>
        <w:top w:val="none" w:sz="0" w:space="0" w:color="auto"/>
        <w:left w:val="none" w:sz="0" w:space="0" w:color="auto"/>
        <w:bottom w:val="none" w:sz="0" w:space="0" w:color="auto"/>
        <w:right w:val="none" w:sz="0" w:space="0" w:color="auto"/>
      </w:divBdr>
    </w:div>
    <w:div w:id="269288640">
      <w:bodyDiv w:val="1"/>
      <w:marLeft w:val="0"/>
      <w:marRight w:val="0"/>
      <w:marTop w:val="0"/>
      <w:marBottom w:val="0"/>
      <w:divBdr>
        <w:top w:val="none" w:sz="0" w:space="0" w:color="auto"/>
        <w:left w:val="none" w:sz="0" w:space="0" w:color="auto"/>
        <w:bottom w:val="none" w:sz="0" w:space="0" w:color="auto"/>
        <w:right w:val="none" w:sz="0" w:space="0" w:color="auto"/>
      </w:divBdr>
    </w:div>
    <w:div w:id="285696256">
      <w:bodyDiv w:val="1"/>
      <w:marLeft w:val="0"/>
      <w:marRight w:val="0"/>
      <w:marTop w:val="0"/>
      <w:marBottom w:val="0"/>
      <w:divBdr>
        <w:top w:val="none" w:sz="0" w:space="0" w:color="auto"/>
        <w:left w:val="none" w:sz="0" w:space="0" w:color="auto"/>
        <w:bottom w:val="none" w:sz="0" w:space="0" w:color="auto"/>
        <w:right w:val="none" w:sz="0" w:space="0" w:color="auto"/>
      </w:divBdr>
    </w:div>
    <w:div w:id="293485786">
      <w:bodyDiv w:val="1"/>
      <w:marLeft w:val="0"/>
      <w:marRight w:val="0"/>
      <w:marTop w:val="0"/>
      <w:marBottom w:val="0"/>
      <w:divBdr>
        <w:top w:val="none" w:sz="0" w:space="0" w:color="auto"/>
        <w:left w:val="none" w:sz="0" w:space="0" w:color="auto"/>
        <w:bottom w:val="none" w:sz="0" w:space="0" w:color="auto"/>
        <w:right w:val="none" w:sz="0" w:space="0" w:color="auto"/>
      </w:divBdr>
      <w:divsChild>
        <w:div w:id="497843166">
          <w:marLeft w:val="0"/>
          <w:marRight w:val="0"/>
          <w:marTop w:val="0"/>
          <w:marBottom w:val="0"/>
          <w:divBdr>
            <w:top w:val="none" w:sz="0" w:space="0" w:color="auto"/>
            <w:left w:val="none" w:sz="0" w:space="0" w:color="auto"/>
            <w:bottom w:val="none" w:sz="0" w:space="0" w:color="auto"/>
            <w:right w:val="none" w:sz="0" w:space="0" w:color="auto"/>
          </w:divBdr>
          <w:divsChild>
            <w:div w:id="526405498">
              <w:marLeft w:val="0"/>
              <w:marRight w:val="0"/>
              <w:marTop w:val="0"/>
              <w:marBottom w:val="0"/>
              <w:divBdr>
                <w:top w:val="none" w:sz="0" w:space="0" w:color="auto"/>
                <w:left w:val="none" w:sz="0" w:space="0" w:color="auto"/>
                <w:bottom w:val="none" w:sz="0" w:space="0" w:color="auto"/>
                <w:right w:val="none" w:sz="0" w:space="0" w:color="auto"/>
              </w:divBdr>
              <w:divsChild>
                <w:div w:id="1126005282">
                  <w:marLeft w:val="0"/>
                  <w:marRight w:val="0"/>
                  <w:marTop w:val="0"/>
                  <w:marBottom w:val="0"/>
                  <w:divBdr>
                    <w:top w:val="none" w:sz="0" w:space="0" w:color="auto"/>
                    <w:left w:val="none" w:sz="0" w:space="0" w:color="auto"/>
                    <w:bottom w:val="none" w:sz="0" w:space="0" w:color="auto"/>
                    <w:right w:val="none" w:sz="0" w:space="0" w:color="auto"/>
                  </w:divBdr>
                  <w:divsChild>
                    <w:div w:id="1503010349">
                      <w:marLeft w:val="150"/>
                      <w:marRight w:val="150"/>
                      <w:marTop w:val="150"/>
                      <w:marBottom w:val="150"/>
                      <w:divBdr>
                        <w:top w:val="none" w:sz="0" w:space="0" w:color="auto"/>
                        <w:left w:val="none" w:sz="0" w:space="0" w:color="auto"/>
                        <w:bottom w:val="none" w:sz="0" w:space="0" w:color="auto"/>
                        <w:right w:val="none" w:sz="0" w:space="0" w:color="auto"/>
                      </w:divBdr>
                      <w:divsChild>
                        <w:div w:id="88235344">
                          <w:marLeft w:val="0"/>
                          <w:marRight w:val="0"/>
                          <w:marTop w:val="0"/>
                          <w:marBottom w:val="120"/>
                          <w:divBdr>
                            <w:top w:val="none" w:sz="0" w:space="0" w:color="auto"/>
                            <w:left w:val="none" w:sz="0" w:space="0" w:color="auto"/>
                            <w:bottom w:val="none" w:sz="0" w:space="0" w:color="auto"/>
                            <w:right w:val="none" w:sz="0" w:space="0" w:color="auto"/>
                          </w:divBdr>
                        </w:div>
                        <w:div w:id="1016031739">
                          <w:marLeft w:val="300"/>
                          <w:marRight w:val="0"/>
                          <w:marTop w:val="0"/>
                          <w:marBottom w:val="300"/>
                          <w:divBdr>
                            <w:top w:val="none" w:sz="0" w:space="0" w:color="auto"/>
                            <w:left w:val="none" w:sz="0" w:space="0" w:color="auto"/>
                            <w:bottom w:val="dotted" w:sz="6" w:space="0" w:color="E0E0E0"/>
                            <w:right w:val="none" w:sz="0" w:space="0" w:color="auto"/>
                          </w:divBdr>
                          <w:divsChild>
                            <w:div w:id="2070154294">
                              <w:marLeft w:val="0"/>
                              <w:marRight w:val="0"/>
                              <w:marTop w:val="0"/>
                              <w:marBottom w:val="300"/>
                              <w:divBdr>
                                <w:top w:val="none" w:sz="0" w:space="0" w:color="auto"/>
                                <w:left w:val="none" w:sz="0" w:space="0" w:color="auto"/>
                                <w:bottom w:val="none" w:sz="0" w:space="0" w:color="auto"/>
                                <w:right w:val="none" w:sz="0" w:space="0" w:color="auto"/>
                              </w:divBdr>
                            </w:div>
                            <w:div w:id="133837264">
                              <w:marLeft w:val="0"/>
                              <w:marRight w:val="0"/>
                              <w:marTop w:val="0"/>
                              <w:marBottom w:val="300"/>
                              <w:divBdr>
                                <w:top w:val="none" w:sz="0" w:space="0" w:color="auto"/>
                                <w:left w:val="none" w:sz="0" w:space="0" w:color="auto"/>
                                <w:bottom w:val="none" w:sz="0" w:space="0" w:color="auto"/>
                                <w:right w:val="none" w:sz="0" w:space="0" w:color="auto"/>
                              </w:divBdr>
                            </w:div>
                            <w:div w:id="361636824">
                              <w:marLeft w:val="0"/>
                              <w:marRight w:val="0"/>
                              <w:marTop w:val="0"/>
                              <w:marBottom w:val="300"/>
                              <w:divBdr>
                                <w:top w:val="none" w:sz="0" w:space="0" w:color="auto"/>
                                <w:left w:val="none" w:sz="0" w:space="0" w:color="auto"/>
                                <w:bottom w:val="none" w:sz="0" w:space="0" w:color="auto"/>
                                <w:right w:val="none" w:sz="0" w:space="0" w:color="auto"/>
                              </w:divBdr>
                            </w:div>
                            <w:div w:id="713701446">
                              <w:marLeft w:val="0"/>
                              <w:marRight w:val="0"/>
                              <w:marTop w:val="0"/>
                              <w:marBottom w:val="300"/>
                              <w:divBdr>
                                <w:top w:val="none" w:sz="0" w:space="0" w:color="auto"/>
                                <w:left w:val="none" w:sz="0" w:space="0" w:color="auto"/>
                                <w:bottom w:val="none" w:sz="0" w:space="0" w:color="auto"/>
                                <w:right w:val="none" w:sz="0" w:space="0" w:color="auto"/>
                              </w:divBdr>
                            </w:div>
                            <w:div w:id="2101370471">
                              <w:marLeft w:val="0"/>
                              <w:marRight w:val="0"/>
                              <w:marTop w:val="0"/>
                              <w:marBottom w:val="300"/>
                              <w:divBdr>
                                <w:top w:val="none" w:sz="0" w:space="0" w:color="auto"/>
                                <w:left w:val="none" w:sz="0" w:space="0" w:color="auto"/>
                                <w:bottom w:val="none" w:sz="0" w:space="0" w:color="auto"/>
                                <w:right w:val="none" w:sz="0" w:space="0" w:color="auto"/>
                              </w:divBdr>
                            </w:div>
                          </w:divsChild>
                        </w:div>
                        <w:div w:id="1303149906">
                          <w:marLeft w:val="0"/>
                          <w:marRight w:val="0"/>
                          <w:marTop w:val="0"/>
                          <w:marBottom w:val="300"/>
                          <w:divBdr>
                            <w:top w:val="none" w:sz="0" w:space="0" w:color="auto"/>
                            <w:left w:val="none" w:sz="0" w:space="0" w:color="auto"/>
                            <w:bottom w:val="none" w:sz="0" w:space="0" w:color="auto"/>
                            <w:right w:val="none" w:sz="0" w:space="0" w:color="auto"/>
                          </w:divBdr>
                          <w:divsChild>
                            <w:div w:id="1842310237">
                              <w:blockQuote w:val="1"/>
                              <w:marLeft w:val="0"/>
                              <w:marRight w:val="0"/>
                              <w:marTop w:val="480"/>
                              <w:marBottom w:val="480"/>
                              <w:divBdr>
                                <w:top w:val="none" w:sz="0" w:space="0" w:color="auto"/>
                                <w:left w:val="none" w:sz="0" w:space="0" w:color="auto"/>
                                <w:bottom w:val="none" w:sz="0" w:space="0" w:color="auto"/>
                                <w:right w:val="none" w:sz="0" w:space="0" w:color="auto"/>
                              </w:divBdr>
                              <w:divsChild>
                                <w:div w:id="1701543207">
                                  <w:marLeft w:val="0"/>
                                  <w:marRight w:val="0"/>
                                  <w:marTop w:val="0"/>
                                  <w:marBottom w:val="0"/>
                                  <w:divBdr>
                                    <w:top w:val="none" w:sz="0" w:space="0" w:color="auto"/>
                                    <w:left w:val="none" w:sz="0" w:space="0" w:color="auto"/>
                                    <w:bottom w:val="none" w:sz="0" w:space="0" w:color="auto"/>
                                    <w:right w:val="none" w:sz="0" w:space="0" w:color="auto"/>
                                  </w:divBdr>
                                </w:div>
                                <w:div w:id="160676801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534246">
      <w:bodyDiv w:val="1"/>
      <w:marLeft w:val="0"/>
      <w:marRight w:val="0"/>
      <w:marTop w:val="0"/>
      <w:marBottom w:val="0"/>
      <w:divBdr>
        <w:top w:val="none" w:sz="0" w:space="0" w:color="auto"/>
        <w:left w:val="none" w:sz="0" w:space="0" w:color="auto"/>
        <w:bottom w:val="none" w:sz="0" w:space="0" w:color="auto"/>
        <w:right w:val="none" w:sz="0" w:space="0" w:color="auto"/>
      </w:divBdr>
      <w:divsChild>
        <w:div w:id="157888469">
          <w:marLeft w:val="0"/>
          <w:marRight w:val="0"/>
          <w:marTop w:val="0"/>
          <w:marBottom w:val="0"/>
          <w:divBdr>
            <w:top w:val="none" w:sz="0" w:space="0" w:color="auto"/>
            <w:left w:val="none" w:sz="0" w:space="0" w:color="auto"/>
            <w:bottom w:val="none" w:sz="0" w:space="0" w:color="auto"/>
            <w:right w:val="none" w:sz="0" w:space="0" w:color="auto"/>
          </w:divBdr>
          <w:divsChild>
            <w:div w:id="1717659011">
              <w:marLeft w:val="0"/>
              <w:marRight w:val="0"/>
              <w:marTop w:val="0"/>
              <w:marBottom w:val="0"/>
              <w:divBdr>
                <w:top w:val="none" w:sz="0" w:space="0" w:color="auto"/>
                <w:left w:val="none" w:sz="0" w:space="0" w:color="auto"/>
                <w:bottom w:val="none" w:sz="0" w:space="0" w:color="auto"/>
                <w:right w:val="none" w:sz="0" w:space="0" w:color="auto"/>
              </w:divBdr>
              <w:divsChild>
                <w:div w:id="1939290299">
                  <w:marLeft w:val="0"/>
                  <w:marRight w:val="0"/>
                  <w:marTop w:val="0"/>
                  <w:marBottom w:val="0"/>
                  <w:divBdr>
                    <w:top w:val="none" w:sz="0" w:space="0" w:color="auto"/>
                    <w:left w:val="none" w:sz="0" w:space="0" w:color="auto"/>
                    <w:bottom w:val="none" w:sz="0" w:space="0" w:color="auto"/>
                    <w:right w:val="none" w:sz="0" w:space="0" w:color="auto"/>
                  </w:divBdr>
                  <w:divsChild>
                    <w:div w:id="221604521">
                      <w:marLeft w:val="0"/>
                      <w:marRight w:val="0"/>
                      <w:marTop w:val="0"/>
                      <w:marBottom w:val="0"/>
                      <w:divBdr>
                        <w:top w:val="none" w:sz="0" w:space="0" w:color="auto"/>
                        <w:left w:val="none" w:sz="0" w:space="0" w:color="auto"/>
                        <w:bottom w:val="none" w:sz="0" w:space="0" w:color="auto"/>
                        <w:right w:val="none" w:sz="0" w:space="0" w:color="auto"/>
                      </w:divBdr>
                      <w:divsChild>
                        <w:div w:id="1812674557">
                          <w:marLeft w:val="0"/>
                          <w:marRight w:val="0"/>
                          <w:marTop w:val="0"/>
                          <w:marBottom w:val="0"/>
                          <w:divBdr>
                            <w:top w:val="none" w:sz="0" w:space="0" w:color="auto"/>
                            <w:left w:val="none" w:sz="0" w:space="0" w:color="auto"/>
                            <w:bottom w:val="none" w:sz="0" w:space="0" w:color="auto"/>
                            <w:right w:val="none" w:sz="0" w:space="0" w:color="auto"/>
                          </w:divBdr>
                          <w:divsChild>
                            <w:div w:id="1195197591">
                              <w:marLeft w:val="0"/>
                              <w:marRight w:val="0"/>
                              <w:marTop w:val="0"/>
                              <w:marBottom w:val="0"/>
                              <w:divBdr>
                                <w:top w:val="none" w:sz="0" w:space="0" w:color="auto"/>
                                <w:left w:val="none" w:sz="0" w:space="0" w:color="auto"/>
                                <w:bottom w:val="none" w:sz="0" w:space="0" w:color="auto"/>
                                <w:right w:val="none" w:sz="0" w:space="0" w:color="auto"/>
                              </w:divBdr>
                              <w:divsChild>
                                <w:div w:id="156848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4696831">
      <w:bodyDiv w:val="1"/>
      <w:marLeft w:val="0"/>
      <w:marRight w:val="0"/>
      <w:marTop w:val="0"/>
      <w:marBottom w:val="0"/>
      <w:divBdr>
        <w:top w:val="none" w:sz="0" w:space="0" w:color="auto"/>
        <w:left w:val="none" w:sz="0" w:space="0" w:color="auto"/>
        <w:bottom w:val="none" w:sz="0" w:space="0" w:color="auto"/>
        <w:right w:val="none" w:sz="0" w:space="0" w:color="auto"/>
      </w:divBdr>
      <w:divsChild>
        <w:div w:id="813911543">
          <w:marLeft w:val="0"/>
          <w:marRight w:val="0"/>
          <w:marTop w:val="0"/>
          <w:marBottom w:val="0"/>
          <w:divBdr>
            <w:top w:val="none" w:sz="0" w:space="0" w:color="auto"/>
            <w:left w:val="none" w:sz="0" w:space="0" w:color="auto"/>
            <w:bottom w:val="none" w:sz="0" w:space="0" w:color="auto"/>
            <w:right w:val="none" w:sz="0" w:space="0" w:color="auto"/>
          </w:divBdr>
          <w:divsChild>
            <w:div w:id="1676613541">
              <w:marLeft w:val="0"/>
              <w:marRight w:val="0"/>
              <w:marTop w:val="0"/>
              <w:marBottom w:val="0"/>
              <w:divBdr>
                <w:top w:val="none" w:sz="0" w:space="0" w:color="auto"/>
                <w:left w:val="none" w:sz="0" w:space="0" w:color="auto"/>
                <w:bottom w:val="none" w:sz="0" w:space="0" w:color="auto"/>
                <w:right w:val="none" w:sz="0" w:space="0" w:color="auto"/>
              </w:divBdr>
              <w:divsChild>
                <w:div w:id="147021890">
                  <w:marLeft w:val="0"/>
                  <w:marRight w:val="0"/>
                  <w:marTop w:val="0"/>
                  <w:marBottom w:val="0"/>
                  <w:divBdr>
                    <w:top w:val="none" w:sz="0" w:space="0" w:color="auto"/>
                    <w:left w:val="none" w:sz="0" w:space="0" w:color="auto"/>
                    <w:bottom w:val="none" w:sz="0" w:space="0" w:color="auto"/>
                    <w:right w:val="none" w:sz="0" w:space="0" w:color="auto"/>
                  </w:divBdr>
                  <w:divsChild>
                    <w:div w:id="269776481">
                      <w:marLeft w:val="0"/>
                      <w:marRight w:val="0"/>
                      <w:marTop w:val="0"/>
                      <w:marBottom w:val="0"/>
                      <w:divBdr>
                        <w:top w:val="none" w:sz="0" w:space="0" w:color="auto"/>
                        <w:left w:val="none" w:sz="0" w:space="0" w:color="auto"/>
                        <w:bottom w:val="none" w:sz="0" w:space="0" w:color="auto"/>
                        <w:right w:val="none" w:sz="0" w:space="0" w:color="auto"/>
                      </w:divBdr>
                      <w:divsChild>
                        <w:div w:id="1016887832">
                          <w:marLeft w:val="0"/>
                          <w:marRight w:val="0"/>
                          <w:marTop w:val="0"/>
                          <w:marBottom w:val="0"/>
                          <w:divBdr>
                            <w:top w:val="none" w:sz="0" w:space="0" w:color="auto"/>
                            <w:left w:val="none" w:sz="0" w:space="0" w:color="auto"/>
                            <w:bottom w:val="none" w:sz="0" w:space="0" w:color="auto"/>
                            <w:right w:val="none" w:sz="0" w:space="0" w:color="auto"/>
                          </w:divBdr>
                          <w:divsChild>
                            <w:div w:id="1100297164">
                              <w:marLeft w:val="0"/>
                              <w:marRight w:val="0"/>
                              <w:marTop w:val="0"/>
                              <w:marBottom w:val="0"/>
                              <w:divBdr>
                                <w:top w:val="none" w:sz="0" w:space="0" w:color="auto"/>
                                <w:left w:val="none" w:sz="0" w:space="0" w:color="auto"/>
                                <w:bottom w:val="none" w:sz="0" w:space="0" w:color="auto"/>
                                <w:right w:val="none" w:sz="0" w:space="0" w:color="auto"/>
                              </w:divBdr>
                              <w:divsChild>
                                <w:div w:id="7021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411943">
      <w:bodyDiv w:val="1"/>
      <w:marLeft w:val="0"/>
      <w:marRight w:val="0"/>
      <w:marTop w:val="0"/>
      <w:marBottom w:val="0"/>
      <w:divBdr>
        <w:top w:val="none" w:sz="0" w:space="0" w:color="auto"/>
        <w:left w:val="none" w:sz="0" w:space="0" w:color="auto"/>
        <w:bottom w:val="none" w:sz="0" w:space="0" w:color="auto"/>
        <w:right w:val="none" w:sz="0" w:space="0" w:color="auto"/>
      </w:divBdr>
    </w:div>
    <w:div w:id="440303181">
      <w:bodyDiv w:val="1"/>
      <w:marLeft w:val="0"/>
      <w:marRight w:val="0"/>
      <w:marTop w:val="0"/>
      <w:marBottom w:val="0"/>
      <w:divBdr>
        <w:top w:val="none" w:sz="0" w:space="0" w:color="auto"/>
        <w:left w:val="none" w:sz="0" w:space="0" w:color="auto"/>
        <w:bottom w:val="none" w:sz="0" w:space="0" w:color="auto"/>
        <w:right w:val="none" w:sz="0" w:space="0" w:color="auto"/>
      </w:divBdr>
    </w:div>
    <w:div w:id="459997310">
      <w:bodyDiv w:val="1"/>
      <w:marLeft w:val="0"/>
      <w:marRight w:val="0"/>
      <w:marTop w:val="0"/>
      <w:marBottom w:val="0"/>
      <w:divBdr>
        <w:top w:val="none" w:sz="0" w:space="0" w:color="auto"/>
        <w:left w:val="none" w:sz="0" w:space="0" w:color="auto"/>
        <w:bottom w:val="none" w:sz="0" w:space="0" w:color="auto"/>
        <w:right w:val="none" w:sz="0" w:space="0" w:color="auto"/>
      </w:divBdr>
    </w:div>
    <w:div w:id="469634765">
      <w:bodyDiv w:val="1"/>
      <w:marLeft w:val="0"/>
      <w:marRight w:val="0"/>
      <w:marTop w:val="0"/>
      <w:marBottom w:val="0"/>
      <w:divBdr>
        <w:top w:val="none" w:sz="0" w:space="0" w:color="auto"/>
        <w:left w:val="none" w:sz="0" w:space="0" w:color="auto"/>
        <w:bottom w:val="none" w:sz="0" w:space="0" w:color="auto"/>
        <w:right w:val="none" w:sz="0" w:space="0" w:color="auto"/>
      </w:divBdr>
    </w:div>
    <w:div w:id="490369797">
      <w:bodyDiv w:val="1"/>
      <w:marLeft w:val="0"/>
      <w:marRight w:val="0"/>
      <w:marTop w:val="0"/>
      <w:marBottom w:val="0"/>
      <w:divBdr>
        <w:top w:val="none" w:sz="0" w:space="0" w:color="auto"/>
        <w:left w:val="none" w:sz="0" w:space="0" w:color="auto"/>
        <w:bottom w:val="none" w:sz="0" w:space="0" w:color="auto"/>
        <w:right w:val="none" w:sz="0" w:space="0" w:color="auto"/>
      </w:divBdr>
    </w:div>
    <w:div w:id="502474045">
      <w:bodyDiv w:val="1"/>
      <w:marLeft w:val="0"/>
      <w:marRight w:val="0"/>
      <w:marTop w:val="0"/>
      <w:marBottom w:val="0"/>
      <w:divBdr>
        <w:top w:val="none" w:sz="0" w:space="0" w:color="auto"/>
        <w:left w:val="none" w:sz="0" w:space="0" w:color="auto"/>
        <w:bottom w:val="none" w:sz="0" w:space="0" w:color="auto"/>
        <w:right w:val="none" w:sz="0" w:space="0" w:color="auto"/>
      </w:divBdr>
    </w:div>
    <w:div w:id="516431149">
      <w:bodyDiv w:val="1"/>
      <w:marLeft w:val="0"/>
      <w:marRight w:val="0"/>
      <w:marTop w:val="0"/>
      <w:marBottom w:val="0"/>
      <w:divBdr>
        <w:top w:val="none" w:sz="0" w:space="0" w:color="auto"/>
        <w:left w:val="none" w:sz="0" w:space="0" w:color="auto"/>
        <w:bottom w:val="none" w:sz="0" w:space="0" w:color="auto"/>
        <w:right w:val="none" w:sz="0" w:space="0" w:color="auto"/>
      </w:divBdr>
    </w:div>
    <w:div w:id="522792139">
      <w:bodyDiv w:val="1"/>
      <w:marLeft w:val="0"/>
      <w:marRight w:val="0"/>
      <w:marTop w:val="0"/>
      <w:marBottom w:val="0"/>
      <w:divBdr>
        <w:top w:val="none" w:sz="0" w:space="0" w:color="auto"/>
        <w:left w:val="none" w:sz="0" w:space="0" w:color="auto"/>
        <w:bottom w:val="none" w:sz="0" w:space="0" w:color="auto"/>
        <w:right w:val="none" w:sz="0" w:space="0" w:color="auto"/>
      </w:divBdr>
    </w:div>
    <w:div w:id="565183911">
      <w:bodyDiv w:val="1"/>
      <w:marLeft w:val="0"/>
      <w:marRight w:val="0"/>
      <w:marTop w:val="0"/>
      <w:marBottom w:val="0"/>
      <w:divBdr>
        <w:top w:val="none" w:sz="0" w:space="0" w:color="auto"/>
        <w:left w:val="none" w:sz="0" w:space="0" w:color="auto"/>
        <w:bottom w:val="none" w:sz="0" w:space="0" w:color="auto"/>
        <w:right w:val="none" w:sz="0" w:space="0" w:color="auto"/>
      </w:divBdr>
    </w:div>
    <w:div w:id="634801588">
      <w:bodyDiv w:val="1"/>
      <w:marLeft w:val="0"/>
      <w:marRight w:val="0"/>
      <w:marTop w:val="0"/>
      <w:marBottom w:val="0"/>
      <w:divBdr>
        <w:top w:val="none" w:sz="0" w:space="0" w:color="auto"/>
        <w:left w:val="none" w:sz="0" w:space="0" w:color="auto"/>
        <w:bottom w:val="none" w:sz="0" w:space="0" w:color="auto"/>
        <w:right w:val="none" w:sz="0" w:space="0" w:color="auto"/>
      </w:divBdr>
    </w:div>
    <w:div w:id="637145593">
      <w:bodyDiv w:val="1"/>
      <w:marLeft w:val="0"/>
      <w:marRight w:val="0"/>
      <w:marTop w:val="0"/>
      <w:marBottom w:val="0"/>
      <w:divBdr>
        <w:top w:val="none" w:sz="0" w:space="0" w:color="auto"/>
        <w:left w:val="none" w:sz="0" w:space="0" w:color="auto"/>
        <w:bottom w:val="none" w:sz="0" w:space="0" w:color="auto"/>
        <w:right w:val="none" w:sz="0" w:space="0" w:color="auto"/>
      </w:divBdr>
    </w:div>
    <w:div w:id="684862517">
      <w:bodyDiv w:val="1"/>
      <w:marLeft w:val="0"/>
      <w:marRight w:val="0"/>
      <w:marTop w:val="0"/>
      <w:marBottom w:val="0"/>
      <w:divBdr>
        <w:top w:val="none" w:sz="0" w:space="0" w:color="auto"/>
        <w:left w:val="none" w:sz="0" w:space="0" w:color="auto"/>
        <w:bottom w:val="none" w:sz="0" w:space="0" w:color="auto"/>
        <w:right w:val="none" w:sz="0" w:space="0" w:color="auto"/>
      </w:divBdr>
    </w:div>
    <w:div w:id="749499331">
      <w:bodyDiv w:val="1"/>
      <w:marLeft w:val="0"/>
      <w:marRight w:val="0"/>
      <w:marTop w:val="0"/>
      <w:marBottom w:val="0"/>
      <w:divBdr>
        <w:top w:val="none" w:sz="0" w:space="0" w:color="auto"/>
        <w:left w:val="none" w:sz="0" w:space="0" w:color="auto"/>
        <w:bottom w:val="none" w:sz="0" w:space="0" w:color="auto"/>
        <w:right w:val="none" w:sz="0" w:space="0" w:color="auto"/>
      </w:divBdr>
    </w:div>
    <w:div w:id="753745182">
      <w:bodyDiv w:val="1"/>
      <w:marLeft w:val="0"/>
      <w:marRight w:val="0"/>
      <w:marTop w:val="0"/>
      <w:marBottom w:val="0"/>
      <w:divBdr>
        <w:top w:val="none" w:sz="0" w:space="0" w:color="auto"/>
        <w:left w:val="none" w:sz="0" w:space="0" w:color="auto"/>
        <w:bottom w:val="none" w:sz="0" w:space="0" w:color="auto"/>
        <w:right w:val="none" w:sz="0" w:space="0" w:color="auto"/>
      </w:divBdr>
    </w:div>
    <w:div w:id="755596231">
      <w:bodyDiv w:val="1"/>
      <w:marLeft w:val="0"/>
      <w:marRight w:val="0"/>
      <w:marTop w:val="0"/>
      <w:marBottom w:val="0"/>
      <w:divBdr>
        <w:top w:val="none" w:sz="0" w:space="0" w:color="auto"/>
        <w:left w:val="none" w:sz="0" w:space="0" w:color="auto"/>
        <w:bottom w:val="none" w:sz="0" w:space="0" w:color="auto"/>
        <w:right w:val="none" w:sz="0" w:space="0" w:color="auto"/>
      </w:divBdr>
    </w:div>
    <w:div w:id="812796933">
      <w:bodyDiv w:val="1"/>
      <w:marLeft w:val="0"/>
      <w:marRight w:val="0"/>
      <w:marTop w:val="0"/>
      <w:marBottom w:val="0"/>
      <w:divBdr>
        <w:top w:val="none" w:sz="0" w:space="0" w:color="auto"/>
        <w:left w:val="none" w:sz="0" w:space="0" w:color="auto"/>
        <w:bottom w:val="none" w:sz="0" w:space="0" w:color="auto"/>
        <w:right w:val="none" w:sz="0" w:space="0" w:color="auto"/>
      </w:divBdr>
    </w:div>
    <w:div w:id="820732273">
      <w:bodyDiv w:val="1"/>
      <w:marLeft w:val="0"/>
      <w:marRight w:val="0"/>
      <w:marTop w:val="0"/>
      <w:marBottom w:val="0"/>
      <w:divBdr>
        <w:top w:val="none" w:sz="0" w:space="0" w:color="auto"/>
        <w:left w:val="none" w:sz="0" w:space="0" w:color="auto"/>
        <w:bottom w:val="none" w:sz="0" w:space="0" w:color="auto"/>
        <w:right w:val="none" w:sz="0" w:space="0" w:color="auto"/>
      </w:divBdr>
    </w:div>
    <w:div w:id="831338493">
      <w:bodyDiv w:val="1"/>
      <w:marLeft w:val="0"/>
      <w:marRight w:val="0"/>
      <w:marTop w:val="0"/>
      <w:marBottom w:val="0"/>
      <w:divBdr>
        <w:top w:val="none" w:sz="0" w:space="0" w:color="auto"/>
        <w:left w:val="none" w:sz="0" w:space="0" w:color="auto"/>
        <w:bottom w:val="none" w:sz="0" w:space="0" w:color="auto"/>
        <w:right w:val="none" w:sz="0" w:space="0" w:color="auto"/>
      </w:divBdr>
    </w:div>
    <w:div w:id="852109204">
      <w:bodyDiv w:val="1"/>
      <w:marLeft w:val="0"/>
      <w:marRight w:val="0"/>
      <w:marTop w:val="0"/>
      <w:marBottom w:val="0"/>
      <w:divBdr>
        <w:top w:val="none" w:sz="0" w:space="0" w:color="auto"/>
        <w:left w:val="none" w:sz="0" w:space="0" w:color="auto"/>
        <w:bottom w:val="none" w:sz="0" w:space="0" w:color="auto"/>
        <w:right w:val="none" w:sz="0" w:space="0" w:color="auto"/>
      </w:divBdr>
    </w:div>
    <w:div w:id="855852763">
      <w:bodyDiv w:val="1"/>
      <w:marLeft w:val="0"/>
      <w:marRight w:val="0"/>
      <w:marTop w:val="0"/>
      <w:marBottom w:val="0"/>
      <w:divBdr>
        <w:top w:val="none" w:sz="0" w:space="0" w:color="auto"/>
        <w:left w:val="none" w:sz="0" w:space="0" w:color="auto"/>
        <w:bottom w:val="none" w:sz="0" w:space="0" w:color="auto"/>
        <w:right w:val="none" w:sz="0" w:space="0" w:color="auto"/>
      </w:divBdr>
    </w:div>
    <w:div w:id="909923221">
      <w:bodyDiv w:val="1"/>
      <w:marLeft w:val="0"/>
      <w:marRight w:val="0"/>
      <w:marTop w:val="0"/>
      <w:marBottom w:val="0"/>
      <w:divBdr>
        <w:top w:val="none" w:sz="0" w:space="0" w:color="auto"/>
        <w:left w:val="none" w:sz="0" w:space="0" w:color="auto"/>
        <w:bottom w:val="none" w:sz="0" w:space="0" w:color="auto"/>
        <w:right w:val="none" w:sz="0" w:space="0" w:color="auto"/>
      </w:divBdr>
    </w:div>
    <w:div w:id="920794715">
      <w:bodyDiv w:val="1"/>
      <w:marLeft w:val="0"/>
      <w:marRight w:val="0"/>
      <w:marTop w:val="0"/>
      <w:marBottom w:val="0"/>
      <w:divBdr>
        <w:top w:val="none" w:sz="0" w:space="0" w:color="auto"/>
        <w:left w:val="none" w:sz="0" w:space="0" w:color="auto"/>
        <w:bottom w:val="none" w:sz="0" w:space="0" w:color="auto"/>
        <w:right w:val="none" w:sz="0" w:space="0" w:color="auto"/>
      </w:divBdr>
    </w:div>
    <w:div w:id="951933869">
      <w:bodyDiv w:val="1"/>
      <w:marLeft w:val="0"/>
      <w:marRight w:val="0"/>
      <w:marTop w:val="0"/>
      <w:marBottom w:val="0"/>
      <w:divBdr>
        <w:top w:val="none" w:sz="0" w:space="0" w:color="auto"/>
        <w:left w:val="none" w:sz="0" w:space="0" w:color="auto"/>
        <w:bottom w:val="none" w:sz="0" w:space="0" w:color="auto"/>
        <w:right w:val="none" w:sz="0" w:space="0" w:color="auto"/>
      </w:divBdr>
    </w:div>
    <w:div w:id="1007561037">
      <w:bodyDiv w:val="1"/>
      <w:marLeft w:val="0"/>
      <w:marRight w:val="0"/>
      <w:marTop w:val="0"/>
      <w:marBottom w:val="0"/>
      <w:divBdr>
        <w:top w:val="none" w:sz="0" w:space="0" w:color="auto"/>
        <w:left w:val="none" w:sz="0" w:space="0" w:color="auto"/>
        <w:bottom w:val="none" w:sz="0" w:space="0" w:color="auto"/>
        <w:right w:val="none" w:sz="0" w:space="0" w:color="auto"/>
      </w:divBdr>
    </w:div>
    <w:div w:id="1025670637">
      <w:bodyDiv w:val="1"/>
      <w:marLeft w:val="0"/>
      <w:marRight w:val="0"/>
      <w:marTop w:val="0"/>
      <w:marBottom w:val="0"/>
      <w:divBdr>
        <w:top w:val="none" w:sz="0" w:space="0" w:color="auto"/>
        <w:left w:val="none" w:sz="0" w:space="0" w:color="auto"/>
        <w:bottom w:val="none" w:sz="0" w:space="0" w:color="auto"/>
        <w:right w:val="none" w:sz="0" w:space="0" w:color="auto"/>
      </w:divBdr>
    </w:div>
    <w:div w:id="1049720593">
      <w:bodyDiv w:val="1"/>
      <w:marLeft w:val="0"/>
      <w:marRight w:val="0"/>
      <w:marTop w:val="0"/>
      <w:marBottom w:val="0"/>
      <w:divBdr>
        <w:top w:val="none" w:sz="0" w:space="0" w:color="auto"/>
        <w:left w:val="none" w:sz="0" w:space="0" w:color="auto"/>
        <w:bottom w:val="none" w:sz="0" w:space="0" w:color="auto"/>
        <w:right w:val="none" w:sz="0" w:space="0" w:color="auto"/>
      </w:divBdr>
    </w:div>
    <w:div w:id="1059523651">
      <w:bodyDiv w:val="1"/>
      <w:marLeft w:val="0"/>
      <w:marRight w:val="0"/>
      <w:marTop w:val="0"/>
      <w:marBottom w:val="0"/>
      <w:divBdr>
        <w:top w:val="none" w:sz="0" w:space="0" w:color="auto"/>
        <w:left w:val="none" w:sz="0" w:space="0" w:color="auto"/>
        <w:bottom w:val="none" w:sz="0" w:space="0" w:color="auto"/>
        <w:right w:val="none" w:sz="0" w:space="0" w:color="auto"/>
      </w:divBdr>
    </w:div>
    <w:div w:id="1104379588">
      <w:bodyDiv w:val="1"/>
      <w:marLeft w:val="0"/>
      <w:marRight w:val="0"/>
      <w:marTop w:val="0"/>
      <w:marBottom w:val="0"/>
      <w:divBdr>
        <w:top w:val="none" w:sz="0" w:space="0" w:color="auto"/>
        <w:left w:val="none" w:sz="0" w:space="0" w:color="auto"/>
        <w:bottom w:val="none" w:sz="0" w:space="0" w:color="auto"/>
        <w:right w:val="none" w:sz="0" w:space="0" w:color="auto"/>
      </w:divBdr>
    </w:div>
    <w:div w:id="1127314188">
      <w:bodyDiv w:val="1"/>
      <w:marLeft w:val="0"/>
      <w:marRight w:val="0"/>
      <w:marTop w:val="0"/>
      <w:marBottom w:val="0"/>
      <w:divBdr>
        <w:top w:val="none" w:sz="0" w:space="0" w:color="auto"/>
        <w:left w:val="none" w:sz="0" w:space="0" w:color="auto"/>
        <w:bottom w:val="none" w:sz="0" w:space="0" w:color="auto"/>
        <w:right w:val="none" w:sz="0" w:space="0" w:color="auto"/>
      </w:divBdr>
    </w:div>
    <w:div w:id="1153138217">
      <w:bodyDiv w:val="1"/>
      <w:marLeft w:val="0"/>
      <w:marRight w:val="0"/>
      <w:marTop w:val="0"/>
      <w:marBottom w:val="0"/>
      <w:divBdr>
        <w:top w:val="none" w:sz="0" w:space="0" w:color="auto"/>
        <w:left w:val="none" w:sz="0" w:space="0" w:color="auto"/>
        <w:bottom w:val="none" w:sz="0" w:space="0" w:color="auto"/>
        <w:right w:val="none" w:sz="0" w:space="0" w:color="auto"/>
      </w:divBdr>
    </w:div>
    <w:div w:id="1196498843">
      <w:bodyDiv w:val="1"/>
      <w:marLeft w:val="0"/>
      <w:marRight w:val="0"/>
      <w:marTop w:val="0"/>
      <w:marBottom w:val="0"/>
      <w:divBdr>
        <w:top w:val="none" w:sz="0" w:space="0" w:color="auto"/>
        <w:left w:val="none" w:sz="0" w:space="0" w:color="auto"/>
        <w:bottom w:val="none" w:sz="0" w:space="0" w:color="auto"/>
        <w:right w:val="none" w:sz="0" w:space="0" w:color="auto"/>
      </w:divBdr>
    </w:div>
    <w:div w:id="1219782772">
      <w:bodyDiv w:val="1"/>
      <w:marLeft w:val="0"/>
      <w:marRight w:val="0"/>
      <w:marTop w:val="0"/>
      <w:marBottom w:val="0"/>
      <w:divBdr>
        <w:top w:val="none" w:sz="0" w:space="0" w:color="auto"/>
        <w:left w:val="none" w:sz="0" w:space="0" w:color="auto"/>
        <w:bottom w:val="none" w:sz="0" w:space="0" w:color="auto"/>
        <w:right w:val="none" w:sz="0" w:space="0" w:color="auto"/>
      </w:divBdr>
    </w:div>
    <w:div w:id="1257053578">
      <w:bodyDiv w:val="1"/>
      <w:marLeft w:val="0"/>
      <w:marRight w:val="0"/>
      <w:marTop w:val="0"/>
      <w:marBottom w:val="0"/>
      <w:divBdr>
        <w:top w:val="none" w:sz="0" w:space="0" w:color="auto"/>
        <w:left w:val="none" w:sz="0" w:space="0" w:color="auto"/>
        <w:bottom w:val="none" w:sz="0" w:space="0" w:color="auto"/>
        <w:right w:val="none" w:sz="0" w:space="0" w:color="auto"/>
      </w:divBdr>
    </w:div>
    <w:div w:id="1258559579">
      <w:bodyDiv w:val="1"/>
      <w:marLeft w:val="0"/>
      <w:marRight w:val="0"/>
      <w:marTop w:val="0"/>
      <w:marBottom w:val="0"/>
      <w:divBdr>
        <w:top w:val="none" w:sz="0" w:space="0" w:color="auto"/>
        <w:left w:val="none" w:sz="0" w:space="0" w:color="auto"/>
        <w:bottom w:val="none" w:sz="0" w:space="0" w:color="auto"/>
        <w:right w:val="none" w:sz="0" w:space="0" w:color="auto"/>
      </w:divBdr>
    </w:div>
    <w:div w:id="1299411509">
      <w:bodyDiv w:val="1"/>
      <w:marLeft w:val="0"/>
      <w:marRight w:val="0"/>
      <w:marTop w:val="0"/>
      <w:marBottom w:val="0"/>
      <w:divBdr>
        <w:top w:val="none" w:sz="0" w:space="0" w:color="auto"/>
        <w:left w:val="none" w:sz="0" w:space="0" w:color="auto"/>
        <w:bottom w:val="none" w:sz="0" w:space="0" w:color="auto"/>
        <w:right w:val="none" w:sz="0" w:space="0" w:color="auto"/>
      </w:divBdr>
    </w:div>
    <w:div w:id="1301426623">
      <w:bodyDiv w:val="1"/>
      <w:marLeft w:val="0"/>
      <w:marRight w:val="0"/>
      <w:marTop w:val="0"/>
      <w:marBottom w:val="0"/>
      <w:divBdr>
        <w:top w:val="none" w:sz="0" w:space="0" w:color="auto"/>
        <w:left w:val="none" w:sz="0" w:space="0" w:color="auto"/>
        <w:bottom w:val="none" w:sz="0" w:space="0" w:color="auto"/>
        <w:right w:val="none" w:sz="0" w:space="0" w:color="auto"/>
      </w:divBdr>
    </w:div>
    <w:div w:id="1390223944">
      <w:bodyDiv w:val="1"/>
      <w:marLeft w:val="0"/>
      <w:marRight w:val="0"/>
      <w:marTop w:val="0"/>
      <w:marBottom w:val="0"/>
      <w:divBdr>
        <w:top w:val="none" w:sz="0" w:space="0" w:color="auto"/>
        <w:left w:val="none" w:sz="0" w:space="0" w:color="auto"/>
        <w:bottom w:val="none" w:sz="0" w:space="0" w:color="auto"/>
        <w:right w:val="none" w:sz="0" w:space="0" w:color="auto"/>
      </w:divBdr>
    </w:div>
    <w:div w:id="1397971817">
      <w:bodyDiv w:val="1"/>
      <w:marLeft w:val="0"/>
      <w:marRight w:val="0"/>
      <w:marTop w:val="0"/>
      <w:marBottom w:val="0"/>
      <w:divBdr>
        <w:top w:val="none" w:sz="0" w:space="0" w:color="auto"/>
        <w:left w:val="none" w:sz="0" w:space="0" w:color="auto"/>
        <w:bottom w:val="none" w:sz="0" w:space="0" w:color="auto"/>
        <w:right w:val="none" w:sz="0" w:space="0" w:color="auto"/>
      </w:divBdr>
    </w:div>
    <w:div w:id="1399474340">
      <w:bodyDiv w:val="1"/>
      <w:marLeft w:val="0"/>
      <w:marRight w:val="0"/>
      <w:marTop w:val="0"/>
      <w:marBottom w:val="0"/>
      <w:divBdr>
        <w:top w:val="none" w:sz="0" w:space="0" w:color="auto"/>
        <w:left w:val="none" w:sz="0" w:space="0" w:color="auto"/>
        <w:bottom w:val="none" w:sz="0" w:space="0" w:color="auto"/>
        <w:right w:val="none" w:sz="0" w:space="0" w:color="auto"/>
      </w:divBdr>
    </w:div>
    <w:div w:id="1411849099">
      <w:bodyDiv w:val="1"/>
      <w:marLeft w:val="0"/>
      <w:marRight w:val="0"/>
      <w:marTop w:val="0"/>
      <w:marBottom w:val="0"/>
      <w:divBdr>
        <w:top w:val="none" w:sz="0" w:space="0" w:color="auto"/>
        <w:left w:val="none" w:sz="0" w:space="0" w:color="auto"/>
        <w:bottom w:val="none" w:sz="0" w:space="0" w:color="auto"/>
        <w:right w:val="none" w:sz="0" w:space="0" w:color="auto"/>
      </w:divBdr>
    </w:div>
    <w:div w:id="1457527464">
      <w:bodyDiv w:val="1"/>
      <w:marLeft w:val="0"/>
      <w:marRight w:val="0"/>
      <w:marTop w:val="0"/>
      <w:marBottom w:val="0"/>
      <w:divBdr>
        <w:top w:val="none" w:sz="0" w:space="0" w:color="auto"/>
        <w:left w:val="none" w:sz="0" w:space="0" w:color="auto"/>
        <w:bottom w:val="none" w:sz="0" w:space="0" w:color="auto"/>
        <w:right w:val="none" w:sz="0" w:space="0" w:color="auto"/>
      </w:divBdr>
      <w:divsChild>
        <w:div w:id="1613708157">
          <w:marLeft w:val="0"/>
          <w:marRight w:val="0"/>
          <w:marTop w:val="0"/>
          <w:marBottom w:val="0"/>
          <w:divBdr>
            <w:top w:val="none" w:sz="0" w:space="0" w:color="auto"/>
            <w:left w:val="none" w:sz="0" w:space="0" w:color="auto"/>
            <w:bottom w:val="none" w:sz="0" w:space="0" w:color="auto"/>
            <w:right w:val="none" w:sz="0" w:space="0" w:color="auto"/>
          </w:divBdr>
          <w:divsChild>
            <w:div w:id="22133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5757">
      <w:bodyDiv w:val="1"/>
      <w:marLeft w:val="0"/>
      <w:marRight w:val="0"/>
      <w:marTop w:val="0"/>
      <w:marBottom w:val="0"/>
      <w:divBdr>
        <w:top w:val="none" w:sz="0" w:space="0" w:color="auto"/>
        <w:left w:val="none" w:sz="0" w:space="0" w:color="auto"/>
        <w:bottom w:val="none" w:sz="0" w:space="0" w:color="auto"/>
        <w:right w:val="none" w:sz="0" w:space="0" w:color="auto"/>
      </w:divBdr>
    </w:div>
    <w:div w:id="1617641187">
      <w:bodyDiv w:val="1"/>
      <w:marLeft w:val="0"/>
      <w:marRight w:val="0"/>
      <w:marTop w:val="0"/>
      <w:marBottom w:val="0"/>
      <w:divBdr>
        <w:top w:val="none" w:sz="0" w:space="0" w:color="auto"/>
        <w:left w:val="none" w:sz="0" w:space="0" w:color="auto"/>
        <w:bottom w:val="none" w:sz="0" w:space="0" w:color="auto"/>
        <w:right w:val="none" w:sz="0" w:space="0" w:color="auto"/>
      </w:divBdr>
      <w:divsChild>
        <w:div w:id="1348748639">
          <w:marLeft w:val="0"/>
          <w:marRight w:val="0"/>
          <w:marTop w:val="0"/>
          <w:marBottom w:val="0"/>
          <w:divBdr>
            <w:top w:val="none" w:sz="0" w:space="0" w:color="auto"/>
            <w:left w:val="none" w:sz="0" w:space="0" w:color="auto"/>
            <w:bottom w:val="none" w:sz="0" w:space="0" w:color="auto"/>
            <w:right w:val="none" w:sz="0" w:space="0" w:color="auto"/>
          </w:divBdr>
          <w:divsChild>
            <w:div w:id="1649624451">
              <w:marLeft w:val="0"/>
              <w:marRight w:val="0"/>
              <w:marTop w:val="0"/>
              <w:marBottom w:val="0"/>
              <w:divBdr>
                <w:top w:val="none" w:sz="0" w:space="0" w:color="auto"/>
                <w:left w:val="none" w:sz="0" w:space="0" w:color="auto"/>
                <w:bottom w:val="none" w:sz="0" w:space="0" w:color="auto"/>
                <w:right w:val="none" w:sz="0" w:space="0" w:color="auto"/>
              </w:divBdr>
              <w:divsChild>
                <w:div w:id="16776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654784">
      <w:bodyDiv w:val="1"/>
      <w:marLeft w:val="0"/>
      <w:marRight w:val="0"/>
      <w:marTop w:val="0"/>
      <w:marBottom w:val="0"/>
      <w:divBdr>
        <w:top w:val="none" w:sz="0" w:space="0" w:color="auto"/>
        <w:left w:val="none" w:sz="0" w:space="0" w:color="auto"/>
        <w:bottom w:val="none" w:sz="0" w:space="0" w:color="auto"/>
        <w:right w:val="none" w:sz="0" w:space="0" w:color="auto"/>
      </w:divBdr>
    </w:div>
    <w:div w:id="1675719728">
      <w:bodyDiv w:val="1"/>
      <w:marLeft w:val="0"/>
      <w:marRight w:val="0"/>
      <w:marTop w:val="0"/>
      <w:marBottom w:val="0"/>
      <w:divBdr>
        <w:top w:val="none" w:sz="0" w:space="0" w:color="auto"/>
        <w:left w:val="none" w:sz="0" w:space="0" w:color="auto"/>
        <w:bottom w:val="none" w:sz="0" w:space="0" w:color="auto"/>
        <w:right w:val="none" w:sz="0" w:space="0" w:color="auto"/>
      </w:divBdr>
    </w:div>
    <w:div w:id="1678531592">
      <w:bodyDiv w:val="1"/>
      <w:marLeft w:val="0"/>
      <w:marRight w:val="0"/>
      <w:marTop w:val="0"/>
      <w:marBottom w:val="0"/>
      <w:divBdr>
        <w:top w:val="none" w:sz="0" w:space="0" w:color="auto"/>
        <w:left w:val="none" w:sz="0" w:space="0" w:color="auto"/>
        <w:bottom w:val="none" w:sz="0" w:space="0" w:color="auto"/>
        <w:right w:val="none" w:sz="0" w:space="0" w:color="auto"/>
      </w:divBdr>
      <w:divsChild>
        <w:div w:id="1096830070">
          <w:marLeft w:val="0"/>
          <w:marRight w:val="0"/>
          <w:marTop w:val="0"/>
          <w:marBottom w:val="0"/>
          <w:divBdr>
            <w:top w:val="none" w:sz="0" w:space="0" w:color="auto"/>
            <w:left w:val="none" w:sz="0" w:space="0" w:color="auto"/>
            <w:bottom w:val="none" w:sz="0" w:space="0" w:color="auto"/>
            <w:right w:val="none" w:sz="0" w:space="0" w:color="auto"/>
          </w:divBdr>
          <w:divsChild>
            <w:div w:id="73631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0625">
      <w:bodyDiv w:val="1"/>
      <w:marLeft w:val="0"/>
      <w:marRight w:val="0"/>
      <w:marTop w:val="0"/>
      <w:marBottom w:val="0"/>
      <w:divBdr>
        <w:top w:val="none" w:sz="0" w:space="0" w:color="auto"/>
        <w:left w:val="none" w:sz="0" w:space="0" w:color="auto"/>
        <w:bottom w:val="none" w:sz="0" w:space="0" w:color="auto"/>
        <w:right w:val="none" w:sz="0" w:space="0" w:color="auto"/>
      </w:divBdr>
    </w:div>
    <w:div w:id="1718622411">
      <w:bodyDiv w:val="1"/>
      <w:marLeft w:val="0"/>
      <w:marRight w:val="0"/>
      <w:marTop w:val="0"/>
      <w:marBottom w:val="0"/>
      <w:divBdr>
        <w:top w:val="none" w:sz="0" w:space="0" w:color="auto"/>
        <w:left w:val="none" w:sz="0" w:space="0" w:color="auto"/>
        <w:bottom w:val="none" w:sz="0" w:space="0" w:color="auto"/>
        <w:right w:val="none" w:sz="0" w:space="0" w:color="auto"/>
      </w:divBdr>
    </w:div>
    <w:div w:id="1743868933">
      <w:bodyDiv w:val="1"/>
      <w:marLeft w:val="0"/>
      <w:marRight w:val="0"/>
      <w:marTop w:val="0"/>
      <w:marBottom w:val="0"/>
      <w:divBdr>
        <w:top w:val="none" w:sz="0" w:space="0" w:color="auto"/>
        <w:left w:val="none" w:sz="0" w:space="0" w:color="auto"/>
        <w:bottom w:val="none" w:sz="0" w:space="0" w:color="auto"/>
        <w:right w:val="none" w:sz="0" w:space="0" w:color="auto"/>
      </w:divBdr>
    </w:div>
    <w:div w:id="1749886091">
      <w:bodyDiv w:val="1"/>
      <w:marLeft w:val="0"/>
      <w:marRight w:val="0"/>
      <w:marTop w:val="0"/>
      <w:marBottom w:val="0"/>
      <w:divBdr>
        <w:top w:val="none" w:sz="0" w:space="0" w:color="auto"/>
        <w:left w:val="none" w:sz="0" w:space="0" w:color="auto"/>
        <w:bottom w:val="none" w:sz="0" w:space="0" w:color="auto"/>
        <w:right w:val="none" w:sz="0" w:space="0" w:color="auto"/>
      </w:divBdr>
    </w:div>
    <w:div w:id="1754626214">
      <w:bodyDiv w:val="1"/>
      <w:marLeft w:val="0"/>
      <w:marRight w:val="0"/>
      <w:marTop w:val="0"/>
      <w:marBottom w:val="0"/>
      <w:divBdr>
        <w:top w:val="none" w:sz="0" w:space="0" w:color="auto"/>
        <w:left w:val="none" w:sz="0" w:space="0" w:color="auto"/>
        <w:bottom w:val="none" w:sz="0" w:space="0" w:color="auto"/>
        <w:right w:val="none" w:sz="0" w:space="0" w:color="auto"/>
      </w:divBdr>
    </w:div>
    <w:div w:id="1756055372">
      <w:bodyDiv w:val="1"/>
      <w:marLeft w:val="0"/>
      <w:marRight w:val="0"/>
      <w:marTop w:val="0"/>
      <w:marBottom w:val="0"/>
      <w:divBdr>
        <w:top w:val="none" w:sz="0" w:space="0" w:color="auto"/>
        <w:left w:val="none" w:sz="0" w:space="0" w:color="auto"/>
        <w:bottom w:val="none" w:sz="0" w:space="0" w:color="auto"/>
        <w:right w:val="none" w:sz="0" w:space="0" w:color="auto"/>
      </w:divBdr>
    </w:div>
    <w:div w:id="1812479934">
      <w:bodyDiv w:val="1"/>
      <w:marLeft w:val="0"/>
      <w:marRight w:val="0"/>
      <w:marTop w:val="0"/>
      <w:marBottom w:val="0"/>
      <w:divBdr>
        <w:top w:val="none" w:sz="0" w:space="0" w:color="auto"/>
        <w:left w:val="none" w:sz="0" w:space="0" w:color="auto"/>
        <w:bottom w:val="none" w:sz="0" w:space="0" w:color="auto"/>
        <w:right w:val="none" w:sz="0" w:space="0" w:color="auto"/>
      </w:divBdr>
    </w:div>
    <w:div w:id="1843280189">
      <w:bodyDiv w:val="1"/>
      <w:marLeft w:val="0"/>
      <w:marRight w:val="0"/>
      <w:marTop w:val="0"/>
      <w:marBottom w:val="0"/>
      <w:divBdr>
        <w:top w:val="none" w:sz="0" w:space="0" w:color="auto"/>
        <w:left w:val="none" w:sz="0" w:space="0" w:color="auto"/>
        <w:bottom w:val="none" w:sz="0" w:space="0" w:color="auto"/>
        <w:right w:val="none" w:sz="0" w:space="0" w:color="auto"/>
      </w:divBdr>
    </w:div>
    <w:div w:id="1899903449">
      <w:bodyDiv w:val="1"/>
      <w:marLeft w:val="0"/>
      <w:marRight w:val="0"/>
      <w:marTop w:val="0"/>
      <w:marBottom w:val="0"/>
      <w:divBdr>
        <w:top w:val="none" w:sz="0" w:space="0" w:color="auto"/>
        <w:left w:val="none" w:sz="0" w:space="0" w:color="auto"/>
        <w:bottom w:val="none" w:sz="0" w:space="0" w:color="auto"/>
        <w:right w:val="none" w:sz="0" w:space="0" w:color="auto"/>
      </w:divBdr>
    </w:div>
    <w:div w:id="1900900705">
      <w:bodyDiv w:val="1"/>
      <w:marLeft w:val="0"/>
      <w:marRight w:val="0"/>
      <w:marTop w:val="0"/>
      <w:marBottom w:val="0"/>
      <w:divBdr>
        <w:top w:val="none" w:sz="0" w:space="0" w:color="auto"/>
        <w:left w:val="none" w:sz="0" w:space="0" w:color="auto"/>
        <w:bottom w:val="none" w:sz="0" w:space="0" w:color="auto"/>
        <w:right w:val="none" w:sz="0" w:space="0" w:color="auto"/>
      </w:divBdr>
    </w:div>
    <w:div w:id="1925339765">
      <w:bodyDiv w:val="1"/>
      <w:marLeft w:val="0"/>
      <w:marRight w:val="0"/>
      <w:marTop w:val="0"/>
      <w:marBottom w:val="0"/>
      <w:divBdr>
        <w:top w:val="none" w:sz="0" w:space="0" w:color="auto"/>
        <w:left w:val="none" w:sz="0" w:space="0" w:color="auto"/>
        <w:bottom w:val="none" w:sz="0" w:space="0" w:color="auto"/>
        <w:right w:val="none" w:sz="0" w:space="0" w:color="auto"/>
      </w:divBdr>
    </w:div>
    <w:div w:id="1949311869">
      <w:bodyDiv w:val="1"/>
      <w:marLeft w:val="0"/>
      <w:marRight w:val="0"/>
      <w:marTop w:val="0"/>
      <w:marBottom w:val="0"/>
      <w:divBdr>
        <w:top w:val="none" w:sz="0" w:space="0" w:color="auto"/>
        <w:left w:val="none" w:sz="0" w:space="0" w:color="auto"/>
        <w:bottom w:val="none" w:sz="0" w:space="0" w:color="auto"/>
        <w:right w:val="none" w:sz="0" w:space="0" w:color="auto"/>
      </w:divBdr>
      <w:divsChild>
        <w:div w:id="1221021961">
          <w:marLeft w:val="0"/>
          <w:marRight w:val="0"/>
          <w:marTop w:val="0"/>
          <w:marBottom w:val="0"/>
          <w:divBdr>
            <w:top w:val="none" w:sz="0" w:space="0" w:color="auto"/>
            <w:left w:val="none" w:sz="0" w:space="0" w:color="auto"/>
            <w:bottom w:val="none" w:sz="0" w:space="0" w:color="auto"/>
            <w:right w:val="none" w:sz="0" w:space="0" w:color="auto"/>
          </w:divBdr>
          <w:divsChild>
            <w:div w:id="1767844518">
              <w:marLeft w:val="0"/>
              <w:marRight w:val="0"/>
              <w:marTop w:val="0"/>
              <w:marBottom w:val="0"/>
              <w:divBdr>
                <w:top w:val="none" w:sz="0" w:space="0" w:color="auto"/>
                <w:left w:val="none" w:sz="0" w:space="0" w:color="auto"/>
                <w:bottom w:val="none" w:sz="0" w:space="0" w:color="auto"/>
                <w:right w:val="none" w:sz="0" w:space="0" w:color="auto"/>
              </w:divBdr>
              <w:divsChild>
                <w:div w:id="10785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15778">
      <w:bodyDiv w:val="1"/>
      <w:marLeft w:val="0"/>
      <w:marRight w:val="0"/>
      <w:marTop w:val="0"/>
      <w:marBottom w:val="0"/>
      <w:divBdr>
        <w:top w:val="none" w:sz="0" w:space="0" w:color="auto"/>
        <w:left w:val="none" w:sz="0" w:space="0" w:color="auto"/>
        <w:bottom w:val="none" w:sz="0" w:space="0" w:color="auto"/>
        <w:right w:val="none" w:sz="0" w:space="0" w:color="auto"/>
      </w:divBdr>
    </w:div>
    <w:div w:id="2042392104">
      <w:bodyDiv w:val="1"/>
      <w:marLeft w:val="0"/>
      <w:marRight w:val="0"/>
      <w:marTop w:val="0"/>
      <w:marBottom w:val="0"/>
      <w:divBdr>
        <w:top w:val="none" w:sz="0" w:space="0" w:color="auto"/>
        <w:left w:val="none" w:sz="0" w:space="0" w:color="auto"/>
        <w:bottom w:val="none" w:sz="0" w:space="0" w:color="auto"/>
        <w:right w:val="none" w:sz="0" w:space="0" w:color="auto"/>
      </w:divBdr>
    </w:div>
    <w:div w:id="2044624392">
      <w:bodyDiv w:val="1"/>
      <w:marLeft w:val="0"/>
      <w:marRight w:val="0"/>
      <w:marTop w:val="0"/>
      <w:marBottom w:val="0"/>
      <w:divBdr>
        <w:top w:val="none" w:sz="0" w:space="0" w:color="auto"/>
        <w:left w:val="none" w:sz="0" w:space="0" w:color="auto"/>
        <w:bottom w:val="none" w:sz="0" w:space="0" w:color="auto"/>
        <w:right w:val="none" w:sz="0" w:space="0" w:color="auto"/>
      </w:divBdr>
    </w:div>
    <w:div w:id="2065371796">
      <w:bodyDiv w:val="1"/>
      <w:marLeft w:val="0"/>
      <w:marRight w:val="0"/>
      <w:marTop w:val="0"/>
      <w:marBottom w:val="0"/>
      <w:divBdr>
        <w:top w:val="none" w:sz="0" w:space="0" w:color="auto"/>
        <w:left w:val="none" w:sz="0" w:space="0" w:color="auto"/>
        <w:bottom w:val="none" w:sz="0" w:space="0" w:color="auto"/>
        <w:right w:val="none" w:sz="0" w:space="0" w:color="auto"/>
      </w:divBdr>
    </w:div>
    <w:div w:id="2069456911">
      <w:bodyDiv w:val="1"/>
      <w:marLeft w:val="0"/>
      <w:marRight w:val="0"/>
      <w:marTop w:val="0"/>
      <w:marBottom w:val="0"/>
      <w:divBdr>
        <w:top w:val="none" w:sz="0" w:space="0" w:color="auto"/>
        <w:left w:val="none" w:sz="0" w:space="0" w:color="auto"/>
        <w:bottom w:val="none" w:sz="0" w:space="0" w:color="auto"/>
        <w:right w:val="none" w:sz="0" w:space="0" w:color="auto"/>
      </w:divBdr>
    </w:div>
    <w:div w:id="2076315051">
      <w:bodyDiv w:val="1"/>
      <w:marLeft w:val="0"/>
      <w:marRight w:val="0"/>
      <w:marTop w:val="0"/>
      <w:marBottom w:val="0"/>
      <w:divBdr>
        <w:top w:val="none" w:sz="0" w:space="0" w:color="auto"/>
        <w:left w:val="none" w:sz="0" w:space="0" w:color="auto"/>
        <w:bottom w:val="none" w:sz="0" w:space="0" w:color="auto"/>
        <w:right w:val="none" w:sz="0" w:space="0" w:color="auto"/>
      </w:divBdr>
    </w:div>
    <w:div w:id="2081321771">
      <w:bodyDiv w:val="1"/>
      <w:marLeft w:val="0"/>
      <w:marRight w:val="0"/>
      <w:marTop w:val="0"/>
      <w:marBottom w:val="0"/>
      <w:divBdr>
        <w:top w:val="none" w:sz="0" w:space="0" w:color="auto"/>
        <w:left w:val="none" w:sz="0" w:space="0" w:color="auto"/>
        <w:bottom w:val="none" w:sz="0" w:space="0" w:color="auto"/>
        <w:right w:val="none" w:sz="0" w:space="0" w:color="auto"/>
      </w:divBdr>
      <w:divsChild>
        <w:div w:id="1639843823">
          <w:marLeft w:val="0"/>
          <w:marRight w:val="0"/>
          <w:marTop w:val="0"/>
          <w:marBottom w:val="0"/>
          <w:divBdr>
            <w:top w:val="none" w:sz="0" w:space="0" w:color="auto"/>
            <w:left w:val="none" w:sz="0" w:space="0" w:color="auto"/>
            <w:bottom w:val="none" w:sz="0" w:space="0" w:color="auto"/>
            <w:right w:val="none" w:sz="0" w:space="0" w:color="auto"/>
          </w:divBdr>
          <w:divsChild>
            <w:div w:id="882836002">
              <w:marLeft w:val="0"/>
              <w:marRight w:val="0"/>
              <w:marTop w:val="0"/>
              <w:marBottom w:val="0"/>
              <w:divBdr>
                <w:top w:val="none" w:sz="0" w:space="0" w:color="auto"/>
                <w:left w:val="none" w:sz="0" w:space="0" w:color="auto"/>
                <w:bottom w:val="none" w:sz="0" w:space="0" w:color="auto"/>
                <w:right w:val="none" w:sz="0" w:space="0" w:color="auto"/>
              </w:divBdr>
            </w:div>
          </w:divsChild>
        </w:div>
        <w:div w:id="1360396922">
          <w:marLeft w:val="0"/>
          <w:marRight w:val="0"/>
          <w:marTop w:val="0"/>
          <w:marBottom w:val="0"/>
          <w:divBdr>
            <w:top w:val="none" w:sz="0" w:space="0" w:color="auto"/>
            <w:left w:val="none" w:sz="0" w:space="0" w:color="auto"/>
            <w:bottom w:val="none" w:sz="0" w:space="0" w:color="auto"/>
            <w:right w:val="none" w:sz="0" w:space="0" w:color="auto"/>
          </w:divBdr>
          <w:divsChild>
            <w:div w:id="220479374">
              <w:marLeft w:val="0"/>
              <w:marRight w:val="0"/>
              <w:marTop w:val="0"/>
              <w:marBottom w:val="0"/>
              <w:divBdr>
                <w:top w:val="none" w:sz="0" w:space="0" w:color="auto"/>
                <w:left w:val="none" w:sz="0" w:space="0" w:color="auto"/>
                <w:bottom w:val="none" w:sz="0" w:space="0" w:color="auto"/>
                <w:right w:val="none" w:sz="0" w:space="0" w:color="auto"/>
              </w:divBdr>
              <w:divsChild>
                <w:div w:id="1290555695">
                  <w:marLeft w:val="0"/>
                  <w:marRight w:val="0"/>
                  <w:marTop w:val="0"/>
                  <w:marBottom w:val="0"/>
                  <w:divBdr>
                    <w:top w:val="none" w:sz="0" w:space="0" w:color="auto"/>
                    <w:left w:val="none" w:sz="0" w:space="0" w:color="auto"/>
                    <w:bottom w:val="none" w:sz="0" w:space="0" w:color="auto"/>
                    <w:right w:val="none" w:sz="0" w:space="0" w:color="auto"/>
                  </w:divBdr>
                  <w:divsChild>
                    <w:div w:id="1770735676">
                      <w:marLeft w:val="0"/>
                      <w:marRight w:val="0"/>
                      <w:marTop w:val="0"/>
                      <w:marBottom w:val="0"/>
                      <w:divBdr>
                        <w:top w:val="none" w:sz="0" w:space="0" w:color="auto"/>
                        <w:left w:val="none" w:sz="0" w:space="0" w:color="auto"/>
                        <w:bottom w:val="none" w:sz="0" w:space="0" w:color="auto"/>
                        <w:right w:val="none" w:sz="0" w:space="0" w:color="auto"/>
                      </w:divBdr>
                      <w:divsChild>
                        <w:div w:id="1160389357">
                          <w:marLeft w:val="0"/>
                          <w:marRight w:val="0"/>
                          <w:marTop w:val="0"/>
                          <w:marBottom w:val="0"/>
                          <w:divBdr>
                            <w:top w:val="none" w:sz="0" w:space="0" w:color="auto"/>
                            <w:left w:val="none" w:sz="0" w:space="0" w:color="auto"/>
                            <w:bottom w:val="none" w:sz="0" w:space="0" w:color="auto"/>
                            <w:right w:val="none" w:sz="0" w:space="0" w:color="auto"/>
                          </w:divBdr>
                          <w:divsChild>
                            <w:div w:id="1907884080">
                              <w:marLeft w:val="0"/>
                              <w:marRight w:val="0"/>
                              <w:marTop w:val="0"/>
                              <w:marBottom w:val="0"/>
                              <w:divBdr>
                                <w:top w:val="none" w:sz="0" w:space="0" w:color="auto"/>
                                <w:left w:val="none" w:sz="0" w:space="0" w:color="auto"/>
                                <w:bottom w:val="none" w:sz="0" w:space="0" w:color="auto"/>
                                <w:right w:val="none" w:sz="0" w:space="0" w:color="auto"/>
                              </w:divBdr>
                            </w:div>
                          </w:divsChild>
                        </w:div>
                        <w:div w:id="385301834">
                          <w:marLeft w:val="0"/>
                          <w:marRight w:val="0"/>
                          <w:marTop w:val="0"/>
                          <w:marBottom w:val="0"/>
                          <w:divBdr>
                            <w:top w:val="none" w:sz="0" w:space="0" w:color="auto"/>
                            <w:left w:val="none" w:sz="0" w:space="0" w:color="auto"/>
                            <w:bottom w:val="none" w:sz="0" w:space="0" w:color="auto"/>
                            <w:right w:val="none" w:sz="0" w:space="0" w:color="auto"/>
                          </w:divBdr>
                          <w:divsChild>
                            <w:div w:id="1759324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82508">
      <w:bodyDiv w:val="1"/>
      <w:marLeft w:val="0"/>
      <w:marRight w:val="0"/>
      <w:marTop w:val="0"/>
      <w:marBottom w:val="0"/>
      <w:divBdr>
        <w:top w:val="none" w:sz="0" w:space="0" w:color="auto"/>
        <w:left w:val="none" w:sz="0" w:space="0" w:color="auto"/>
        <w:bottom w:val="none" w:sz="0" w:space="0" w:color="auto"/>
        <w:right w:val="none" w:sz="0" w:space="0" w:color="auto"/>
      </w:divBdr>
    </w:div>
    <w:div w:id="2147353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awcouncil.asn.au/resources/policies-and-guidelines/policy-statement-principles-underpinning-a-federal-judicial-commission"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9E7937-5942-C144-80F5-4982CC014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11476</Words>
  <Characters>65416</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Wesley College</Company>
  <LinksUpToDate>false</LinksUpToDate>
  <CharactersWithSpaces>76739</CharactersWithSpaces>
  <SharedDoc>false</SharedDoc>
  <HLinks>
    <vt:vector size="18" baseType="variant">
      <vt:variant>
        <vt:i4>720899</vt:i4>
      </vt:variant>
      <vt:variant>
        <vt:i4>6</vt:i4>
      </vt:variant>
      <vt:variant>
        <vt:i4>0</vt:i4>
      </vt:variant>
      <vt:variant>
        <vt:i4>5</vt:i4>
      </vt:variant>
      <vt:variant>
        <vt:lpwstr>http://www.brisbanetimes.com.au/queensland/parliament-a-charade-says-former-pm-20091229-li33.html</vt:lpwstr>
      </vt:variant>
      <vt:variant>
        <vt:lpwstr/>
      </vt:variant>
      <vt:variant>
        <vt:i4>4653139</vt:i4>
      </vt:variant>
      <vt:variant>
        <vt:i4>3</vt:i4>
      </vt:variant>
      <vt:variant>
        <vt:i4>0</vt:i4>
      </vt:variant>
      <vt:variant>
        <vt:i4>5</vt:i4>
      </vt:variant>
      <vt:variant>
        <vt:lpwstr>http://www.hcourt.gov.au/assets/publications/judgment-summaries/2010/hca46-2010-12-15.pdf</vt:lpwstr>
      </vt:variant>
      <vt:variant>
        <vt:lpwstr/>
      </vt:variant>
      <vt:variant>
        <vt:i4>6684772</vt:i4>
      </vt:variant>
      <vt:variant>
        <vt:i4>0</vt:i4>
      </vt:variant>
      <vt:variant>
        <vt:i4>0</vt:i4>
      </vt:variant>
      <vt:variant>
        <vt:i4>5</vt:i4>
      </vt:variant>
      <vt:variant>
        <vt:lpwstr>http://www.heraldsun.com.au/news/breaking-news/andrew-wilkie-sets-deadline-for-pokie-plan/story-e6frf7jx-1226030124908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Willis, Ruth (Ms)</dc:creator>
  <cp:keywords/>
  <dc:description/>
  <cp:lastModifiedBy>Nicol Davis</cp:lastModifiedBy>
  <cp:revision>2</cp:revision>
  <cp:lastPrinted>2022-05-30T01:08:00Z</cp:lastPrinted>
  <dcterms:created xsi:type="dcterms:W3CDTF">2022-06-08T10:30:00Z</dcterms:created>
  <dcterms:modified xsi:type="dcterms:W3CDTF">2022-06-08T10:30:00Z</dcterms:modified>
</cp:coreProperties>
</file>