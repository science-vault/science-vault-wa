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F6EA78" w14:textId="20E87CC9" w:rsidR="00F40EB7" w:rsidRPr="000A3236" w:rsidRDefault="00F40EB7" w:rsidP="00F40EB7">
      <w:pPr>
        <w:spacing w:before="120"/>
        <w:jc w:val="right"/>
        <w:outlineLvl w:val="4"/>
        <w:rPr>
          <w:rFonts w:ascii="Arial" w:hAnsi="Arial" w:cs="Arial"/>
          <w:b/>
          <w:bCs/>
          <w:iCs/>
          <w:sz w:val="36"/>
          <w:szCs w:val="32"/>
        </w:rPr>
      </w:pPr>
      <w:r w:rsidRPr="00162BD6">
        <w:rPr>
          <w:rFonts w:ascii="Arial" w:hAnsi="Arial" w:cs="Arial"/>
          <w:noProof/>
          <w:sz w:val="22"/>
          <w:szCs w:val="22"/>
          <w:lang w:eastAsia="en-AU"/>
        </w:rPr>
        <mc:AlternateContent>
          <mc:Choice Requires="wps">
            <w:drawing>
              <wp:anchor distT="45720" distB="45720" distL="114300" distR="114300" simplePos="0" relativeHeight="252805120" behindDoc="0" locked="0" layoutInCell="1" allowOverlap="1" wp14:anchorId="43D63423" wp14:editId="264501DB">
                <wp:simplePos x="0" y="0"/>
                <wp:positionH relativeFrom="column">
                  <wp:posOffset>-31750</wp:posOffset>
                </wp:positionH>
                <wp:positionV relativeFrom="paragraph">
                  <wp:posOffset>0</wp:posOffset>
                </wp:positionV>
                <wp:extent cx="2585720" cy="1303020"/>
                <wp:effectExtent l="0" t="0" r="241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prstDash val="dash"/>
                          <a:miter lim="800000"/>
                          <a:headEnd/>
                          <a:tailEnd/>
                        </a:ln>
                      </wps:spPr>
                      <wps:txbx>
                        <w:txbxContent>
                          <w:p w14:paraId="2B2951A6" w14:textId="77777777" w:rsidR="00F40EB7" w:rsidRDefault="00F40EB7" w:rsidP="00F40EB7">
                            <w:r>
                              <w:t xml:space="preserve"> </w:t>
                            </w:r>
                          </w:p>
                          <w:p w14:paraId="6B2E117D" w14:textId="77777777" w:rsidR="00F40EB7" w:rsidRDefault="00F40EB7" w:rsidP="00F40EB7"/>
                          <w:p w14:paraId="6161CD7D" w14:textId="77777777" w:rsidR="00F40EB7" w:rsidRDefault="00F40EB7" w:rsidP="00F40EB7"/>
                          <w:p w14:paraId="00150F9A" w14:textId="77777777" w:rsidR="00F40EB7" w:rsidRPr="00B067BA" w:rsidRDefault="00F40EB7" w:rsidP="00F40EB7">
                            <w:pPr>
                              <w:jc w:val="center"/>
                              <w:rPr>
                                <w:rFonts w:ascii="Arial" w:hAnsi="Arial" w:cs="Arial"/>
                                <w:bCs/>
                                <w:sz w:val="32"/>
                              </w:rPr>
                            </w:pPr>
                            <w:r w:rsidRPr="00B067BA">
                              <w:rPr>
                                <w:rFonts w:ascii="Arial" w:hAnsi="Arial" w:cs="Arial"/>
                                <w:bCs/>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D63423" id="_x0000_t202" coordsize="21600,21600" o:spt="202" path="m,l,21600r21600,l21600,xe">
                <v:stroke joinstyle="miter"/>
                <v:path gradientshapeok="t" o:connecttype="rect"/>
              </v:shapetype>
              <v:shape id="Text Box 2" o:spid="_x0000_s1026" type="#_x0000_t202" style="position:absolute;left:0;text-align:left;margin-left:-2.5pt;margin-top:0;width:203.6pt;height:102.6pt;z-index:252805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">
                <v:stroke dashstyle="dash"/>
                <v:textbox>
                  <w:txbxContent>
                    <w:p w14:paraId="2B2951A6" w14:textId="77777777" w:rsidR="00F40EB7" w:rsidRDefault="00F40EB7" w:rsidP="00F40EB7">
                      <w:r>
                        <w:t xml:space="preserve"> </w:t>
                      </w:r>
                    </w:p>
                    <w:p w14:paraId="6B2E117D" w14:textId="77777777" w:rsidR="00F40EB7" w:rsidRDefault="00F40EB7" w:rsidP="00F40EB7"/>
                    <w:p w14:paraId="6161CD7D" w14:textId="77777777" w:rsidR="00F40EB7" w:rsidRDefault="00F40EB7" w:rsidP="00F40EB7"/>
                    <w:p w14:paraId="00150F9A" w14:textId="77777777" w:rsidR="00F40EB7" w:rsidRPr="00B067BA" w:rsidRDefault="00F40EB7" w:rsidP="00F40EB7">
                      <w:pPr>
                        <w:jc w:val="center"/>
                        <w:rPr>
                          <w:rFonts w:ascii="Arial" w:hAnsi="Arial" w:cs="Arial"/>
                          <w:bCs/>
                          <w:sz w:val="32"/>
                        </w:rPr>
                      </w:pPr>
                      <w:r w:rsidRPr="00B067BA">
                        <w:rPr>
                          <w:rFonts w:ascii="Arial" w:hAnsi="Arial" w:cs="Arial"/>
                          <w:bCs/>
                          <w:sz w:val="32"/>
                        </w:rPr>
                        <w:t>Insert School Logo</w:t>
                      </w:r>
                    </w:p>
                  </w:txbxContent>
                </v:textbox>
                <w10:wrap type="square"/>
              </v:shape>
            </w:pict>
          </mc:Fallback>
        </mc:AlternateContent>
      </w:r>
      <w:r w:rsidRPr="000A3236">
        <w:rPr>
          <w:rFonts w:ascii="Arial" w:hAnsi="Arial" w:cs="Arial"/>
          <w:b/>
          <w:bCs/>
          <w:iCs/>
          <w:sz w:val="36"/>
          <w:szCs w:val="32"/>
        </w:rPr>
        <w:t xml:space="preserve">Semester </w:t>
      </w:r>
      <w:r>
        <w:rPr>
          <w:rFonts w:ascii="Arial" w:hAnsi="Arial" w:cs="Arial"/>
          <w:b/>
          <w:bCs/>
          <w:iCs/>
          <w:sz w:val="36"/>
          <w:szCs w:val="32"/>
        </w:rPr>
        <w:t>2</w:t>
      </w:r>
      <w:r w:rsidRPr="000A3236">
        <w:rPr>
          <w:rFonts w:ascii="Arial" w:hAnsi="Arial" w:cs="Arial"/>
          <w:b/>
          <w:bCs/>
          <w:iCs/>
          <w:sz w:val="36"/>
          <w:szCs w:val="32"/>
        </w:rPr>
        <w:t xml:space="preserve"> </w:t>
      </w:r>
      <w:r>
        <w:rPr>
          <w:rFonts w:ascii="Arial" w:hAnsi="Arial" w:cs="Arial"/>
          <w:b/>
          <w:bCs/>
          <w:iCs/>
          <w:sz w:val="36"/>
          <w:szCs w:val="32"/>
        </w:rPr>
        <w:t>E</w:t>
      </w:r>
      <w:r w:rsidRPr="000A3236">
        <w:rPr>
          <w:rFonts w:ascii="Arial" w:hAnsi="Arial" w:cs="Arial"/>
          <w:b/>
          <w:bCs/>
          <w:iCs/>
          <w:sz w:val="36"/>
          <w:szCs w:val="32"/>
        </w:rPr>
        <w:t>xamination, 202</w:t>
      </w:r>
      <w:r>
        <w:rPr>
          <w:rFonts w:ascii="Arial" w:hAnsi="Arial" w:cs="Arial"/>
          <w:b/>
          <w:bCs/>
          <w:iCs/>
          <w:sz w:val="36"/>
          <w:szCs w:val="32"/>
        </w:rPr>
        <w:t>4</w:t>
      </w:r>
    </w:p>
    <w:p w14:paraId="338DF0C2" w14:textId="3141811F" w:rsidR="00F40EB7" w:rsidRPr="000A3236" w:rsidRDefault="00F40EB7" w:rsidP="00F40EB7">
      <w:pPr>
        <w:spacing w:before="120"/>
        <w:jc w:val="right"/>
        <w:outlineLvl w:val="4"/>
        <w:rPr>
          <w:rFonts w:ascii="Arial" w:hAnsi="Arial" w:cs="Arial"/>
          <w:b/>
          <w:bCs/>
          <w:iCs/>
          <w:sz w:val="36"/>
          <w:szCs w:val="32"/>
        </w:rPr>
      </w:pPr>
      <w:r w:rsidRPr="000A3236">
        <w:rPr>
          <w:rFonts w:ascii="Arial" w:hAnsi="Arial" w:cs="Arial"/>
          <w:b/>
          <w:bCs/>
          <w:iCs/>
          <w:sz w:val="36"/>
          <w:szCs w:val="32"/>
        </w:rPr>
        <w:t xml:space="preserve">Question/Answer </w:t>
      </w:r>
      <w:r w:rsidR="005C0D70">
        <w:rPr>
          <w:rFonts w:ascii="Arial" w:hAnsi="Arial" w:cs="Arial"/>
          <w:b/>
          <w:bCs/>
          <w:iCs/>
          <w:sz w:val="36"/>
          <w:szCs w:val="32"/>
        </w:rPr>
        <w:t>B</w:t>
      </w:r>
      <w:r w:rsidRPr="000A3236">
        <w:rPr>
          <w:rFonts w:ascii="Arial" w:hAnsi="Arial" w:cs="Arial"/>
          <w:b/>
          <w:bCs/>
          <w:iCs/>
          <w:sz w:val="36"/>
          <w:szCs w:val="32"/>
        </w:rPr>
        <w:t>ooklet</w:t>
      </w:r>
    </w:p>
    <w:p w14:paraId="581124B5" w14:textId="77777777" w:rsidR="00F40EB7" w:rsidRDefault="00F40EB7" w:rsidP="005879B7">
      <w:pPr>
        <w:spacing w:line="264" w:lineRule="auto"/>
        <w:ind w:left="-5" w:right="-5950"/>
        <w:rPr>
          <w:rFonts w:ascii="Arial" w:hAnsi="Arial" w:cs="Arial"/>
          <w:b/>
          <w:sz w:val="44"/>
        </w:rPr>
      </w:pPr>
    </w:p>
    <w:p w14:paraId="100FF8C0" w14:textId="77777777" w:rsidR="00F40EB7" w:rsidRDefault="00F40EB7" w:rsidP="005879B7">
      <w:pPr>
        <w:spacing w:line="264" w:lineRule="auto"/>
        <w:ind w:left="-5" w:right="-5950"/>
        <w:rPr>
          <w:rFonts w:ascii="Arial" w:hAnsi="Arial" w:cs="Arial"/>
          <w:b/>
          <w:sz w:val="44"/>
        </w:rPr>
      </w:pPr>
    </w:p>
    <w:p w14:paraId="1ABFC02E" w14:textId="3A4059C7" w:rsidR="005879B7" w:rsidRPr="005271EC" w:rsidRDefault="00FE6A18" w:rsidP="005879B7">
      <w:pPr>
        <w:spacing w:line="264" w:lineRule="auto"/>
        <w:ind w:left="-5" w:right="-5950"/>
        <w:rPr>
          <w:rFonts w:ascii="Arial" w:hAnsi="Arial" w:cs="Arial"/>
          <w:b/>
          <w:sz w:val="44"/>
        </w:rPr>
      </w:pPr>
      <w:r w:rsidRPr="005271EC">
        <w:rPr>
          <w:rFonts w:ascii="Arial" w:hAnsi="Arial" w:cs="Arial"/>
          <w:b/>
          <w:sz w:val="44"/>
        </w:rPr>
        <w:t xml:space="preserve">PHYSICS </w:t>
      </w:r>
    </w:p>
    <w:p w14:paraId="493C51BE" w14:textId="053904C6" w:rsidR="005879B7" w:rsidRPr="005271EC" w:rsidRDefault="005879B7" w:rsidP="005879B7">
      <w:pPr>
        <w:spacing w:line="264" w:lineRule="auto"/>
        <w:ind w:left="-5" w:right="-5950"/>
        <w:rPr>
          <w:rFonts w:ascii="Arial" w:hAnsi="Arial" w:cs="Arial"/>
          <w:b/>
          <w:sz w:val="44"/>
        </w:rPr>
      </w:pPr>
      <w:r w:rsidRPr="005271EC">
        <w:rPr>
          <w:rFonts w:ascii="Arial" w:hAnsi="Arial" w:cs="Arial"/>
          <w:b/>
          <w:sz w:val="44"/>
        </w:rPr>
        <w:t>U</w:t>
      </w:r>
      <w:r w:rsidR="00514B0D">
        <w:rPr>
          <w:rFonts w:ascii="Arial" w:hAnsi="Arial" w:cs="Arial"/>
          <w:b/>
          <w:sz w:val="44"/>
        </w:rPr>
        <w:t>NITS</w:t>
      </w:r>
      <w:r w:rsidRPr="005271EC">
        <w:rPr>
          <w:rFonts w:ascii="Arial" w:hAnsi="Arial" w:cs="Arial"/>
          <w:b/>
          <w:sz w:val="44"/>
        </w:rPr>
        <w:t xml:space="preserve"> 3 </w:t>
      </w:r>
      <w:r w:rsidR="00514B0D">
        <w:rPr>
          <w:rFonts w:ascii="Arial" w:hAnsi="Arial" w:cs="Arial"/>
          <w:b/>
          <w:sz w:val="44"/>
        </w:rPr>
        <w:t>&amp;</w:t>
      </w:r>
      <w:r w:rsidRPr="005271EC">
        <w:rPr>
          <w:rFonts w:ascii="Arial" w:hAnsi="Arial" w:cs="Arial"/>
          <w:b/>
          <w:sz w:val="44"/>
        </w:rPr>
        <w:t xml:space="preserve"> 4 ATAR </w:t>
      </w:r>
    </w:p>
    <w:p w14:paraId="39BA533B" w14:textId="53CB9905" w:rsidR="00BE2500" w:rsidRDefault="00BE2500" w:rsidP="005879B7">
      <w:pPr>
        <w:spacing w:after="456"/>
        <w:jc w:val="right"/>
      </w:pPr>
      <w:r w:rsidRPr="005271EC">
        <w:rPr>
          <w:rFonts w:ascii="Arial" w:hAnsi="Arial" w:cs="Arial"/>
          <w:noProof/>
          <w:lang w:eastAsia="en-AU"/>
        </w:rPr>
        <mc:AlternateContent>
          <mc:Choice Requires="wpg">
            <w:drawing>
              <wp:anchor distT="0" distB="0" distL="114300" distR="114300" simplePos="0" relativeHeight="252593152" behindDoc="0" locked="0" layoutInCell="1" allowOverlap="1" wp14:anchorId="05FED64C" wp14:editId="254F68D4">
                <wp:simplePos x="0" y="0"/>
                <wp:positionH relativeFrom="column">
                  <wp:posOffset>3002915</wp:posOffset>
                </wp:positionH>
                <wp:positionV relativeFrom="paragraph">
                  <wp:posOffset>207645</wp:posOffset>
                </wp:positionV>
                <wp:extent cx="3444875" cy="1005205"/>
                <wp:effectExtent l="0" t="0" r="22225" b="23495"/>
                <wp:wrapSquare wrapText="bothSides"/>
                <wp:docPr id="370" name="Group 370"/>
                <wp:cNvGraphicFramePr/>
                <a:graphic xmlns:a="http://schemas.openxmlformats.org/drawingml/2006/main">
                  <a:graphicData uri="http://schemas.microsoft.com/office/word/2010/wordprocessingGroup">
                    <wpg:wgp>
                      <wpg:cNvGrpSpPr/>
                      <wpg:grpSpPr>
                        <a:xfrm>
                          <a:off x="0" y="0"/>
                          <a:ext cx="3444875" cy="1005205"/>
                          <a:chOff x="0" y="0"/>
                          <a:chExt cx="4299890" cy="1006094"/>
                        </a:xfrm>
                      </wpg:grpSpPr>
                      <wps:wsp>
                        <wps:cNvPr id="371" name="Shape 6"/>
                        <wps:cNvSpPr/>
                        <wps:spPr>
                          <a:xfrm>
                            <a:off x="0" y="0"/>
                            <a:ext cx="4299890" cy="1006094"/>
                          </a:xfrm>
                          <a:custGeom>
                            <a:avLst/>
                            <a:gdLst/>
                            <a:ahLst/>
                            <a:cxnLst/>
                            <a:rect l="0" t="0" r="0" b="0"/>
                            <a:pathLst>
                              <a:path w="3385706" h="1006094">
                                <a:moveTo>
                                  <a:pt x="152400" y="0"/>
                                </a:moveTo>
                                <a:cubicBezTo>
                                  <a:pt x="152400" y="0"/>
                                  <a:pt x="0" y="0"/>
                                  <a:pt x="0" y="152400"/>
                                </a:cubicBezTo>
                                <a:lnTo>
                                  <a:pt x="0" y="853694"/>
                                </a:lnTo>
                                <a:cubicBezTo>
                                  <a:pt x="0" y="853694"/>
                                  <a:pt x="0" y="1006094"/>
                                  <a:pt x="152400" y="1006094"/>
                                </a:cubicBezTo>
                                <a:lnTo>
                                  <a:pt x="3233306" y="1006094"/>
                                </a:lnTo>
                                <a:cubicBezTo>
                                  <a:pt x="3233306" y="1006094"/>
                                  <a:pt x="3385706" y="1006094"/>
                                  <a:pt x="3385706" y="853694"/>
                                </a:cubicBezTo>
                                <a:lnTo>
                                  <a:pt x="3385706" y="152400"/>
                                </a:lnTo>
                                <a:cubicBezTo>
                                  <a:pt x="3385706" y="152400"/>
                                  <a:pt x="3385706" y="0"/>
                                  <a:pt x="3233306" y="0"/>
                                </a:cubicBezTo>
                                <a:lnTo>
                                  <a:pt x="152400" y="0"/>
                                </a:lnTo>
                                <a:close/>
                              </a:path>
                            </a:pathLst>
                          </a:custGeom>
                          <a:ln w="12700" cap="flat">
                            <a:miter lim="100000"/>
                          </a:ln>
                        </wps:spPr>
                        <wps:style>
                          <a:lnRef idx="1">
                            <a:srgbClr val="181717"/>
                          </a:lnRef>
                          <a:fillRef idx="0">
                            <a:srgbClr val="000000">
                              <a:alpha val="0"/>
                            </a:srgbClr>
                          </a:fillRef>
                          <a:effectRef idx="0">
                            <a:scrgbClr r="0" g="0" b="0"/>
                          </a:effectRef>
                          <a:fontRef idx="none"/>
                        </wps:style>
                        <wps:bodyPr/>
                      </wps:wsp>
                      <wps:wsp>
                        <wps:cNvPr id="372" name="Rectangle 372"/>
                        <wps:cNvSpPr/>
                        <wps:spPr>
                          <a:xfrm>
                            <a:off x="102217" y="443761"/>
                            <a:ext cx="4140321" cy="158766"/>
                          </a:xfrm>
                          <a:prstGeom prst="rect">
                            <a:avLst/>
                          </a:prstGeom>
                          <a:ln>
                            <a:noFill/>
                          </a:ln>
                        </wps:spPr>
                        <wps:txbx>
                          <w:txbxContent>
                            <w:p w14:paraId="3198768D" w14:textId="77777777" w:rsidR="005879B7" w:rsidRDefault="005879B7" w:rsidP="005879B7">
                              <w:r>
                                <w:t>Please place your student identification label in this box</w:t>
                              </w:r>
                            </w:p>
                          </w:txbxContent>
                        </wps:txbx>
                        <wps:bodyPr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5FED64C" id="Group 370" o:spid="_x0000_s1027" style="position:absolute;left:0;text-align:left;margin-left:236.45pt;margin-top:16.35pt;width:271.25pt;height:79.15pt;z-index:252593152" coordsize="42998,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">
                <v:shape id="Shape 6" o:spid="_x0000_s1028" style="position:absolute;width:42998;height:10060;visibility:visible;mso-wrap-style:square;v-text-anchor:top" coordsize="3385706,1006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" path="m152400,c152400,,,,,152400l,853694v,,,152400,152400,152400l3233306,1006094v,,152400,,152400,-152400l3385706,152400v,,,-152400,-152400,-152400l152400,xe" filled="f" strokecolor="#181717" strokeweight="1pt">
                  <v:stroke miterlimit="1" joinstyle="miter"/>
                  <v:path arrowok="t" textboxrect="0,0,3385706,1006094"/>
                </v:shape>
                <v:rect id="Rectangle 372" o:spid="_x0000_s1029" style="position:absolute;left:1022;top:4437;width:4140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3198768D" w14:textId="77777777" w:rsidR="005879B7" w:rsidRDefault="005879B7" w:rsidP="005879B7">
                        <w:r>
                          <w:t>Please place your student identification label in this box</w:t>
                        </w:r>
                      </w:p>
                    </w:txbxContent>
                  </v:textbox>
                </v:rect>
                <w10:wrap type="square"/>
              </v:group>
            </w:pict>
          </mc:Fallback>
        </mc:AlternateContent>
      </w:r>
    </w:p>
    <w:p w14:paraId="779A8093" w14:textId="7DA25B7E" w:rsidR="00BE2500" w:rsidRDefault="00BE2500" w:rsidP="005879B7">
      <w:pPr>
        <w:spacing w:after="456"/>
        <w:jc w:val="right"/>
      </w:pPr>
    </w:p>
    <w:p w14:paraId="2A18C63C" w14:textId="0C773226" w:rsidR="005879B7" w:rsidRPr="005271EC" w:rsidRDefault="005879B7" w:rsidP="005879B7">
      <w:pPr>
        <w:spacing w:after="456"/>
        <w:jc w:val="right"/>
        <w:rPr>
          <w:rFonts w:ascii="Arial" w:hAnsi="Arial" w:cs="Arial"/>
        </w:rPr>
      </w:pPr>
    </w:p>
    <w:p w14:paraId="49425F7D" w14:textId="52142DD5" w:rsidR="005879B7" w:rsidRPr="005271EC" w:rsidRDefault="005879B7" w:rsidP="005879B7">
      <w:pPr>
        <w:spacing w:after="646"/>
        <w:ind w:left="4422"/>
        <w:rPr>
          <w:rFonts w:ascii="Arial" w:hAnsi="Arial" w:cs="Arial"/>
        </w:rPr>
      </w:pPr>
    </w:p>
    <w:tbl>
      <w:tblPr>
        <w:tblStyle w:val="TableGrid0"/>
        <w:tblpPr w:vertAnchor="text" w:horzAnchor="margin" w:tblpXSpec="right" w:tblpY="-27"/>
        <w:tblOverlap w:val="never"/>
        <w:tblW w:w="2695" w:type="dxa"/>
        <w:tblInd w:w="0" w:type="dxa"/>
        <w:tblCellMar>
          <w:top w:w="127" w:type="dxa"/>
          <w:left w:w="95" w:type="dxa"/>
          <w:right w:w="101" w:type="dxa"/>
        </w:tblCellMar>
        <w:tblLook w:val="04A0" w:firstRow="1" w:lastRow="0" w:firstColumn="1" w:lastColumn="0" w:noHBand="0" w:noVBand="1"/>
      </w:tblPr>
      <w:tblGrid>
        <w:gridCol w:w="2695"/>
      </w:tblGrid>
      <w:tr w:rsidR="005879B7" w:rsidRPr="005271EC" w14:paraId="30E18800" w14:textId="77777777" w:rsidTr="005B3D08">
        <w:trPr>
          <w:trHeight w:val="842"/>
        </w:trPr>
        <w:tc>
          <w:tcPr>
            <w:tcW w:w="2695" w:type="dxa"/>
            <w:tcBorders>
              <w:top w:val="single" w:sz="4" w:space="0" w:color="181717"/>
              <w:left w:val="single" w:sz="4" w:space="0" w:color="181717"/>
              <w:bottom w:val="single" w:sz="4" w:space="0" w:color="181717"/>
              <w:right w:val="single" w:sz="4" w:space="0" w:color="181717"/>
            </w:tcBorders>
            <w:hideMark/>
          </w:tcPr>
          <w:p w14:paraId="125617A7" w14:textId="77777777" w:rsidR="005879B7" w:rsidRPr="005271EC" w:rsidRDefault="005879B7" w:rsidP="005B3D08">
            <w:pPr>
              <w:spacing w:line="249" w:lineRule="auto"/>
              <w:ind w:right="75"/>
              <w:rPr>
                <w:rFonts w:ascii="Arial" w:hAnsi="Arial" w:cs="Arial"/>
                <w:lang w:eastAsia="en-AU"/>
              </w:rPr>
            </w:pPr>
            <w:r w:rsidRPr="005271EC">
              <w:rPr>
                <w:rFonts w:ascii="Arial" w:hAnsi="Arial" w:cs="Arial"/>
                <w:noProof/>
                <w:lang w:eastAsia="en-AU"/>
              </w:rPr>
              <mc:AlternateContent>
                <mc:Choice Requires="wpg">
                  <w:drawing>
                    <wp:anchor distT="0" distB="0" distL="114300" distR="114300" simplePos="0" relativeHeight="252595200" behindDoc="0" locked="0" layoutInCell="1" allowOverlap="1" wp14:anchorId="34B1B228" wp14:editId="200C6C32">
                      <wp:simplePos x="0" y="0"/>
                      <wp:positionH relativeFrom="column">
                        <wp:posOffset>1209040</wp:posOffset>
                      </wp:positionH>
                      <wp:positionV relativeFrom="paragraph">
                        <wp:posOffset>2540</wp:posOffset>
                      </wp:positionV>
                      <wp:extent cx="353695" cy="353695"/>
                      <wp:effectExtent l="0" t="0" r="27305" b="27305"/>
                      <wp:wrapSquare wrapText="bothSides"/>
                      <wp:docPr id="448" name="Group 448"/>
                      <wp:cNvGraphicFramePr/>
                      <a:graphic xmlns:a="http://schemas.openxmlformats.org/drawingml/2006/main">
                        <a:graphicData uri="http://schemas.microsoft.com/office/word/2010/wordprocessingGroup">
                          <wpg:wgp>
                            <wpg:cNvGrpSpPr/>
                            <wpg:grpSpPr>
                              <a:xfrm>
                                <a:off x="0" y="0"/>
                                <a:ext cx="353060" cy="353060"/>
                                <a:chOff x="0" y="0"/>
                                <a:chExt cx="353644" cy="353644"/>
                              </a:xfrm>
                            </wpg:grpSpPr>
                            <wps:wsp>
                              <wps:cNvPr id="449" name="Shape 53"/>
                              <wps:cNvSpPr/>
                              <wps:spPr>
                                <a:xfrm>
                                  <a:off x="0" y="0"/>
                                  <a:ext cx="353644" cy="353644"/>
                                </a:xfrm>
                                <a:custGeom>
                                  <a:avLst/>
                                  <a:gdLst/>
                                  <a:ahLst/>
                                  <a:cxnLst/>
                                  <a:rect l="0" t="0" r="0" b="0"/>
                                  <a:pathLst>
                                    <a:path w="353644" h="353644">
                                      <a:moveTo>
                                        <a:pt x="0" y="353644"/>
                                      </a:moveTo>
                                      <a:lnTo>
                                        <a:pt x="353644" y="353644"/>
                                      </a:lnTo>
                                      <a:lnTo>
                                        <a:pt x="353644" y="0"/>
                                      </a:lnTo>
                                      <a:lnTo>
                                        <a:pt x="0"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84DA761" id="Group 448" o:spid="_x0000_s1026" style="position:absolute;margin-left:95.2pt;margin-top:.2pt;width:27.85pt;height:27.85pt;z-index:252595200" coordsize="353644,35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">
                      <v:shape id="Shape 53" o:spid="_x0000_s1027" style="position:absolute;width:353644;height:353644;visibility:visible;mso-wrap-style:square;v-text-anchor:top" coordsize="353644,353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" path="m,353644r353644,l353644,,,,,353644xe" filled="f" strokecolor="#181717" strokeweight=".5pt">
                        <v:stroke miterlimit="1" joinstyle="miter"/>
                        <v:path arrowok="t" textboxrect="0,0,353644,353644"/>
                      </v:shape>
                      <w10:wrap type="square"/>
                    </v:group>
                  </w:pict>
                </mc:Fallback>
              </mc:AlternateContent>
            </w:r>
            <w:r w:rsidRPr="005271EC">
              <w:rPr>
                <w:rFonts w:ascii="Arial" w:hAnsi="Arial" w:cs="Arial"/>
                <w:sz w:val="18"/>
                <w:lang w:eastAsia="en-AU"/>
              </w:rPr>
              <w:t>Number of additional answer booklets used</w:t>
            </w:r>
          </w:p>
          <w:p w14:paraId="0BD621F6" w14:textId="77777777" w:rsidR="005879B7" w:rsidRPr="005271EC" w:rsidRDefault="005879B7" w:rsidP="005B3D08">
            <w:pPr>
              <w:rPr>
                <w:rFonts w:ascii="Arial" w:hAnsi="Arial" w:cs="Arial"/>
                <w:lang w:eastAsia="en-AU"/>
              </w:rPr>
            </w:pPr>
            <w:r w:rsidRPr="005271EC">
              <w:rPr>
                <w:rFonts w:ascii="Arial" w:hAnsi="Arial" w:cs="Arial"/>
                <w:sz w:val="18"/>
                <w:lang w:eastAsia="en-AU"/>
              </w:rPr>
              <w:t>(if applicable):</w:t>
            </w:r>
          </w:p>
        </w:tc>
      </w:tr>
    </w:tbl>
    <w:p w14:paraId="73D5092E" w14:textId="77777777" w:rsidR="003C5F59" w:rsidRDefault="003C5F59" w:rsidP="00CD7FD0">
      <w:pPr>
        <w:tabs>
          <w:tab w:val="left" w:pos="540"/>
          <w:tab w:val="left" w:pos="900"/>
          <w:tab w:val="left" w:pos="1701"/>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rPr>
          <w:rFonts w:ascii="Arial" w:hAnsi="Arial" w:cs="Arial"/>
          <w:b/>
          <w:color w:val="000000"/>
          <w:sz w:val="28"/>
          <w:szCs w:val="28"/>
        </w:rPr>
      </w:pPr>
    </w:p>
    <w:p w14:paraId="4027CBEA" w14:textId="1E3F0CA6" w:rsidR="00CD7FD0" w:rsidRPr="000A3236" w:rsidRDefault="00CD7FD0" w:rsidP="00CD7FD0">
      <w:pPr>
        <w:tabs>
          <w:tab w:val="left" w:pos="540"/>
          <w:tab w:val="left" w:pos="900"/>
          <w:tab w:val="left" w:pos="1701"/>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rPr>
          <w:rFonts w:ascii="Arial" w:hAnsi="Arial" w:cs="Arial"/>
          <w:b/>
          <w:color w:val="000000"/>
          <w:sz w:val="28"/>
          <w:szCs w:val="28"/>
        </w:rPr>
      </w:pPr>
      <w:proofErr w:type="gramStart"/>
      <w:r w:rsidRPr="000A3236">
        <w:rPr>
          <w:rFonts w:ascii="Arial" w:hAnsi="Arial" w:cs="Arial"/>
          <w:b/>
          <w:color w:val="000000"/>
          <w:sz w:val="28"/>
          <w:szCs w:val="28"/>
        </w:rPr>
        <w:t xml:space="preserve">NAME  </w:t>
      </w:r>
      <w:r w:rsidRPr="000A3236">
        <w:rPr>
          <w:rFonts w:ascii="Arial" w:hAnsi="Arial" w:cs="Arial"/>
          <w:b/>
          <w:color w:val="000000"/>
          <w:sz w:val="28"/>
          <w:szCs w:val="28"/>
        </w:rPr>
        <w:tab/>
      </w:r>
      <w:proofErr w:type="gramEnd"/>
      <w:r w:rsidRPr="000A3236">
        <w:rPr>
          <w:rFonts w:ascii="Arial" w:hAnsi="Arial" w:cs="Arial"/>
          <w:b/>
          <w:color w:val="000000"/>
          <w:sz w:val="18"/>
          <w:szCs w:val="18"/>
        </w:rPr>
        <w:t>____________________________________________________</w:t>
      </w:r>
    </w:p>
    <w:p w14:paraId="51C6A354" w14:textId="77777777" w:rsidR="00CD7FD0" w:rsidRPr="000A3236" w:rsidRDefault="00CD7FD0" w:rsidP="00CD7FD0">
      <w:pPr>
        <w:tabs>
          <w:tab w:val="left" w:pos="7371"/>
        </w:tabs>
        <w:jc w:val="right"/>
        <w:rPr>
          <w:rFonts w:ascii="Arial" w:hAnsi="Arial" w:cs="Arial"/>
          <w:b/>
          <w:color w:val="000000"/>
          <w:sz w:val="28"/>
          <w:szCs w:val="28"/>
        </w:rPr>
      </w:pPr>
    </w:p>
    <w:p w14:paraId="6F9518F7" w14:textId="77777777" w:rsidR="00607048" w:rsidRPr="000A3236" w:rsidRDefault="00607048" w:rsidP="00607048">
      <w:pPr>
        <w:tabs>
          <w:tab w:val="left" w:pos="7371"/>
        </w:tabs>
        <w:jc w:val="right"/>
        <w:rPr>
          <w:rFonts w:ascii="Arial" w:hAnsi="Arial" w:cs="Arial"/>
          <w:b/>
          <w:color w:val="000000"/>
          <w:sz w:val="28"/>
          <w:szCs w:val="28"/>
        </w:rPr>
      </w:pPr>
    </w:p>
    <w:p w14:paraId="45EBBE7B" w14:textId="77777777" w:rsidR="00607048" w:rsidRPr="000A3236" w:rsidRDefault="00607048" w:rsidP="00607048">
      <w:pPr>
        <w:tabs>
          <w:tab w:val="left" w:pos="1701"/>
          <w:tab w:val="left" w:pos="7371"/>
        </w:tabs>
        <w:rPr>
          <w:rFonts w:ascii="Arial" w:hAnsi="Arial" w:cs="Arial"/>
          <w:b/>
          <w:color w:val="000000"/>
          <w:sz w:val="18"/>
        </w:rPr>
      </w:pPr>
      <w:r w:rsidRPr="000A3236">
        <w:rPr>
          <w:rFonts w:ascii="Arial" w:hAnsi="Arial" w:cs="Arial"/>
          <w:b/>
          <w:color w:val="000000"/>
          <w:sz w:val="28"/>
          <w:szCs w:val="28"/>
        </w:rPr>
        <w:t xml:space="preserve">Teacher </w:t>
      </w:r>
      <w:r w:rsidRPr="000A3236">
        <w:rPr>
          <w:rFonts w:ascii="Arial" w:hAnsi="Arial" w:cs="Arial"/>
          <w:b/>
          <w:color w:val="000000"/>
          <w:sz w:val="28"/>
          <w:szCs w:val="28"/>
        </w:rPr>
        <w:tab/>
      </w:r>
      <w:r w:rsidRPr="000A3236">
        <w:rPr>
          <w:rFonts w:ascii="Arial" w:hAnsi="Arial" w:cs="Arial"/>
          <w:b/>
          <w:color w:val="000000"/>
          <w:sz w:val="18"/>
          <w:szCs w:val="18"/>
        </w:rPr>
        <w:t>____________________________________________________</w:t>
      </w:r>
    </w:p>
    <w:p w14:paraId="7FF74D2C" w14:textId="77777777" w:rsidR="00607048" w:rsidRPr="005B0D96" w:rsidRDefault="00607048" w:rsidP="00607048">
      <w:pPr>
        <w:rPr>
          <w:rFonts w:ascii="Arial" w:hAnsi="Arial" w:cs="Arial"/>
          <w:sz w:val="24"/>
        </w:rPr>
      </w:pPr>
    </w:p>
    <w:p w14:paraId="506ED091" w14:textId="77777777" w:rsidR="00607048" w:rsidRPr="005B0D96" w:rsidRDefault="00607048" w:rsidP="00607048">
      <w:pPr>
        <w:rPr>
          <w:rFonts w:ascii="Arial" w:hAnsi="Arial" w:cs="Arial"/>
          <w:sz w:val="24"/>
        </w:rPr>
      </w:pPr>
    </w:p>
    <w:p w14:paraId="46442F74" w14:textId="77777777" w:rsidR="00607048" w:rsidRPr="00B067BA" w:rsidRDefault="00607048" w:rsidP="00607048">
      <w:pPr>
        <w:tabs>
          <w:tab w:val="left" w:pos="700"/>
        </w:tabs>
        <w:spacing w:after="80"/>
        <w:rPr>
          <w:rFonts w:ascii="Arial" w:hAnsi="Arial" w:cs="Arial"/>
          <w:sz w:val="22"/>
          <w:szCs w:val="22"/>
        </w:rPr>
      </w:pPr>
      <w:r w:rsidRPr="00B067BA">
        <w:rPr>
          <w:rFonts w:ascii="Arial" w:hAnsi="Arial" w:cs="Arial"/>
          <w:b/>
          <w:sz w:val="26"/>
          <w:szCs w:val="26"/>
        </w:rPr>
        <w:t>Time allowed for this paper</w:t>
      </w:r>
      <w:r w:rsidRPr="00B067BA">
        <w:rPr>
          <w:rFonts w:ascii="Arial" w:hAnsi="Arial" w:cs="Arial"/>
          <w:sz w:val="22"/>
          <w:szCs w:val="22"/>
        </w:rPr>
        <w:tab/>
      </w:r>
      <w:r w:rsidRPr="00B067BA">
        <w:rPr>
          <w:rFonts w:ascii="Arial" w:hAnsi="Arial" w:cs="Arial"/>
          <w:sz w:val="22"/>
          <w:szCs w:val="22"/>
        </w:rPr>
        <w:tab/>
      </w:r>
      <w:r w:rsidRPr="00B067BA">
        <w:rPr>
          <w:rFonts w:ascii="Arial" w:hAnsi="Arial" w:cs="Arial"/>
          <w:sz w:val="22"/>
          <w:szCs w:val="22"/>
        </w:rPr>
        <w:tab/>
      </w:r>
      <w:r w:rsidRPr="00B067BA">
        <w:rPr>
          <w:rFonts w:ascii="Arial" w:hAnsi="Arial" w:cs="Arial"/>
          <w:sz w:val="22"/>
          <w:szCs w:val="22"/>
        </w:rPr>
        <w:tab/>
      </w:r>
    </w:p>
    <w:p w14:paraId="40DD5ABE" w14:textId="77777777" w:rsidR="00607048" w:rsidRPr="00AA4E6F" w:rsidRDefault="00607048" w:rsidP="00607048">
      <w:pPr>
        <w:pStyle w:val="PlainText"/>
        <w:ind w:left="4536" w:hanging="4536"/>
        <w:rPr>
          <w:rFonts w:ascii="Arial" w:hAnsi="Arial" w:cs="Arial"/>
          <w:sz w:val="22"/>
          <w:szCs w:val="22"/>
        </w:rPr>
      </w:pPr>
      <w:r w:rsidRPr="00AA4E6F">
        <w:rPr>
          <w:rFonts w:ascii="Arial" w:hAnsi="Arial" w:cs="Arial"/>
          <w:sz w:val="22"/>
          <w:szCs w:val="22"/>
        </w:rPr>
        <w:t>Reading time before commencing work:</w:t>
      </w:r>
      <w:r w:rsidRPr="00AA4E6F">
        <w:rPr>
          <w:rFonts w:ascii="Arial" w:hAnsi="Arial" w:cs="Arial"/>
          <w:sz w:val="22"/>
          <w:szCs w:val="22"/>
        </w:rPr>
        <w:tab/>
      </w:r>
      <w:r>
        <w:rPr>
          <w:rFonts w:ascii="Arial" w:hAnsi="Arial" w:cs="Arial"/>
          <w:sz w:val="22"/>
          <w:szCs w:val="22"/>
        </w:rPr>
        <w:t>ten</w:t>
      </w:r>
      <w:r w:rsidRPr="00AA4E6F">
        <w:rPr>
          <w:rFonts w:ascii="Arial" w:hAnsi="Arial" w:cs="Arial"/>
          <w:sz w:val="22"/>
          <w:szCs w:val="22"/>
        </w:rPr>
        <w:t xml:space="preserve"> minutes</w:t>
      </w:r>
    </w:p>
    <w:p w14:paraId="06EF108E" w14:textId="77777777" w:rsidR="00607048" w:rsidRPr="00AA4E6F" w:rsidRDefault="00607048" w:rsidP="00607048">
      <w:pPr>
        <w:pStyle w:val="PlainText"/>
        <w:ind w:left="4536" w:hanging="4536"/>
        <w:rPr>
          <w:rFonts w:ascii="Arial" w:hAnsi="Arial" w:cs="Arial"/>
          <w:sz w:val="22"/>
          <w:szCs w:val="22"/>
        </w:rPr>
      </w:pPr>
      <w:r w:rsidRPr="00AA4E6F">
        <w:rPr>
          <w:rFonts w:ascii="Arial" w:hAnsi="Arial" w:cs="Arial"/>
          <w:sz w:val="22"/>
          <w:szCs w:val="22"/>
        </w:rPr>
        <w:t>Working time:</w:t>
      </w:r>
      <w:r w:rsidRPr="00AA4E6F">
        <w:rPr>
          <w:rFonts w:ascii="Arial" w:hAnsi="Arial" w:cs="Arial"/>
          <w:sz w:val="22"/>
          <w:szCs w:val="22"/>
        </w:rPr>
        <w:tab/>
      </w:r>
      <w:r>
        <w:rPr>
          <w:rFonts w:ascii="Arial" w:hAnsi="Arial" w:cs="Arial"/>
          <w:sz w:val="22"/>
          <w:szCs w:val="22"/>
        </w:rPr>
        <w:t>three</w:t>
      </w:r>
      <w:r w:rsidRPr="00AA4E6F">
        <w:rPr>
          <w:rFonts w:ascii="Arial" w:hAnsi="Arial" w:cs="Arial"/>
          <w:sz w:val="22"/>
          <w:szCs w:val="22"/>
        </w:rPr>
        <w:t xml:space="preserve"> hours</w:t>
      </w:r>
    </w:p>
    <w:p w14:paraId="1C5ACFC9" w14:textId="77777777" w:rsidR="00607048" w:rsidRDefault="00607048" w:rsidP="00607048">
      <w:pPr>
        <w:pStyle w:val="PlainText"/>
        <w:rPr>
          <w:rFonts w:ascii="Arial" w:hAnsi="Arial" w:cs="Arial"/>
          <w:sz w:val="22"/>
          <w:szCs w:val="22"/>
        </w:rPr>
      </w:pPr>
    </w:p>
    <w:p w14:paraId="62E20E56" w14:textId="77777777" w:rsidR="00607048" w:rsidRPr="00AA4E6F" w:rsidRDefault="00607048" w:rsidP="00607048">
      <w:pPr>
        <w:pStyle w:val="PlainText"/>
        <w:rPr>
          <w:rFonts w:ascii="Arial" w:hAnsi="Arial" w:cs="Arial"/>
          <w:sz w:val="22"/>
          <w:szCs w:val="22"/>
        </w:rPr>
      </w:pPr>
    </w:p>
    <w:p w14:paraId="154CDB8D" w14:textId="77777777" w:rsidR="00607048" w:rsidRPr="00B067BA" w:rsidRDefault="00607048" w:rsidP="00607048">
      <w:pPr>
        <w:pStyle w:val="PlainText"/>
        <w:spacing w:after="80"/>
        <w:rPr>
          <w:rFonts w:ascii="Arial" w:hAnsi="Arial" w:cs="Arial"/>
          <w:b/>
          <w:sz w:val="26"/>
          <w:szCs w:val="26"/>
        </w:rPr>
      </w:pPr>
      <w:r w:rsidRPr="00B067BA">
        <w:rPr>
          <w:rFonts w:ascii="Arial" w:hAnsi="Arial" w:cs="Arial"/>
          <w:b/>
          <w:sz w:val="26"/>
          <w:szCs w:val="26"/>
        </w:rPr>
        <w:t>Materials required/recommended for this paper</w:t>
      </w:r>
    </w:p>
    <w:p w14:paraId="408F6FB0" w14:textId="77777777" w:rsidR="00607048" w:rsidRPr="00AA4E6F" w:rsidRDefault="00607048" w:rsidP="00607048">
      <w:pPr>
        <w:pStyle w:val="PlainText"/>
        <w:rPr>
          <w:rFonts w:ascii="Arial" w:hAnsi="Arial" w:cs="Arial"/>
          <w:b/>
          <w:i/>
          <w:sz w:val="22"/>
          <w:szCs w:val="22"/>
        </w:rPr>
      </w:pPr>
      <w:r w:rsidRPr="00AA4E6F">
        <w:rPr>
          <w:rFonts w:ascii="Arial" w:hAnsi="Arial" w:cs="Arial"/>
          <w:b/>
          <w:i/>
          <w:sz w:val="22"/>
          <w:szCs w:val="22"/>
        </w:rPr>
        <w:t>To be provides by the supervisor</w:t>
      </w:r>
    </w:p>
    <w:p w14:paraId="59BC8701" w14:textId="77777777" w:rsidR="00607048" w:rsidRPr="00AA4E6F" w:rsidRDefault="00607048" w:rsidP="00607048">
      <w:pPr>
        <w:pStyle w:val="PlainText"/>
        <w:rPr>
          <w:rFonts w:ascii="Arial" w:hAnsi="Arial" w:cs="Arial"/>
          <w:sz w:val="22"/>
          <w:szCs w:val="22"/>
        </w:rPr>
      </w:pPr>
      <w:r w:rsidRPr="00AA4E6F">
        <w:rPr>
          <w:rFonts w:ascii="Arial" w:hAnsi="Arial" w:cs="Arial"/>
          <w:sz w:val="22"/>
          <w:szCs w:val="22"/>
        </w:rPr>
        <w:t xml:space="preserve">This Question/Answer </w:t>
      </w:r>
      <w:r>
        <w:rPr>
          <w:rFonts w:ascii="Arial" w:hAnsi="Arial" w:cs="Arial"/>
          <w:sz w:val="22"/>
          <w:szCs w:val="22"/>
        </w:rPr>
        <w:t>b</w:t>
      </w:r>
      <w:r w:rsidRPr="00AA4E6F">
        <w:rPr>
          <w:rFonts w:ascii="Arial" w:hAnsi="Arial" w:cs="Arial"/>
          <w:sz w:val="22"/>
          <w:szCs w:val="22"/>
        </w:rPr>
        <w:t>ooklet</w:t>
      </w:r>
    </w:p>
    <w:p w14:paraId="309429ED" w14:textId="77777777" w:rsidR="00607048" w:rsidRPr="00AA4E6F" w:rsidRDefault="00607048" w:rsidP="00607048">
      <w:pPr>
        <w:pStyle w:val="PlainText"/>
        <w:rPr>
          <w:rFonts w:ascii="Arial" w:hAnsi="Arial" w:cs="Arial"/>
          <w:sz w:val="22"/>
          <w:szCs w:val="22"/>
        </w:rPr>
      </w:pPr>
      <w:r w:rsidRPr="00AA4E6F">
        <w:rPr>
          <w:rFonts w:ascii="Arial" w:hAnsi="Arial" w:cs="Arial"/>
          <w:sz w:val="22"/>
          <w:szCs w:val="22"/>
        </w:rPr>
        <w:t xml:space="preserve">Formulae and Data </w:t>
      </w:r>
      <w:r>
        <w:rPr>
          <w:rFonts w:ascii="Arial" w:hAnsi="Arial" w:cs="Arial"/>
          <w:sz w:val="22"/>
          <w:szCs w:val="22"/>
        </w:rPr>
        <w:t>b</w:t>
      </w:r>
      <w:r w:rsidRPr="00AA4E6F">
        <w:rPr>
          <w:rFonts w:ascii="Arial" w:hAnsi="Arial" w:cs="Arial"/>
          <w:sz w:val="22"/>
          <w:szCs w:val="22"/>
        </w:rPr>
        <w:t>ooklet</w:t>
      </w:r>
    </w:p>
    <w:p w14:paraId="3F19268A" w14:textId="77777777" w:rsidR="00607048" w:rsidRPr="00AA4E6F" w:rsidRDefault="00607048" w:rsidP="00607048">
      <w:pPr>
        <w:pStyle w:val="PlainText"/>
        <w:rPr>
          <w:rFonts w:ascii="Arial" w:hAnsi="Arial" w:cs="Arial"/>
          <w:sz w:val="22"/>
          <w:szCs w:val="22"/>
        </w:rPr>
      </w:pPr>
    </w:p>
    <w:p w14:paraId="42E853E0" w14:textId="77777777" w:rsidR="00607048" w:rsidRPr="00AA4E6F" w:rsidRDefault="00607048" w:rsidP="00607048">
      <w:pPr>
        <w:pStyle w:val="PlainText"/>
        <w:rPr>
          <w:rFonts w:ascii="Arial" w:hAnsi="Arial" w:cs="Arial"/>
          <w:b/>
          <w:i/>
          <w:sz w:val="22"/>
          <w:szCs w:val="22"/>
        </w:rPr>
      </w:pPr>
      <w:r w:rsidRPr="00AA4E6F">
        <w:rPr>
          <w:rFonts w:ascii="Arial" w:hAnsi="Arial" w:cs="Arial"/>
          <w:b/>
          <w:i/>
          <w:sz w:val="22"/>
          <w:szCs w:val="22"/>
        </w:rPr>
        <w:t>To be provided by the candidate</w:t>
      </w:r>
    </w:p>
    <w:p w14:paraId="65E686BF" w14:textId="77777777" w:rsidR="00607048" w:rsidRDefault="00607048" w:rsidP="00607048">
      <w:pPr>
        <w:pStyle w:val="PlainText"/>
        <w:ind w:left="1985" w:hanging="1985"/>
        <w:rPr>
          <w:rFonts w:ascii="Arial" w:hAnsi="Arial" w:cs="Arial"/>
          <w:sz w:val="22"/>
          <w:szCs w:val="22"/>
        </w:rPr>
      </w:pPr>
      <w:r w:rsidRPr="00AA4E6F">
        <w:rPr>
          <w:rFonts w:ascii="Arial" w:hAnsi="Arial" w:cs="Arial"/>
          <w:sz w:val="22"/>
          <w:szCs w:val="22"/>
        </w:rPr>
        <w:t>Standard items:</w:t>
      </w:r>
      <w:r w:rsidRPr="00AA4E6F">
        <w:rPr>
          <w:rFonts w:ascii="Arial" w:hAnsi="Arial" w:cs="Arial"/>
          <w:sz w:val="22"/>
          <w:szCs w:val="22"/>
        </w:rPr>
        <w:tab/>
        <w:t>pens</w:t>
      </w:r>
      <w:r>
        <w:rPr>
          <w:rFonts w:ascii="Arial" w:hAnsi="Arial" w:cs="Arial"/>
          <w:sz w:val="22"/>
          <w:szCs w:val="22"/>
        </w:rPr>
        <w:t xml:space="preserve"> (blue/black preferred)</w:t>
      </w:r>
      <w:r w:rsidRPr="00AA4E6F">
        <w:rPr>
          <w:rFonts w:ascii="Arial" w:hAnsi="Arial" w:cs="Arial"/>
          <w:sz w:val="22"/>
          <w:szCs w:val="22"/>
        </w:rPr>
        <w:t xml:space="preserve">, pencils (including coloured), sharpener, </w:t>
      </w:r>
    </w:p>
    <w:p w14:paraId="57CC4D70" w14:textId="77777777" w:rsidR="00607048" w:rsidRPr="00AA4E6F" w:rsidRDefault="00607048" w:rsidP="00607048">
      <w:pPr>
        <w:pStyle w:val="PlainText"/>
        <w:spacing w:after="80"/>
        <w:ind w:left="1985"/>
        <w:rPr>
          <w:rFonts w:ascii="Arial" w:hAnsi="Arial" w:cs="Arial"/>
          <w:sz w:val="22"/>
          <w:szCs w:val="22"/>
        </w:rPr>
      </w:pPr>
      <w:r w:rsidRPr="00AA4E6F">
        <w:rPr>
          <w:rFonts w:ascii="Arial" w:hAnsi="Arial" w:cs="Arial"/>
          <w:sz w:val="22"/>
          <w:szCs w:val="22"/>
        </w:rPr>
        <w:t>correction fluid, eraser, ruler, highlighters.</w:t>
      </w:r>
    </w:p>
    <w:p w14:paraId="53C3ABC9" w14:textId="77777777" w:rsidR="00607048" w:rsidRDefault="00607048" w:rsidP="00607048">
      <w:pPr>
        <w:pStyle w:val="PlainText"/>
        <w:ind w:left="1985" w:hanging="1985"/>
        <w:rPr>
          <w:rFonts w:ascii="Arial" w:hAnsi="Arial" w:cs="Arial"/>
          <w:sz w:val="22"/>
          <w:szCs w:val="22"/>
        </w:rPr>
      </w:pPr>
      <w:r w:rsidRPr="00AA4E6F">
        <w:rPr>
          <w:rFonts w:ascii="Arial" w:hAnsi="Arial" w:cs="Arial"/>
          <w:sz w:val="22"/>
          <w:szCs w:val="22"/>
        </w:rPr>
        <w:t>Special items:</w:t>
      </w:r>
      <w:r w:rsidRPr="00AA4E6F">
        <w:rPr>
          <w:rFonts w:ascii="Arial" w:hAnsi="Arial" w:cs="Arial"/>
          <w:sz w:val="22"/>
          <w:szCs w:val="22"/>
        </w:rPr>
        <w:tab/>
        <w:t>up to three non-programmable calculators approved for use in the WACE examinations, drawing templates, drawing compass and a protractor.</w:t>
      </w:r>
    </w:p>
    <w:p w14:paraId="14A21FA7" w14:textId="77777777" w:rsidR="00607048" w:rsidRDefault="00607048" w:rsidP="00607048">
      <w:pPr>
        <w:pStyle w:val="PlainText"/>
        <w:ind w:left="1985" w:hanging="1985"/>
        <w:rPr>
          <w:rFonts w:ascii="Arial" w:hAnsi="Arial" w:cs="Arial"/>
          <w:sz w:val="22"/>
          <w:szCs w:val="22"/>
        </w:rPr>
      </w:pPr>
    </w:p>
    <w:p w14:paraId="2AA51725" w14:textId="77777777" w:rsidR="00607048" w:rsidRDefault="00607048" w:rsidP="00607048">
      <w:pPr>
        <w:pStyle w:val="PlainText"/>
        <w:ind w:left="1985" w:hanging="1985"/>
        <w:rPr>
          <w:rFonts w:ascii="Arial" w:hAnsi="Arial" w:cs="Arial"/>
          <w:sz w:val="22"/>
          <w:szCs w:val="22"/>
        </w:rPr>
      </w:pPr>
    </w:p>
    <w:p w14:paraId="1A75B93D" w14:textId="77777777" w:rsidR="00607048" w:rsidRPr="00B067BA" w:rsidRDefault="00607048" w:rsidP="00607048">
      <w:pPr>
        <w:pStyle w:val="PlainText"/>
        <w:spacing w:after="80"/>
        <w:rPr>
          <w:rFonts w:ascii="Arial" w:hAnsi="Arial" w:cs="Arial"/>
          <w:b/>
          <w:sz w:val="26"/>
          <w:szCs w:val="26"/>
        </w:rPr>
      </w:pPr>
      <w:r>
        <w:rPr>
          <w:rFonts w:ascii="Arial" w:hAnsi="Arial" w:cs="Arial"/>
          <w:b/>
          <w:sz w:val="26"/>
          <w:szCs w:val="26"/>
        </w:rPr>
        <w:t>Important note to candidates</w:t>
      </w:r>
    </w:p>
    <w:p w14:paraId="315027FC" w14:textId="77777777" w:rsidR="00607048" w:rsidRPr="00B067BA" w:rsidRDefault="00607048" w:rsidP="00607048">
      <w:pPr>
        <w:pStyle w:val="PlainText"/>
        <w:rPr>
          <w:rFonts w:ascii="Arial" w:hAnsi="Arial" w:cs="Arial"/>
          <w:iCs/>
          <w:sz w:val="22"/>
          <w:szCs w:val="22"/>
        </w:rPr>
      </w:pPr>
      <w:r>
        <w:rPr>
          <w:rFonts w:ascii="Arial" w:hAnsi="Arial" w:cs="Arial"/>
          <w:iCs/>
          <w:sz w:val="22"/>
          <w:szCs w:val="22"/>
        </w:rPr>
        <w:t xml:space="preserve">No other items may be taken into the examination room. It is </w:t>
      </w:r>
      <w:r w:rsidRPr="00B067BA">
        <w:rPr>
          <w:rFonts w:ascii="Arial" w:hAnsi="Arial" w:cs="Arial"/>
          <w:b/>
          <w:bCs/>
          <w:iCs/>
          <w:sz w:val="22"/>
          <w:szCs w:val="22"/>
        </w:rPr>
        <w:t>your</w:t>
      </w:r>
      <w:r>
        <w:rPr>
          <w:rFonts w:ascii="Arial" w:hAnsi="Arial" w:cs="Arial"/>
          <w:iCs/>
          <w:sz w:val="22"/>
          <w:szCs w:val="22"/>
        </w:rPr>
        <w:t xml:space="preserve"> responsibility to ensure that you do not have any unauthorised material. If you have any unauthorised material with you, hand it to the supervisor </w:t>
      </w:r>
      <w:r w:rsidRPr="00B067BA">
        <w:rPr>
          <w:rFonts w:ascii="Arial" w:hAnsi="Arial" w:cs="Arial"/>
          <w:b/>
          <w:bCs/>
          <w:iCs/>
          <w:sz w:val="22"/>
          <w:szCs w:val="22"/>
        </w:rPr>
        <w:t>before</w:t>
      </w:r>
      <w:r>
        <w:rPr>
          <w:rFonts w:ascii="Arial" w:hAnsi="Arial" w:cs="Arial"/>
          <w:iCs/>
          <w:sz w:val="22"/>
          <w:szCs w:val="22"/>
        </w:rPr>
        <w:t xml:space="preserve"> reading any further.</w:t>
      </w:r>
    </w:p>
    <w:p w14:paraId="3468FA39" w14:textId="77777777" w:rsidR="00F16012" w:rsidRDefault="00F16012" w:rsidP="00607048">
      <w:pPr>
        <w:rPr>
          <w:rFonts w:ascii="Arial" w:hAnsi="Arial" w:cs="Arial"/>
          <w:b/>
          <w:sz w:val="26"/>
          <w:szCs w:val="22"/>
        </w:rPr>
      </w:pPr>
    </w:p>
    <w:p w14:paraId="6D0CB6D6" w14:textId="678A0183" w:rsidR="00607048" w:rsidRPr="00B067BA" w:rsidRDefault="00607048" w:rsidP="00607048">
      <w:pPr>
        <w:rPr>
          <w:rFonts w:ascii="Arial" w:hAnsi="Arial" w:cs="Arial"/>
          <w:b/>
          <w:sz w:val="26"/>
          <w:szCs w:val="22"/>
        </w:rPr>
      </w:pPr>
      <w:r w:rsidRPr="00B067BA">
        <w:rPr>
          <w:rFonts w:ascii="Arial" w:hAnsi="Arial" w:cs="Arial"/>
          <w:b/>
          <w:sz w:val="26"/>
          <w:szCs w:val="22"/>
        </w:rPr>
        <w:lastRenderedPageBreak/>
        <w:t>Structure of this paper</w:t>
      </w:r>
    </w:p>
    <w:p w14:paraId="1BCF0FA7" w14:textId="77777777" w:rsidR="00607048" w:rsidRPr="001D22FE" w:rsidRDefault="00607048" w:rsidP="00607048">
      <w:pPr>
        <w:ind w:right="720"/>
        <w:jc w:val="center"/>
        <w:rPr>
          <w:rFonts w:ascii="Arial" w:hAnsi="Arial" w:cs="Arial"/>
          <w:b/>
          <w:sz w:val="24"/>
        </w:rPr>
      </w:pPr>
    </w:p>
    <w:tbl>
      <w:tblPr>
        <w:tblpPr w:topFromText="180" w:bottomFromText="180" w:vertAnchor="text" w:tblpX="1" w:tblpYSpec="bottom"/>
        <w:tblOverlap w:val="neve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38"/>
        <w:gridCol w:w="1417"/>
        <w:gridCol w:w="1702"/>
        <w:gridCol w:w="2268"/>
        <w:gridCol w:w="1134"/>
        <w:gridCol w:w="1559"/>
      </w:tblGrid>
      <w:tr w:rsidR="00607048" w:rsidRPr="001D22FE" w14:paraId="7DE4A756" w14:textId="77777777" w:rsidTr="00A00095">
        <w:trPr>
          <w:trHeight w:val="544"/>
        </w:trPr>
        <w:tc>
          <w:tcPr>
            <w:tcW w:w="1838" w:type="dxa"/>
            <w:tcBorders>
              <w:top w:val="single" w:sz="4" w:space="0" w:color="auto"/>
              <w:left w:val="single" w:sz="4" w:space="0" w:color="auto"/>
              <w:bottom w:val="single" w:sz="4" w:space="0" w:color="auto"/>
              <w:right w:val="single" w:sz="4" w:space="0" w:color="auto"/>
            </w:tcBorders>
            <w:vAlign w:val="center"/>
          </w:tcPr>
          <w:p w14:paraId="71984053" w14:textId="77777777" w:rsidR="00607048" w:rsidRPr="00B067BA" w:rsidRDefault="00607048" w:rsidP="00A00095">
            <w:pPr>
              <w:spacing w:before="60" w:after="60"/>
              <w:jc w:val="center"/>
              <w:rPr>
                <w:rFonts w:ascii="Arial" w:hAnsi="Arial" w:cs="Arial"/>
                <w:bCs/>
                <w:sz w:val="22"/>
                <w:szCs w:val="22"/>
              </w:rPr>
            </w:pPr>
            <w:r w:rsidRPr="00B067BA">
              <w:rPr>
                <w:rFonts w:ascii="Arial" w:hAnsi="Arial" w:cs="Arial"/>
                <w:bCs/>
                <w:sz w:val="22"/>
                <w:szCs w:val="22"/>
              </w:rPr>
              <w:t>Section</w:t>
            </w:r>
          </w:p>
        </w:tc>
        <w:tc>
          <w:tcPr>
            <w:tcW w:w="1417" w:type="dxa"/>
            <w:tcBorders>
              <w:top w:val="single" w:sz="4" w:space="0" w:color="auto"/>
              <w:left w:val="single" w:sz="4" w:space="0" w:color="auto"/>
              <w:bottom w:val="single" w:sz="4" w:space="0" w:color="auto"/>
              <w:right w:val="single" w:sz="4" w:space="0" w:color="auto"/>
            </w:tcBorders>
            <w:vAlign w:val="center"/>
          </w:tcPr>
          <w:p w14:paraId="78E89501" w14:textId="77777777" w:rsidR="00607048" w:rsidRPr="00B067BA" w:rsidRDefault="00607048" w:rsidP="00A00095">
            <w:pPr>
              <w:spacing w:before="60" w:after="60"/>
              <w:ind w:right="-74"/>
              <w:jc w:val="center"/>
              <w:rPr>
                <w:rFonts w:ascii="Arial" w:hAnsi="Arial" w:cs="Arial"/>
                <w:bCs/>
                <w:sz w:val="22"/>
                <w:szCs w:val="22"/>
              </w:rPr>
            </w:pPr>
            <w:r>
              <w:rPr>
                <w:rFonts w:ascii="Arial" w:hAnsi="Arial" w:cs="Arial"/>
                <w:bCs/>
                <w:sz w:val="22"/>
                <w:szCs w:val="22"/>
              </w:rPr>
              <w:t>Number of Questions</w:t>
            </w:r>
          </w:p>
        </w:tc>
        <w:tc>
          <w:tcPr>
            <w:tcW w:w="1702" w:type="dxa"/>
            <w:tcBorders>
              <w:top w:val="single" w:sz="4" w:space="0" w:color="auto"/>
              <w:left w:val="single" w:sz="4" w:space="0" w:color="auto"/>
              <w:bottom w:val="single" w:sz="4" w:space="0" w:color="auto"/>
              <w:right w:val="single" w:sz="4" w:space="0" w:color="auto"/>
            </w:tcBorders>
            <w:vAlign w:val="center"/>
          </w:tcPr>
          <w:p w14:paraId="0DA93416" w14:textId="77777777" w:rsidR="00607048" w:rsidRPr="00B067BA" w:rsidRDefault="00607048" w:rsidP="00A00095">
            <w:pPr>
              <w:spacing w:before="60" w:after="60"/>
              <w:jc w:val="center"/>
              <w:rPr>
                <w:rFonts w:ascii="Arial" w:hAnsi="Arial" w:cs="Arial"/>
                <w:bCs/>
                <w:sz w:val="22"/>
                <w:szCs w:val="22"/>
              </w:rPr>
            </w:pPr>
            <w:r w:rsidRPr="00B067BA">
              <w:rPr>
                <w:rFonts w:ascii="Arial" w:hAnsi="Arial" w:cs="Arial"/>
                <w:bCs/>
                <w:sz w:val="22"/>
                <w:szCs w:val="22"/>
              </w:rPr>
              <w:t xml:space="preserve">Questions to be </w:t>
            </w:r>
            <w:r>
              <w:rPr>
                <w:rFonts w:ascii="Arial" w:hAnsi="Arial" w:cs="Arial"/>
                <w:bCs/>
                <w:sz w:val="22"/>
                <w:szCs w:val="22"/>
              </w:rPr>
              <w:t>answered</w:t>
            </w:r>
          </w:p>
        </w:tc>
        <w:tc>
          <w:tcPr>
            <w:tcW w:w="2268" w:type="dxa"/>
            <w:tcBorders>
              <w:top w:val="single" w:sz="4" w:space="0" w:color="auto"/>
              <w:left w:val="single" w:sz="4" w:space="0" w:color="auto"/>
              <w:bottom w:val="single" w:sz="4" w:space="0" w:color="auto"/>
              <w:right w:val="single" w:sz="4" w:space="0" w:color="auto"/>
            </w:tcBorders>
            <w:vAlign w:val="center"/>
          </w:tcPr>
          <w:p w14:paraId="2F3FF90C" w14:textId="77777777" w:rsidR="00607048" w:rsidRPr="00B067BA" w:rsidRDefault="00607048" w:rsidP="00A00095">
            <w:pPr>
              <w:spacing w:before="60" w:after="60"/>
              <w:ind w:right="-74"/>
              <w:jc w:val="center"/>
              <w:rPr>
                <w:rFonts w:ascii="Arial" w:hAnsi="Arial" w:cs="Arial"/>
                <w:bCs/>
                <w:sz w:val="22"/>
                <w:szCs w:val="22"/>
              </w:rPr>
            </w:pPr>
            <w:r w:rsidRPr="00B067BA">
              <w:rPr>
                <w:rFonts w:ascii="Arial" w:hAnsi="Arial" w:cs="Arial"/>
                <w:bCs/>
                <w:sz w:val="22"/>
                <w:szCs w:val="22"/>
              </w:rPr>
              <w:t>Suggested working time (min</w:t>
            </w:r>
            <w:r>
              <w:rPr>
                <w:rFonts w:ascii="Arial" w:hAnsi="Arial" w:cs="Arial"/>
                <w:bCs/>
                <w:sz w:val="22"/>
                <w:szCs w:val="22"/>
              </w:rPr>
              <w:t>ute</w:t>
            </w:r>
            <w:r w:rsidRPr="00B067BA">
              <w:rPr>
                <w:rFonts w:ascii="Arial" w:hAnsi="Arial" w:cs="Arial"/>
                <w:bCs/>
                <w:sz w:val="22"/>
                <w:szCs w:val="22"/>
              </w:rPr>
              <w:t>s)</w:t>
            </w:r>
          </w:p>
        </w:tc>
        <w:tc>
          <w:tcPr>
            <w:tcW w:w="1134" w:type="dxa"/>
            <w:tcBorders>
              <w:top w:val="single" w:sz="4" w:space="0" w:color="auto"/>
              <w:left w:val="single" w:sz="4" w:space="0" w:color="auto"/>
              <w:bottom w:val="single" w:sz="4" w:space="0" w:color="auto"/>
              <w:right w:val="single" w:sz="4" w:space="0" w:color="auto"/>
            </w:tcBorders>
            <w:vAlign w:val="center"/>
          </w:tcPr>
          <w:p w14:paraId="44421F05" w14:textId="77777777" w:rsidR="00607048" w:rsidRPr="00B067BA" w:rsidRDefault="00607048" w:rsidP="00A00095">
            <w:pPr>
              <w:spacing w:before="60" w:after="60"/>
              <w:ind w:right="-74"/>
              <w:jc w:val="center"/>
              <w:rPr>
                <w:rFonts w:ascii="Arial" w:hAnsi="Arial" w:cs="Arial"/>
                <w:bCs/>
                <w:sz w:val="22"/>
                <w:szCs w:val="22"/>
              </w:rPr>
            </w:pPr>
            <w:r w:rsidRPr="00B067BA">
              <w:rPr>
                <w:rFonts w:ascii="Arial" w:hAnsi="Arial" w:cs="Arial"/>
                <w:bCs/>
                <w:sz w:val="22"/>
                <w:szCs w:val="22"/>
              </w:rPr>
              <w:t>Marks available</w:t>
            </w:r>
          </w:p>
        </w:tc>
        <w:tc>
          <w:tcPr>
            <w:tcW w:w="1559" w:type="dxa"/>
            <w:tcBorders>
              <w:top w:val="single" w:sz="4" w:space="0" w:color="auto"/>
              <w:left w:val="single" w:sz="4" w:space="0" w:color="auto"/>
              <w:bottom w:val="single" w:sz="4" w:space="0" w:color="auto"/>
              <w:right w:val="single" w:sz="4" w:space="0" w:color="auto"/>
            </w:tcBorders>
            <w:vAlign w:val="center"/>
          </w:tcPr>
          <w:p w14:paraId="37ACDE9B" w14:textId="77777777" w:rsidR="00607048" w:rsidRPr="00B067BA" w:rsidRDefault="00607048" w:rsidP="00A00095">
            <w:pPr>
              <w:spacing w:before="60" w:after="60"/>
              <w:jc w:val="center"/>
              <w:rPr>
                <w:rFonts w:ascii="Arial" w:hAnsi="Arial" w:cs="Arial"/>
                <w:bCs/>
                <w:sz w:val="22"/>
                <w:szCs w:val="22"/>
              </w:rPr>
            </w:pPr>
            <w:r w:rsidRPr="00B067BA">
              <w:rPr>
                <w:rFonts w:ascii="Arial" w:hAnsi="Arial" w:cs="Arial"/>
                <w:bCs/>
                <w:sz w:val="22"/>
                <w:szCs w:val="22"/>
              </w:rPr>
              <w:t>Percentage of exam</w:t>
            </w:r>
          </w:p>
        </w:tc>
      </w:tr>
      <w:tr w:rsidR="00607048" w:rsidRPr="005B0D96" w14:paraId="0475A76E" w14:textId="77777777" w:rsidTr="00A00095">
        <w:trPr>
          <w:trHeight w:val="544"/>
        </w:trPr>
        <w:tc>
          <w:tcPr>
            <w:tcW w:w="1838" w:type="dxa"/>
            <w:tcBorders>
              <w:top w:val="single" w:sz="4" w:space="0" w:color="auto"/>
              <w:left w:val="single" w:sz="4" w:space="0" w:color="auto"/>
              <w:bottom w:val="single" w:sz="4" w:space="0" w:color="auto"/>
              <w:right w:val="single" w:sz="4" w:space="0" w:color="auto"/>
            </w:tcBorders>
            <w:vAlign w:val="center"/>
          </w:tcPr>
          <w:p w14:paraId="47F495F0" w14:textId="77777777" w:rsidR="00607048" w:rsidRDefault="00607048" w:rsidP="00A00095">
            <w:pPr>
              <w:ind w:right="-145"/>
              <w:rPr>
                <w:rFonts w:ascii="Arial" w:hAnsi="Arial" w:cs="Arial"/>
                <w:sz w:val="22"/>
                <w:szCs w:val="22"/>
              </w:rPr>
            </w:pPr>
            <w:r>
              <w:rPr>
                <w:rFonts w:ascii="Arial" w:hAnsi="Arial" w:cs="Arial"/>
                <w:sz w:val="22"/>
                <w:szCs w:val="22"/>
              </w:rPr>
              <w:t>Section One</w:t>
            </w:r>
          </w:p>
          <w:p w14:paraId="0D28F03B" w14:textId="77777777" w:rsidR="00607048" w:rsidRPr="00AA4E6F" w:rsidRDefault="00607048" w:rsidP="00A00095">
            <w:pPr>
              <w:ind w:right="-145"/>
              <w:rPr>
                <w:rFonts w:ascii="Arial" w:hAnsi="Arial" w:cs="Arial"/>
                <w:sz w:val="22"/>
                <w:szCs w:val="22"/>
              </w:rPr>
            </w:pPr>
            <w:r w:rsidRPr="00AA4E6F">
              <w:rPr>
                <w:rFonts w:ascii="Arial" w:hAnsi="Arial" w:cs="Arial"/>
                <w:sz w:val="22"/>
                <w:szCs w:val="22"/>
              </w:rPr>
              <w:t xml:space="preserve">Short </w:t>
            </w:r>
            <w:r>
              <w:rPr>
                <w:rFonts w:ascii="Arial" w:hAnsi="Arial" w:cs="Arial"/>
                <w:sz w:val="22"/>
                <w:szCs w:val="22"/>
              </w:rPr>
              <w:t>Response</w:t>
            </w:r>
          </w:p>
        </w:tc>
        <w:tc>
          <w:tcPr>
            <w:tcW w:w="1417" w:type="dxa"/>
            <w:tcBorders>
              <w:top w:val="single" w:sz="4" w:space="0" w:color="auto"/>
              <w:left w:val="single" w:sz="4" w:space="0" w:color="auto"/>
              <w:bottom w:val="single" w:sz="4" w:space="0" w:color="auto"/>
              <w:right w:val="single" w:sz="4" w:space="0" w:color="auto"/>
            </w:tcBorders>
            <w:vAlign w:val="center"/>
          </w:tcPr>
          <w:p w14:paraId="7694CB51" w14:textId="65FCA9E5" w:rsidR="00607048" w:rsidRPr="00AA4E6F" w:rsidRDefault="009E6F55" w:rsidP="00A00095">
            <w:pPr>
              <w:ind w:right="-74"/>
              <w:jc w:val="center"/>
              <w:rPr>
                <w:rFonts w:ascii="Arial" w:hAnsi="Arial" w:cs="Arial"/>
                <w:sz w:val="22"/>
                <w:szCs w:val="22"/>
              </w:rPr>
            </w:pPr>
            <w:r>
              <w:rPr>
                <w:rFonts w:ascii="Arial" w:hAnsi="Arial" w:cs="Arial"/>
                <w:sz w:val="22"/>
                <w:szCs w:val="22"/>
              </w:rPr>
              <w:t>1</w:t>
            </w:r>
            <w:r w:rsidR="00974384">
              <w:rPr>
                <w:rFonts w:ascii="Arial" w:hAnsi="Arial" w:cs="Arial"/>
                <w:sz w:val="22"/>
                <w:szCs w:val="22"/>
              </w:rPr>
              <w:t>0</w:t>
            </w:r>
          </w:p>
        </w:tc>
        <w:tc>
          <w:tcPr>
            <w:tcW w:w="1702" w:type="dxa"/>
            <w:tcBorders>
              <w:top w:val="single" w:sz="4" w:space="0" w:color="auto"/>
              <w:left w:val="single" w:sz="4" w:space="0" w:color="auto"/>
              <w:bottom w:val="single" w:sz="4" w:space="0" w:color="auto"/>
              <w:right w:val="single" w:sz="4" w:space="0" w:color="auto"/>
            </w:tcBorders>
            <w:vAlign w:val="center"/>
          </w:tcPr>
          <w:p w14:paraId="4548D1FE" w14:textId="31B4F22E" w:rsidR="00607048" w:rsidRPr="00AA4E6F" w:rsidRDefault="009E6F55" w:rsidP="00A00095">
            <w:pPr>
              <w:ind w:right="-145"/>
              <w:jc w:val="center"/>
              <w:rPr>
                <w:rFonts w:ascii="Arial" w:hAnsi="Arial" w:cs="Arial"/>
                <w:sz w:val="22"/>
                <w:szCs w:val="22"/>
              </w:rPr>
            </w:pPr>
            <w:r>
              <w:rPr>
                <w:rFonts w:ascii="Arial" w:hAnsi="Arial" w:cs="Arial"/>
                <w:sz w:val="22"/>
                <w:szCs w:val="22"/>
              </w:rPr>
              <w:t>1</w:t>
            </w:r>
            <w:r w:rsidR="00974384">
              <w:rPr>
                <w:rFonts w:ascii="Arial" w:hAnsi="Arial" w:cs="Arial"/>
                <w:sz w:val="22"/>
                <w:szCs w:val="22"/>
              </w:rPr>
              <w:t>0</w:t>
            </w:r>
          </w:p>
        </w:tc>
        <w:tc>
          <w:tcPr>
            <w:tcW w:w="2268" w:type="dxa"/>
            <w:tcBorders>
              <w:top w:val="single" w:sz="4" w:space="0" w:color="auto"/>
              <w:left w:val="single" w:sz="4" w:space="0" w:color="auto"/>
              <w:bottom w:val="single" w:sz="4" w:space="0" w:color="auto"/>
              <w:right w:val="single" w:sz="4" w:space="0" w:color="auto"/>
            </w:tcBorders>
            <w:vAlign w:val="center"/>
          </w:tcPr>
          <w:p w14:paraId="15ACE8F3" w14:textId="77777777" w:rsidR="00607048" w:rsidRPr="00FE22C6" w:rsidRDefault="00607048" w:rsidP="00A00095">
            <w:pPr>
              <w:ind w:right="-74"/>
              <w:jc w:val="center"/>
              <w:rPr>
                <w:rFonts w:ascii="Arial" w:hAnsi="Arial" w:cs="Arial"/>
                <w:sz w:val="22"/>
                <w:szCs w:val="22"/>
              </w:rPr>
            </w:pPr>
            <w:r>
              <w:rPr>
                <w:rFonts w:ascii="Arial" w:hAnsi="Arial" w:cs="Arial"/>
                <w:sz w:val="22"/>
                <w:szCs w:val="22"/>
              </w:rPr>
              <w:t>50</w:t>
            </w:r>
          </w:p>
        </w:tc>
        <w:tc>
          <w:tcPr>
            <w:tcW w:w="1134" w:type="dxa"/>
            <w:tcBorders>
              <w:top w:val="single" w:sz="4" w:space="0" w:color="auto"/>
              <w:left w:val="single" w:sz="4" w:space="0" w:color="auto"/>
              <w:bottom w:val="single" w:sz="4" w:space="0" w:color="auto"/>
              <w:right w:val="single" w:sz="4" w:space="0" w:color="auto"/>
            </w:tcBorders>
            <w:vAlign w:val="center"/>
          </w:tcPr>
          <w:p w14:paraId="2571666E" w14:textId="77777777" w:rsidR="00607048" w:rsidRPr="00FE22C6" w:rsidRDefault="00607048" w:rsidP="00A00095">
            <w:pPr>
              <w:ind w:right="-74"/>
              <w:jc w:val="center"/>
              <w:rPr>
                <w:rFonts w:ascii="Arial" w:hAnsi="Arial" w:cs="Arial"/>
                <w:sz w:val="22"/>
                <w:szCs w:val="22"/>
              </w:rPr>
            </w:pPr>
            <w:r>
              <w:rPr>
                <w:rFonts w:ascii="Arial" w:hAnsi="Arial" w:cs="Arial"/>
                <w:sz w:val="22"/>
                <w:szCs w:val="22"/>
              </w:rPr>
              <w:t>54</w:t>
            </w:r>
          </w:p>
        </w:tc>
        <w:tc>
          <w:tcPr>
            <w:tcW w:w="1559" w:type="dxa"/>
            <w:tcBorders>
              <w:top w:val="single" w:sz="4" w:space="0" w:color="auto"/>
              <w:left w:val="single" w:sz="4" w:space="0" w:color="auto"/>
              <w:bottom w:val="single" w:sz="4" w:space="0" w:color="auto"/>
              <w:right w:val="single" w:sz="4" w:space="0" w:color="auto"/>
            </w:tcBorders>
            <w:vAlign w:val="center"/>
          </w:tcPr>
          <w:p w14:paraId="0A734DA0" w14:textId="77777777" w:rsidR="00607048" w:rsidRPr="00FE22C6" w:rsidRDefault="00607048" w:rsidP="00A00095">
            <w:pPr>
              <w:jc w:val="center"/>
              <w:rPr>
                <w:rFonts w:ascii="Arial" w:hAnsi="Arial" w:cs="Arial"/>
                <w:sz w:val="22"/>
                <w:szCs w:val="22"/>
              </w:rPr>
            </w:pPr>
            <w:r>
              <w:rPr>
                <w:rFonts w:ascii="Arial" w:hAnsi="Arial" w:cs="Arial"/>
                <w:sz w:val="22"/>
                <w:szCs w:val="22"/>
              </w:rPr>
              <w:t>30</w:t>
            </w:r>
          </w:p>
        </w:tc>
      </w:tr>
      <w:tr w:rsidR="00607048" w:rsidRPr="005B0D96" w14:paraId="0C68C4F2" w14:textId="77777777" w:rsidTr="00A00095">
        <w:trPr>
          <w:trHeight w:val="677"/>
        </w:trPr>
        <w:tc>
          <w:tcPr>
            <w:tcW w:w="1838" w:type="dxa"/>
            <w:tcBorders>
              <w:top w:val="single" w:sz="4" w:space="0" w:color="auto"/>
              <w:left w:val="single" w:sz="4" w:space="0" w:color="auto"/>
              <w:bottom w:val="single" w:sz="4" w:space="0" w:color="auto"/>
              <w:right w:val="single" w:sz="4" w:space="0" w:color="auto"/>
            </w:tcBorders>
            <w:vAlign w:val="center"/>
          </w:tcPr>
          <w:p w14:paraId="30A4D232" w14:textId="77777777" w:rsidR="00607048" w:rsidRDefault="00607048" w:rsidP="00A00095">
            <w:pPr>
              <w:ind w:left="313" w:right="-108" w:hanging="313"/>
              <w:rPr>
                <w:rFonts w:ascii="Arial" w:hAnsi="Arial" w:cs="Arial"/>
                <w:sz w:val="22"/>
                <w:szCs w:val="22"/>
              </w:rPr>
            </w:pPr>
            <w:r>
              <w:rPr>
                <w:rFonts w:ascii="Arial" w:hAnsi="Arial" w:cs="Arial"/>
                <w:sz w:val="22"/>
                <w:szCs w:val="22"/>
              </w:rPr>
              <w:t>Section Two</w:t>
            </w:r>
          </w:p>
          <w:p w14:paraId="3E209A96" w14:textId="77777777" w:rsidR="00607048" w:rsidRPr="00AA4E6F" w:rsidRDefault="00607048" w:rsidP="00A00095">
            <w:pPr>
              <w:ind w:left="313" w:right="-108" w:hanging="313"/>
              <w:rPr>
                <w:rFonts w:ascii="Arial" w:hAnsi="Arial" w:cs="Arial"/>
                <w:sz w:val="22"/>
                <w:szCs w:val="22"/>
              </w:rPr>
            </w:pPr>
            <w:r w:rsidRPr="00AA4E6F">
              <w:rPr>
                <w:rFonts w:ascii="Arial" w:hAnsi="Arial" w:cs="Arial"/>
                <w:sz w:val="22"/>
                <w:szCs w:val="22"/>
              </w:rPr>
              <w:t>Problem Solving</w:t>
            </w:r>
          </w:p>
        </w:tc>
        <w:tc>
          <w:tcPr>
            <w:tcW w:w="1417" w:type="dxa"/>
            <w:tcBorders>
              <w:top w:val="single" w:sz="4" w:space="0" w:color="auto"/>
              <w:left w:val="single" w:sz="4" w:space="0" w:color="auto"/>
              <w:bottom w:val="single" w:sz="4" w:space="0" w:color="auto"/>
              <w:right w:val="single" w:sz="4" w:space="0" w:color="auto"/>
            </w:tcBorders>
            <w:vAlign w:val="center"/>
          </w:tcPr>
          <w:p w14:paraId="03D73ED8" w14:textId="20AFFE51" w:rsidR="00607048" w:rsidRPr="00AA4E6F" w:rsidRDefault="009E6F55" w:rsidP="00A00095">
            <w:pPr>
              <w:ind w:right="-74"/>
              <w:jc w:val="center"/>
              <w:rPr>
                <w:rFonts w:ascii="Arial" w:hAnsi="Arial" w:cs="Arial"/>
                <w:sz w:val="22"/>
                <w:szCs w:val="22"/>
              </w:rPr>
            </w:pPr>
            <w:r>
              <w:rPr>
                <w:rFonts w:ascii="Arial" w:hAnsi="Arial" w:cs="Arial"/>
                <w:sz w:val="22"/>
                <w:szCs w:val="22"/>
              </w:rPr>
              <w:t>6</w:t>
            </w:r>
          </w:p>
        </w:tc>
        <w:tc>
          <w:tcPr>
            <w:tcW w:w="1702" w:type="dxa"/>
            <w:tcBorders>
              <w:top w:val="single" w:sz="4" w:space="0" w:color="auto"/>
              <w:left w:val="single" w:sz="4" w:space="0" w:color="auto"/>
              <w:bottom w:val="single" w:sz="4" w:space="0" w:color="auto"/>
              <w:right w:val="single" w:sz="4" w:space="0" w:color="auto"/>
            </w:tcBorders>
            <w:vAlign w:val="center"/>
          </w:tcPr>
          <w:p w14:paraId="7392897B" w14:textId="1ABC3D93" w:rsidR="00607048" w:rsidRPr="00AA4E6F" w:rsidRDefault="009E6F55" w:rsidP="00A00095">
            <w:pPr>
              <w:ind w:right="-145"/>
              <w:jc w:val="center"/>
              <w:rPr>
                <w:rFonts w:ascii="Arial" w:hAnsi="Arial" w:cs="Arial"/>
                <w:sz w:val="22"/>
                <w:szCs w:val="22"/>
              </w:rPr>
            </w:pPr>
            <w:r>
              <w:rPr>
                <w:rFonts w:ascii="Arial" w:hAnsi="Arial" w:cs="Arial"/>
                <w:sz w:val="22"/>
                <w:szCs w:val="22"/>
              </w:rPr>
              <w:t>6</w:t>
            </w:r>
          </w:p>
        </w:tc>
        <w:tc>
          <w:tcPr>
            <w:tcW w:w="2268" w:type="dxa"/>
            <w:tcBorders>
              <w:top w:val="single" w:sz="4" w:space="0" w:color="auto"/>
              <w:left w:val="single" w:sz="4" w:space="0" w:color="auto"/>
              <w:bottom w:val="single" w:sz="4" w:space="0" w:color="auto"/>
              <w:right w:val="single" w:sz="4" w:space="0" w:color="auto"/>
            </w:tcBorders>
            <w:vAlign w:val="center"/>
          </w:tcPr>
          <w:p w14:paraId="57B1298B" w14:textId="77777777" w:rsidR="00607048" w:rsidRPr="00FE22C6" w:rsidRDefault="00607048" w:rsidP="00A00095">
            <w:pPr>
              <w:ind w:right="-74"/>
              <w:jc w:val="center"/>
              <w:rPr>
                <w:rFonts w:ascii="Arial" w:hAnsi="Arial" w:cs="Arial"/>
                <w:sz w:val="22"/>
                <w:szCs w:val="22"/>
              </w:rPr>
            </w:pPr>
            <w:r>
              <w:rPr>
                <w:rFonts w:ascii="Arial" w:hAnsi="Arial" w:cs="Arial"/>
                <w:sz w:val="22"/>
                <w:szCs w:val="22"/>
              </w:rPr>
              <w:t>90</w:t>
            </w:r>
          </w:p>
        </w:tc>
        <w:tc>
          <w:tcPr>
            <w:tcW w:w="1134" w:type="dxa"/>
            <w:tcBorders>
              <w:top w:val="single" w:sz="4" w:space="0" w:color="auto"/>
              <w:left w:val="single" w:sz="4" w:space="0" w:color="auto"/>
              <w:bottom w:val="single" w:sz="4" w:space="0" w:color="auto"/>
              <w:right w:val="single" w:sz="4" w:space="0" w:color="auto"/>
            </w:tcBorders>
            <w:vAlign w:val="center"/>
          </w:tcPr>
          <w:p w14:paraId="4293AF0F" w14:textId="77777777" w:rsidR="00607048" w:rsidRPr="00FE22C6" w:rsidRDefault="00607048" w:rsidP="00A00095">
            <w:pPr>
              <w:ind w:right="-74"/>
              <w:jc w:val="center"/>
              <w:rPr>
                <w:rFonts w:ascii="Arial" w:hAnsi="Arial" w:cs="Arial"/>
                <w:sz w:val="22"/>
                <w:szCs w:val="22"/>
              </w:rPr>
            </w:pPr>
            <w:r>
              <w:rPr>
                <w:rFonts w:ascii="Arial" w:hAnsi="Arial" w:cs="Arial"/>
                <w:sz w:val="22"/>
                <w:szCs w:val="22"/>
              </w:rPr>
              <w:t>90</w:t>
            </w:r>
          </w:p>
        </w:tc>
        <w:tc>
          <w:tcPr>
            <w:tcW w:w="1559" w:type="dxa"/>
            <w:tcBorders>
              <w:top w:val="single" w:sz="4" w:space="0" w:color="auto"/>
              <w:left w:val="single" w:sz="4" w:space="0" w:color="auto"/>
              <w:bottom w:val="single" w:sz="4" w:space="0" w:color="auto"/>
              <w:right w:val="single" w:sz="4" w:space="0" w:color="auto"/>
            </w:tcBorders>
            <w:vAlign w:val="center"/>
          </w:tcPr>
          <w:p w14:paraId="36AFAC10" w14:textId="77777777" w:rsidR="00607048" w:rsidRPr="00FE22C6" w:rsidRDefault="00607048" w:rsidP="00A00095">
            <w:pPr>
              <w:jc w:val="center"/>
              <w:rPr>
                <w:rFonts w:ascii="Arial" w:hAnsi="Arial" w:cs="Arial"/>
                <w:sz w:val="22"/>
                <w:szCs w:val="22"/>
              </w:rPr>
            </w:pPr>
            <w:r>
              <w:rPr>
                <w:rFonts w:ascii="Arial" w:hAnsi="Arial" w:cs="Arial"/>
                <w:sz w:val="22"/>
                <w:szCs w:val="22"/>
              </w:rPr>
              <w:t>50</w:t>
            </w:r>
          </w:p>
        </w:tc>
      </w:tr>
      <w:tr w:rsidR="00607048" w:rsidRPr="005B0D96" w14:paraId="60984F95" w14:textId="77777777" w:rsidTr="00A00095">
        <w:trPr>
          <w:trHeight w:val="544"/>
        </w:trPr>
        <w:tc>
          <w:tcPr>
            <w:tcW w:w="1838" w:type="dxa"/>
            <w:tcBorders>
              <w:top w:val="single" w:sz="4" w:space="0" w:color="auto"/>
              <w:left w:val="single" w:sz="4" w:space="0" w:color="auto"/>
              <w:bottom w:val="single" w:sz="4" w:space="0" w:color="auto"/>
              <w:right w:val="single" w:sz="4" w:space="0" w:color="auto"/>
            </w:tcBorders>
            <w:vAlign w:val="center"/>
          </w:tcPr>
          <w:p w14:paraId="2A58374E" w14:textId="77777777" w:rsidR="00607048" w:rsidRDefault="00607048" w:rsidP="00A00095">
            <w:pPr>
              <w:ind w:left="313" w:right="-108" w:hanging="313"/>
              <w:rPr>
                <w:rFonts w:ascii="Arial" w:hAnsi="Arial" w:cs="Arial"/>
                <w:sz w:val="22"/>
                <w:szCs w:val="22"/>
              </w:rPr>
            </w:pPr>
            <w:r>
              <w:rPr>
                <w:rFonts w:ascii="Arial" w:hAnsi="Arial" w:cs="Arial"/>
                <w:sz w:val="22"/>
                <w:szCs w:val="22"/>
              </w:rPr>
              <w:t>Section Three</w:t>
            </w:r>
          </w:p>
          <w:p w14:paraId="154E7871" w14:textId="77777777" w:rsidR="00607048" w:rsidRPr="00AA4E6F" w:rsidRDefault="00607048" w:rsidP="00A00095">
            <w:pPr>
              <w:ind w:left="313" w:right="-108" w:hanging="313"/>
              <w:rPr>
                <w:rFonts w:ascii="Arial" w:hAnsi="Arial" w:cs="Arial"/>
                <w:sz w:val="22"/>
                <w:szCs w:val="22"/>
              </w:rPr>
            </w:pPr>
            <w:r w:rsidRPr="00AA4E6F">
              <w:rPr>
                <w:rFonts w:ascii="Arial" w:hAnsi="Arial" w:cs="Arial"/>
                <w:sz w:val="22"/>
                <w:szCs w:val="22"/>
              </w:rPr>
              <w:t>Comprehension</w:t>
            </w:r>
          </w:p>
        </w:tc>
        <w:tc>
          <w:tcPr>
            <w:tcW w:w="1417" w:type="dxa"/>
            <w:tcBorders>
              <w:top w:val="single" w:sz="4" w:space="0" w:color="auto"/>
              <w:left w:val="single" w:sz="4" w:space="0" w:color="auto"/>
              <w:bottom w:val="single" w:sz="4" w:space="0" w:color="auto"/>
              <w:right w:val="single" w:sz="4" w:space="0" w:color="auto"/>
            </w:tcBorders>
            <w:vAlign w:val="center"/>
          </w:tcPr>
          <w:p w14:paraId="7E6F3700" w14:textId="4292E334" w:rsidR="00607048" w:rsidRPr="00AA4E6F" w:rsidRDefault="009E6F55" w:rsidP="00A00095">
            <w:pPr>
              <w:tabs>
                <w:tab w:val="left" w:pos="1235"/>
              </w:tabs>
              <w:ind w:right="-74"/>
              <w:jc w:val="center"/>
              <w:rPr>
                <w:rFonts w:ascii="Arial" w:hAnsi="Arial" w:cs="Arial"/>
                <w:sz w:val="22"/>
                <w:szCs w:val="22"/>
              </w:rPr>
            </w:pPr>
            <w:r>
              <w:rPr>
                <w:rFonts w:ascii="Arial" w:hAnsi="Arial" w:cs="Arial"/>
                <w:sz w:val="22"/>
                <w:szCs w:val="22"/>
              </w:rPr>
              <w:t>2</w:t>
            </w:r>
          </w:p>
        </w:tc>
        <w:tc>
          <w:tcPr>
            <w:tcW w:w="1702" w:type="dxa"/>
            <w:tcBorders>
              <w:top w:val="single" w:sz="4" w:space="0" w:color="auto"/>
              <w:left w:val="single" w:sz="4" w:space="0" w:color="auto"/>
              <w:bottom w:val="single" w:sz="4" w:space="0" w:color="auto"/>
              <w:right w:val="single" w:sz="4" w:space="0" w:color="auto"/>
            </w:tcBorders>
            <w:vAlign w:val="center"/>
          </w:tcPr>
          <w:p w14:paraId="0B9E04CC" w14:textId="18232194" w:rsidR="00607048" w:rsidRPr="00AA4E6F" w:rsidRDefault="009E6F55" w:rsidP="00A00095">
            <w:pPr>
              <w:ind w:right="-145"/>
              <w:jc w:val="center"/>
              <w:rPr>
                <w:rFonts w:ascii="Arial" w:hAnsi="Arial" w:cs="Arial"/>
                <w:sz w:val="22"/>
                <w:szCs w:val="22"/>
              </w:rPr>
            </w:pPr>
            <w:r>
              <w:rPr>
                <w:rFonts w:ascii="Arial" w:hAnsi="Arial" w:cs="Arial"/>
                <w:sz w:val="22"/>
                <w:szCs w:val="22"/>
              </w:rPr>
              <w:t>2</w:t>
            </w:r>
          </w:p>
        </w:tc>
        <w:tc>
          <w:tcPr>
            <w:tcW w:w="2268" w:type="dxa"/>
            <w:tcBorders>
              <w:top w:val="single" w:sz="4" w:space="0" w:color="auto"/>
              <w:left w:val="single" w:sz="4" w:space="0" w:color="auto"/>
              <w:bottom w:val="single" w:sz="4" w:space="0" w:color="auto"/>
              <w:right w:val="single" w:sz="4" w:space="0" w:color="auto"/>
            </w:tcBorders>
            <w:vAlign w:val="center"/>
          </w:tcPr>
          <w:p w14:paraId="482ABB15" w14:textId="77777777" w:rsidR="00607048" w:rsidRPr="00FE22C6" w:rsidRDefault="00607048" w:rsidP="00A00095">
            <w:pPr>
              <w:ind w:right="-74"/>
              <w:jc w:val="center"/>
              <w:rPr>
                <w:rFonts w:ascii="Arial" w:hAnsi="Arial" w:cs="Arial"/>
                <w:sz w:val="22"/>
                <w:szCs w:val="22"/>
              </w:rPr>
            </w:pPr>
            <w:r>
              <w:rPr>
                <w:rFonts w:ascii="Arial" w:hAnsi="Arial" w:cs="Arial"/>
                <w:sz w:val="22"/>
                <w:szCs w:val="22"/>
              </w:rPr>
              <w:t>40</w:t>
            </w:r>
          </w:p>
        </w:tc>
        <w:tc>
          <w:tcPr>
            <w:tcW w:w="1134" w:type="dxa"/>
            <w:tcBorders>
              <w:top w:val="single" w:sz="4" w:space="0" w:color="auto"/>
              <w:left w:val="single" w:sz="4" w:space="0" w:color="auto"/>
              <w:bottom w:val="single" w:sz="4" w:space="0" w:color="auto"/>
              <w:right w:val="single" w:sz="4" w:space="0" w:color="auto"/>
            </w:tcBorders>
            <w:vAlign w:val="center"/>
          </w:tcPr>
          <w:p w14:paraId="2A57FE94" w14:textId="77777777" w:rsidR="00607048" w:rsidRPr="00FE22C6" w:rsidRDefault="00607048" w:rsidP="00A00095">
            <w:pPr>
              <w:ind w:right="-74"/>
              <w:jc w:val="center"/>
              <w:rPr>
                <w:rFonts w:ascii="Arial" w:hAnsi="Arial" w:cs="Arial"/>
                <w:sz w:val="22"/>
                <w:szCs w:val="22"/>
              </w:rPr>
            </w:pPr>
            <w:r>
              <w:rPr>
                <w:rFonts w:ascii="Arial" w:hAnsi="Arial" w:cs="Arial"/>
                <w:sz w:val="22"/>
                <w:szCs w:val="22"/>
              </w:rPr>
              <w:t>36</w:t>
            </w:r>
          </w:p>
        </w:tc>
        <w:tc>
          <w:tcPr>
            <w:tcW w:w="1559" w:type="dxa"/>
            <w:tcBorders>
              <w:top w:val="single" w:sz="4" w:space="0" w:color="auto"/>
              <w:left w:val="single" w:sz="4" w:space="0" w:color="auto"/>
              <w:bottom w:val="single" w:sz="4" w:space="0" w:color="auto"/>
              <w:right w:val="single" w:sz="4" w:space="0" w:color="auto"/>
            </w:tcBorders>
            <w:vAlign w:val="center"/>
          </w:tcPr>
          <w:p w14:paraId="0CCE4777" w14:textId="77777777" w:rsidR="00607048" w:rsidRPr="00FE22C6" w:rsidRDefault="00607048" w:rsidP="00A00095">
            <w:pPr>
              <w:jc w:val="center"/>
              <w:rPr>
                <w:rFonts w:ascii="Arial" w:hAnsi="Arial" w:cs="Arial"/>
                <w:sz w:val="22"/>
                <w:szCs w:val="22"/>
              </w:rPr>
            </w:pPr>
            <w:r>
              <w:rPr>
                <w:rFonts w:ascii="Arial" w:hAnsi="Arial" w:cs="Arial"/>
                <w:sz w:val="22"/>
                <w:szCs w:val="22"/>
              </w:rPr>
              <w:t>20</w:t>
            </w:r>
          </w:p>
        </w:tc>
      </w:tr>
      <w:tr w:rsidR="00607048" w:rsidRPr="005B0D96" w14:paraId="22F03340" w14:textId="77777777" w:rsidTr="00A00095">
        <w:trPr>
          <w:gridBefore w:val="3"/>
          <w:wBefore w:w="4957" w:type="dxa"/>
          <w:trHeight w:val="544"/>
        </w:trPr>
        <w:tc>
          <w:tcPr>
            <w:tcW w:w="2268" w:type="dxa"/>
            <w:tcBorders>
              <w:top w:val="nil"/>
              <w:left w:val="nil"/>
              <w:bottom w:val="nil"/>
              <w:right w:val="single" w:sz="4" w:space="0" w:color="auto"/>
            </w:tcBorders>
            <w:vAlign w:val="center"/>
          </w:tcPr>
          <w:p w14:paraId="4E31FF8A" w14:textId="77777777" w:rsidR="00607048" w:rsidRPr="00B067BA" w:rsidRDefault="00607048" w:rsidP="00A00095">
            <w:pPr>
              <w:ind w:left="-53" w:right="-74" w:firstLine="53"/>
              <w:jc w:val="center"/>
              <w:rPr>
                <w:rFonts w:ascii="Arial" w:hAnsi="Arial" w:cs="Arial"/>
                <w:b/>
                <w:bCs/>
                <w:sz w:val="22"/>
                <w:szCs w:val="22"/>
              </w:rPr>
            </w:pPr>
            <w:r w:rsidRPr="00B067BA">
              <w:rPr>
                <w:rFonts w:ascii="Arial" w:hAnsi="Arial" w:cs="Arial"/>
                <w:b/>
                <w:bCs/>
                <w:sz w:val="22"/>
                <w:szCs w:val="22"/>
              </w:rPr>
              <w:t>Total</w:t>
            </w:r>
          </w:p>
        </w:tc>
        <w:tc>
          <w:tcPr>
            <w:tcW w:w="1134" w:type="dxa"/>
            <w:tcBorders>
              <w:top w:val="single" w:sz="4" w:space="0" w:color="auto"/>
              <w:left w:val="single" w:sz="4" w:space="0" w:color="auto"/>
              <w:bottom w:val="single" w:sz="4" w:space="0" w:color="auto"/>
              <w:right w:val="single" w:sz="4" w:space="0" w:color="auto"/>
            </w:tcBorders>
            <w:vAlign w:val="center"/>
          </w:tcPr>
          <w:p w14:paraId="6F252700" w14:textId="77777777" w:rsidR="00607048" w:rsidRPr="00B067BA" w:rsidRDefault="00607048" w:rsidP="00A00095">
            <w:pPr>
              <w:ind w:right="-74"/>
              <w:jc w:val="center"/>
              <w:rPr>
                <w:rFonts w:ascii="Arial" w:hAnsi="Arial" w:cs="Arial"/>
                <w:bCs/>
                <w:sz w:val="22"/>
                <w:szCs w:val="22"/>
              </w:rPr>
            </w:pPr>
            <w:r w:rsidRPr="00B067BA">
              <w:rPr>
                <w:rFonts w:ascii="Arial" w:hAnsi="Arial" w:cs="Arial"/>
                <w:bCs/>
                <w:sz w:val="22"/>
                <w:szCs w:val="22"/>
              </w:rPr>
              <w:t>180</w:t>
            </w:r>
          </w:p>
        </w:tc>
        <w:tc>
          <w:tcPr>
            <w:tcW w:w="1559" w:type="dxa"/>
            <w:tcBorders>
              <w:top w:val="single" w:sz="4" w:space="0" w:color="auto"/>
              <w:left w:val="single" w:sz="4" w:space="0" w:color="auto"/>
              <w:bottom w:val="single" w:sz="4" w:space="0" w:color="auto"/>
              <w:right w:val="single" w:sz="4" w:space="0" w:color="auto"/>
            </w:tcBorders>
            <w:vAlign w:val="center"/>
          </w:tcPr>
          <w:p w14:paraId="7F560AFB" w14:textId="77777777" w:rsidR="00607048" w:rsidRPr="00B067BA" w:rsidRDefault="00607048" w:rsidP="00A00095">
            <w:pPr>
              <w:jc w:val="center"/>
              <w:rPr>
                <w:rFonts w:ascii="Arial" w:hAnsi="Arial" w:cs="Arial"/>
                <w:bCs/>
                <w:sz w:val="22"/>
                <w:szCs w:val="22"/>
              </w:rPr>
            </w:pPr>
            <w:r w:rsidRPr="00B067BA">
              <w:rPr>
                <w:rFonts w:ascii="Arial" w:hAnsi="Arial" w:cs="Arial"/>
                <w:bCs/>
                <w:sz w:val="22"/>
                <w:szCs w:val="22"/>
              </w:rPr>
              <w:t>100</w:t>
            </w:r>
          </w:p>
        </w:tc>
      </w:tr>
    </w:tbl>
    <w:p w14:paraId="73EADFA9" w14:textId="77777777" w:rsidR="00607048" w:rsidRPr="005B0D96" w:rsidRDefault="00607048" w:rsidP="00607048">
      <w:pPr>
        <w:ind w:right="720"/>
        <w:rPr>
          <w:rFonts w:ascii="Arial" w:hAnsi="Arial" w:cs="Arial"/>
          <w:sz w:val="24"/>
        </w:rPr>
      </w:pPr>
    </w:p>
    <w:p w14:paraId="14934631" w14:textId="77777777" w:rsidR="00607048" w:rsidRPr="00B067BA" w:rsidRDefault="00607048" w:rsidP="00607048">
      <w:pPr>
        <w:ind w:right="720"/>
        <w:rPr>
          <w:rFonts w:ascii="Arial" w:hAnsi="Arial" w:cs="Arial"/>
          <w:b/>
          <w:sz w:val="26"/>
          <w:szCs w:val="26"/>
        </w:rPr>
      </w:pPr>
      <w:r>
        <w:rPr>
          <w:rFonts w:ascii="Arial" w:hAnsi="Arial" w:cs="Arial"/>
          <w:b/>
          <w:sz w:val="26"/>
          <w:szCs w:val="26"/>
        </w:rPr>
        <w:t>Instructions to candidates</w:t>
      </w:r>
    </w:p>
    <w:p w14:paraId="70F87993" w14:textId="77777777" w:rsidR="00607048" w:rsidRPr="005B0D96" w:rsidRDefault="00607048" w:rsidP="00607048">
      <w:pPr>
        <w:ind w:right="720"/>
        <w:rPr>
          <w:rFonts w:ascii="Arial" w:hAnsi="Arial" w:cs="Arial"/>
          <w:sz w:val="22"/>
          <w:szCs w:val="22"/>
        </w:rPr>
      </w:pPr>
      <w:r>
        <w:rPr>
          <w:rFonts w:ascii="Arial" w:hAnsi="Arial" w:cs="Arial"/>
          <w:noProof/>
          <w:sz w:val="22"/>
          <w:szCs w:val="22"/>
          <w:lang w:eastAsia="en-AU"/>
        </w:rPr>
        <mc:AlternateContent>
          <mc:Choice Requires="wpi">
            <w:drawing>
              <wp:anchor distT="0" distB="0" distL="114300" distR="114300" simplePos="0" relativeHeight="251660288" behindDoc="0" locked="0" layoutInCell="1" allowOverlap="1" wp14:anchorId="292D808D" wp14:editId="51A961A9">
                <wp:simplePos x="0" y="0"/>
                <wp:positionH relativeFrom="column">
                  <wp:posOffset>5513384</wp:posOffset>
                </wp:positionH>
                <wp:positionV relativeFrom="paragraph">
                  <wp:posOffset>5128</wp:posOffset>
                </wp:positionV>
                <wp:extent cx="12871" cy="44332"/>
                <wp:effectExtent l="38100" t="38100" r="44450" b="32385"/>
                <wp:wrapNone/>
                <wp:docPr id="235" name="Ink 235"/>
                <wp:cNvGraphicFramePr/>
                <a:graphic xmlns:a="http://schemas.openxmlformats.org/drawingml/2006/main">
                  <a:graphicData uri="http://schemas.microsoft.com/office/word/2010/wordprocessingInk">
                    <w14:contentPart bwMode="auto" r:id="rId11">
                      <w14:nvContentPartPr>
                        <w14:cNvContentPartPr/>
                      </w14:nvContentPartPr>
                      <w14:xfrm>
                        <a:off x="0" y="0"/>
                        <a:ext cx="12871" cy="44332"/>
                      </w14:xfrm>
                    </w14:contentPart>
                  </a:graphicData>
                </a:graphic>
              </wp:anchor>
            </w:drawing>
          </mc:Choice>
          <mc:Fallback>
            <w:pict>
              <v:shapetype w14:anchorId="3B509AB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5" o:spid="_x0000_s1026" type="#_x0000_t75" style="position:absolute;margin-left:433.8pt;margin-top:.1pt;width:1.6pt;height:4.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">
                <v:imagedata r:id="rId13" o:title=""/>
              </v:shape>
            </w:pict>
          </mc:Fallback>
        </mc:AlternateContent>
      </w:r>
    </w:p>
    <w:p w14:paraId="02D96321" w14:textId="395E3D77" w:rsidR="007038D9" w:rsidRPr="007038D9" w:rsidRDefault="007038D9">
      <w:pPr>
        <w:pStyle w:val="ListParagraph"/>
        <w:numPr>
          <w:ilvl w:val="0"/>
          <w:numId w:val="2"/>
        </w:numPr>
        <w:suppressAutoHyphens/>
        <w:ind w:hanging="720"/>
        <w:contextualSpacing w:val="0"/>
        <w:rPr>
          <w:rFonts w:ascii="Arial" w:hAnsi="Arial" w:cs="Arial"/>
          <w:i/>
          <w:iCs/>
          <w:spacing w:val="-2"/>
          <w:sz w:val="22"/>
          <w:szCs w:val="22"/>
        </w:rPr>
      </w:pPr>
      <w:bookmarkStart w:id="0" w:name="_Hlk97622444"/>
      <w:r w:rsidRPr="007038D9">
        <w:rPr>
          <w:rFonts w:ascii="Arial" w:hAnsi="Arial" w:cs="Arial"/>
          <w:spacing w:val="-2"/>
          <w:sz w:val="22"/>
          <w:szCs w:val="22"/>
        </w:rPr>
        <w:t xml:space="preserve">The rules for the conduct of Western Australian external examinations are detailed in the </w:t>
      </w:r>
      <w:r w:rsidR="005374EC" w:rsidRPr="005374EC">
        <w:rPr>
          <w:rFonts w:ascii="Arial" w:hAnsi="Arial" w:cs="Arial"/>
          <w:i/>
          <w:iCs/>
          <w:color w:val="1D2228"/>
          <w:sz w:val="22"/>
          <w:szCs w:val="22"/>
        </w:rPr>
        <w:t xml:space="preserve">Year 12 Information </w:t>
      </w:r>
      <w:r w:rsidR="005374EC">
        <w:rPr>
          <w:rFonts w:ascii="Arial" w:hAnsi="Arial" w:cs="Arial"/>
          <w:i/>
          <w:iCs/>
          <w:color w:val="1D2228"/>
          <w:sz w:val="22"/>
          <w:szCs w:val="22"/>
        </w:rPr>
        <w:t>H</w:t>
      </w:r>
      <w:r w:rsidR="005374EC" w:rsidRPr="005374EC">
        <w:rPr>
          <w:rFonts w:ascii="Arial" w:hAnsi="Arial" w:cs="Arial"/>
          <w:i/>
          <w:iCs/>
          <w:color w:val="1D2228"/>
          <w:sz w:val="22"/>
          <w:szCs w:val="22"/>
        </w:rPr>
        <w:t>andbook 202</w:t>
      </w:r>
      <w:r w:rsidR="00BB2CEE">
        <w:rPr>
          <w:rFonts w:ascii="Arial" w:hAnsi="Arial" w:cs="Arial"/>
          <w:i/>
          <w:iCs/>
          <w:color w:val="1D2228"/>
          <w:sz w:val="22"/>
          <w:szCs w:val="22"/>
        </w:rPr>
        <w:t>4</w:t>
      </w:r>
      <w:r w:rsidRPr="007038D9">
        <w:rPr>
          <w:rFonts w:ascii="Arial" w:hAnsi="Arial" w:cs="Arial"/>
          <w:i/>
          <w:iCs/>
          <w:spacing w:val="-2"/>
          <w:sz w:val="22"/>
          <w:szCs w:val="22"/>
        </w:rPr>
        <w:t xml:space="preserve">.  </w:t>
      </w:r>
      <w:r w:rsidRPr="007038D9">
        <w:rPr>
          <w:rFonts w:ascii="Arial" w:hAnsi="Arial" w:cs="Arial"/>
          <w:spacing w:val="-2"/>
          <w:sz w:val="22"/>
          <w:szCs w:val="22"/>
        </w:rPr>
        <w:t>Sitting this examination implies that you agree to abide by these rules.</w:t>
      </w:r>
    </w:p>
    <w:p w14:paraId="68BC8BC1" w14:textId="77777777" w:rsidR="007038D9" w:rsidRPr="007038D9" w:rsidRDefault="007038D9" w:rsidP="007038D9">
      <w:pPr>
        <w:suppressAutoHyphens/>
        <w:ind w:left="720" w:hanging="720"/>
        <w:rPr>
          <w:rFonts w:ascii="Arial" w:hAnsi="Arial" w:cs="Arial"/>
          <w:spacing w:val="-2"/>
          <w:sz w:val="22"/>
          <w:szCs w:val="22"/>
        </w:rPr>
      </w:pPr>
    </w:p>
    <w:p w14:paraId="244A4FBF" w14:textId="77777777" w:rsidR="007038D9" w:rsidRPr="007038D9" w:rsidRDefault="007038D9">
      <w:pPr>
        <w:pStyle w:val="ListParagraph"/>
        <w:numPr>
          <w:ilvl w:val="0"/>
          <w:numId w:val="2"/>
        </w:numPr>
        <w:suppressAutoHyphens/>
        <w:ind w:hanging="720"/>
        <w:contextualSpacing w:val="0"/>
        <w:rPr>
          <w:rFonts w:ascii="Arial" w:hAnsi="Arial" w:cs="Arial"/>
          <w:spacing w:val="-2"/>
          <w:sz w:val="22"/>
          <w:szCs w:val="22"/>
        </w:rPr>
      </w:pPr>
      <w:r w:rsidRPr="007038D9">
        <w:rPr>
          <w:rFonts w:ascii="Arial" w:hAnsi="Arial" w:cs="Arial"/>
          <w:spacing w:val="-2"/>
          <w:sz w:val="22"/>
          <w:szCs w:val="22"/>
        </w:rPr>
        <w:t>Write your answers in this Question/Answer booklet preferably using a black/blue pen. Do not use erasable or gel pens.</w:t>
      </w:r>
    </w:p>
    <w:p w14:paraId="51E21AB1" w14:textId="77777777" w:rsidR="007038D9" w:rsidRPr="007038D9" w:rsidRDefault="007038D9" w:rsidP="007038D9">
      <w:pPr>
        <w:suppressAutoHyphens/>
        <w:ind w:left="720" w:hanging="720"/>
        <w:rPr>
          <w:rFonts w:ascii="Arial" w:hAnsi="Arial" w:cs="Arial"/>
          <w:spacing w:val="-2"/>
          <w:sz w:val="22"/>
          <w:szCs w:val="22"/>
        </w:rPr>
      </w:pPr>
    </w:p>
    <w:p w14:paraId="6A26DD01" w14:textId="77777777" w:rsidR="007038D9" w:rsidRPr="007038D9" w:rsidRDefault="007038D9">
      <w:pPr>
        <w:pStyle w:val="ListParagraph"/>
        <w:numPr>
          <w:ilvl w:val="0"/>
          <w:numId w:val="2"/>
        </w:numPr>
        <w:suppressAutoHyphens/>
        <w:ind w:hanging="720"/>
        <w:contextualSpacing w:val="0"/>
        <w:rPr>
          <w:rFonts w:ascii="Arial" w:hAnsi="Arial" w:cs="Arial"/>
          <w:spacing w:val="-2"/>
          <w:sz w:val="22"/>
          <w:szCs w:val="22"/>
        </w:rPr>
      </w:pPr>
      <w:r w:rsidRPr="007038D9">
        <w:rPr>
          <w:rFonts w:ascii="Arial" w:hAnsi="Arial" w:cs="Arial"/>
          <w:spacing w:val="-2"/>
          <w:sz w:val="22"/>
          <w:szCs w:val="22"/>
        </w:rPr>
        <w:t>You must be careful to confine your answers to the specific questions asked and follow any instructions that are specific to a particular question.</w:t>
      </w:r>
    </w:p>
    <w:p w14:paraId="6FF94DFF" w14:textId="77777777" w:rsidR="007038D9" w:rsidRPr="007038D9" w:rsidRDefault="007038D9" w:rsidP="007038D9">
      <w:pPr>
        <w:pStyle w:val="ListParagraph"/>
        <w:suppressAutoHyphens/>
        <w:rPr>
          <w:rFonts w:ascii="Arial" w:hAnsi="Arial" w:cs="Arial"/>
          <w:spacing w:val="-2"/>
          <w:sz w:val="22"/>
          <w:szCs w:val="22"/>
        </w:rPr>
      </w:pPr>
    </w:p>
    <w:p w14:paraId="4A321949" w14:textId="77777777" w:rsidR="007038D9" w:rsidRPr="007038D9" w:rsidRDefault="007038D9">
      <w:pPr>
        <w:pStyle w:val="ListParagraph"/>
        <w:numPr>
          <w:ilvl w:val="0"/>
          <w:numId w:val="2"/>
        </w:numPr>
        <w:suppressAutoHyphens/>
        <w:ind w:hanging="720"/>
        <w:contextualSpacing w:val="0"/>
        <w:rPr>
          <w:rFonts w:ascii="Arial" w:hAnsi="Arial" w:cs="Arial"/>
          <w:spacing w:val="-2"/>
          <w:sz w:val="22"/>
          <w:szCs w:val="22"/>
        </w:rPr>
      </w:pPr>
      <w:r w:rsidRPr="007038D9">
        <w:rPr>
          <w:rFonts w:ascii="Arial" w:hAnsi="Arial" w:cs="Arial"/>
          <w:spacing w:val="-2"/>
          <w:sz w:val="22"/>
          <w:szCs w:val="22"/>
        </w:rPr>
        <w:t xml:space="preserve">When calculating or estimating answers, show all your working clearly. Your working should be in sufficient detail to allow your answers to be checked readily and for marks to be awarded for reasoning. </w:t>
      </w:r>
    </w:p>
    <w:p w14:paraId="7F00E3DA" w14:textId="77777777" w:rsidR="007038D9" w:rsidRPr="007038D9" w:rsidRDefault="007038D9" w:rsidP="007038D9">
      <w:pPr>
        <w:pStyle w:val="ListParagraph"/>
        <w:rPr>
          <w:rFonts w:ascii="Arial" w:hAnsi="Arial" w:cs="Arial"/>
          <w:spacing w:val="-2"/>
          <w:sz w:val="22"/>
          <w:szCs w:val="22"/>
        </w:rPr>
      </w:pPr>
    </w:p>
    <w:p w14:paraId="60321655" w14:textId="77777777" w:rsidR="007038D9" w:rsidRPr="007038D9" w:rsidRDefault="007038D9" w:rsidP="007038D9">
      <w:pPr>
        <w:pStyle w:val="ListParagraph"/>
        <w:suppressAutoHyphens/>
        <w:rPr>
          <w:rFonts w:ascii="Arial" w:hAnsi="Arial" w:cs="Arial"/>
          <w:spacing w:val="-2"/>
          <w:sz w:val="22"/>
          <w:szCs w:val="22"/>
        </w:rPr>
      </w:pPr>
      <w:r w:rsidRPr="007038D9">
        <w:rPr>
          <w:rFonts w:ascii="Arial" w:hAnsi="Arial" w:cs="Arial"/>
          <w:spacing w:val="-2"/>
          <w:sz w:val="22"/>
          <w:szCs w:val="22"/>
        </w:rPr>
        <w:t xml:space="preserve">In calculations, give final answers to </w:t>
      </w:r>
      <w:r w:rsidRPr="007038D9">
        <w:rPr>
          <w:rFonts w:ascii="Arial" w:hAnsi="Arial" w:cs="Arial"/>
          <w:bCs/>
          <w:spacing w:val="-2"/>
          <w:sz w:val="22"/>
          <w:szCs w:val="22"/>
        </w:rPr>
        <w:t>three</w:t>
      </w:r>
      <w:r w:rsidRPr="007038D9">
        <w:rPr>
          <w:rFonts w:ascii="Arial" w:hAnsi="Arial" w:cs="Arial"/>
          <w:spacing w:val="-2"/>
          <w:sz w:val="22"/>
          <w:szCs w:val="22"/>
        </w:rPr>
        <w:t xml:space="preserve"> significant figures and include appropriate units where applicable.</w:t>
      </w:r>
    </w:p>
    <w:p w14:paraId="7C8FA9B2" w14:textId="77777777" w:rsidR="007038D9" w:rsidRPr="007038D9" w:rsidRDefault="007038D9" w:rsidP="007038D9">
      <w:pPr>
        <w:suppressAutoHyphens/>
        <w:ind w:left="720" w:hanging="720"/>
        <w:rPr>
          <w:rFonts w:ascii="Arial" w:hAnsi="Arial" w:cs="Arial"/>
          <w:spacing w:val="-2"/>
          <w:sz w:val="22"/>
          <w:szCs w:val="22"/>
        </w:rPr>
      </w:pPr>
    </w:p>
    <w:p w14:paraId="2E6E044E" w14:textId="77777777" w:rsidR="007038D9" w:rsidRPr="007038D9" w:rsidRDefault="007038D9" w:rsidP="007038D9">
      <w:pPr>
        <w:suppressAutoHyphens/>
        <w:ind w:left="720" w:hanging="720"/>
        <w:rPr>
          <w:rFonts w:ascii="Arial" w:hAnsi="Arial" w:cs="Arial"/>
          <w:spacing w:val="-2"/>
          <w:sz w:val="22"/>
          <w:szCs w:val="22"/>
        </w:rPr>
      </w:pPr>
      <w:r w:rsidRPr="007038D9">
        <w:rPr>
          <w:rFonts w:ascii="Arial" w:hAnsi="Arial" w:cs="Arial"/>
          <w:spacing w:val="-2"/>
          <w:sz w:val="22"/>
          <w:szCs w:val="22"/>
        </w:rPr>
        <w:tab/>
        <w:t xml:space="preserve">In estimates, give final answers to a maximum of </w:t>
      </w:r>
      <w:r w:rsidRPr="007038D9">
        <w:rPr>
          <w:rFonts w:ascii="Arial" w:hAnsi="Arial" w:cs="Arial"/>
          <w:bCs/>
          <w:spacing w:val="-2"/>
          <w:sz w:val="22"/>
          <w:szCs w:val="22"/>
        </w:rPr>
        <w:t>two</w:t>
      </w:r>
      <w:r w:rsidRPr="007038D9">
        <w:rPr>
          <w:rFonts w:ascii="Arial" w:hAnsi="Arial" w:cs="Arial"/>
          <w:spacing w:val="-2"/>
          <w:sz w:val="22"/>
          <w:szCs w:val="22"/>
        </w:rPr>
        <w:t xml:space="preserve"> significant figures and include appropriate units where applicable.  </w:t>
      </w:r>
    </w:p>
    <w:p w14:paraId="4DA7FAE1" w14:textId="77777777" w:rsidR="007038D9" w:rsidRPr="007038D9" w:rsidRDefault="007038D9" w:rsidP="007038D9">
      <w:pPr>
        <w:suppressAutoHyphens/>
        <w:rPr>
          <w:rFonts w:ascii="Arial" w:hAnsi="Arial" w:cs="Arial"/>
          <w:spacing w:val="-2"/>
          <w:sz w:val="22"/>
          <w:szCs w:val="22"/>
        </w:rPr>
      </w:pPr>
    </w:p>
    <w:p w14:paraId="40505BB6" w14:textId="740F531C" w:rsidR="007038D9" w:rsidRPr="007038D9" w:rsidRDefault="007038D9">
      <w:pPr>
        <w:pStyle w:val="ListParagraph"/>
        <w:numPr>
          <w:ilvl w:val="0"/>
          <w:numId w:val="2"/>
        </w:numPr>
        <w:tabs>
          <w:tab w:val="num" w:pos="4320"/>
        </w:tabs>
        <w:suppressAutoHyphens/>
        <w:ind w:hanging="720"/>
        <w:contextualSpacing w:val="0"/>
        <w:rPr>
          <w:rFonts w:ascii="Arial" w:hAnsi="Arial" w:cs="Arial"/>
          <w:spacing w:val="-2"/>
          <w:sz w:val="22"/>
          <w:szCs w:val="22"/>
        </w:rPr>
      </w:pPr>
      <w:r w:rsidRPr="007038D9">
        <w:rPr>
          <w:rFonts w:ascii="Arial" w:hAnsi="Arial" w:cs="Arial"/>
          <w:spacing w:val="-2"/>
          <w:sz w:val="22"/>
          <w:szCs w:val="22"/>
        </w:rPr>
        <w:t>Supplementary pages for planning/continuing your answers to questions are provided at the end of this Question/Answer booklet. If you use these pages to continue an answer, indicate in the original answer where the answer is continued, i</w:t>
      </w:r>
      <w:r w:rsidR="00C60C0C">
        <w:rPr>
          <w:rFonts w:ascii="Arial" w:hAnsi="Arial" w:cs="Arial"/>
          <w:spacing w:val="-2"/>
          <w:sz w:val="22"/>
          <w:szCs w:val="22"/>
        </w:rPr>
        <w:t>.</w:t>
      </w:r>
      <w:r w:rsidRPr="007038D9">
        <w:rPr>
          <w:rFonts w:ascii="Arial" w:hAnsi="Arial" w:cs="Arial"/>
          <w:spacing w:val="-2"/>
          <w:sz w:val="22"/>
          <w:szCs w:val="22"/>
        </w:rPr>
        <w:t>e</w:t>
      </w:r>
      <w:r w:rsidR="00C60C0C">
        <w:rPr>
          <w:rFonts w:ascii="Arial" w:hAnsi="Arial" w:cs="Arial"/>
          <w:spacing w:val="-2"/>
          <w:sz w:val="22"/>
          <w:szCs w:val="22"/>
        </w:rPr>
        <w:t>.</w:t>
      </w:r>
      <w:r w:rsidRPr="007038D9">
        <w:rPr>
          <w:rFonts w:ascii="Arial" w:hAnsi="Arial" w:cs="Arial"/>
          <w:spacing w:val="-2"/>
          <w:sz w:val="22"/>
          <w:szCs w:val="22"/>
        </w:rPr>
        <w:t xml:space="preserve"> – give the page number. </w:t>
      </w:r>
    </w:p>
    <w:p w14:paraId="65DB2404" w14:textId="77777777" w:rsidR="007038D9" w:rsidRPr="007038D9" w:rsidRDefault="007038D9" w:rsidP="007038D9">
      <w:pPr>
        <w:tabs>
          <w:tab w:val="num" w:pos="4320"/>
        </w:tabs>
        <w:suppressAutoHyphens/>
        <w:rPr>
          <w:rFonts w:ascii="Arial" w:hAnsi="Arial" w:cs="Arial"/>
          <w:spacing w:val="-2"/>
          <w:sz w:val="22"/>
          <w:szCs w:val="22"/>
        </w:rPr>
      </w:pPr>
    </w:p>
    <w:p w14:paraId="2301918F" w14:textId="77777777" w:rsidR="007038D9" w:rsidRPr="007038D9" w:rsidRDefault="007038D9">
      <w:pPr>
        <w:pStyle w:val="ListParagraph"/>
        <w:numPr>
          <w:ilvl w:val="0"/>
          <w:numId w:val="2"/>
        </w:numPr>
        <w:tabs>
          <w:tab w:val="num" w:pos="4320"/>
        </w:tabs>
        <w:suppressAutoHyphens/>
        <w:ind w:hanging="720"/>
        <w:contextualSpacing w:val="0"/>
        <w:rPr>
          <w:rFonts w:ascii="Arial" w:hAnsi="Arial" w:cs="Arial"/>
          <w:spacing w:val="-2"/>
          <w:sz w:val="22"/>
          <w:szCs w:val="22"/>
        </w:rPr>
      </w:pPr>
      <w:r w:rsidRPr="007038D9">
        <w:rPr>
          <w:rFonts w:ascii="Arial" w:hAnsi="Arial" w:cs="Arial"/>
          <w:spacing w:val="-2"/>
          <w:sz w:val="22"/>
          <w:szCs w:val="22"/>
        </w:rPr>
        <w:t xml:space="preserve">The Formulae and Data booklet is not to be handed in with your Question/Answer booklet. </w:t>
      </w:r>
    </w:p>
    <w:bookmarkEnd w:id="0"/>
    <w:p w14:paraId="37316632" w14:textId="77777777" w:rsidR="00607048" w:rsidRPr="005B0D96" w:rsidRDefault="00607048" w:rsidP="00607048">
      <w:pPr>
        <w:ind w:right="720"/>
        <w:rPr>
          <w:rFonts w:ascii="Arial" w:hAnsi="Arial" w:cs="Arial"/>
          <w:sz w:val="22"/>
          <w:szCs w:val="22"/>
        </w:rPr>
      </w:pPr>
    </w:p>
    <w:p w14:paraId="7D2A4E53" w14:textId="77777777" w:rsidR="00607048" w:rsidRDefault="00607048" w:rsidP="00607048">
      <w:pPr>
        <w:tabs>
          <w:tab w:val="right" w:pos="10065"/>
        </w:tabs>
        <w:ind w:right="-1"/>
        <w:rPr>
          <w:rFonts w:ascii="Arial" w:hAnsi="Arial" w:cs="Arial"/>
          <w:b/>
          <w:sz w:val="22"/>
          <w:szCs w:val="22"/>
        </w:rPr>
      </w:pPr>
      <w:r>
        <w:rPr>
          <w:rFonts w:ascii="Arial" w:hAnsi="Arial" w:cs="Arial"/>
          <w:b/>
          <w:noProof/>
          <w:sz w:val="22"/>
          <w:szCs w:val="22"/>
          <w:lang w:eastAsia="en-AU"/>
        </w:rPr>
        <mc:AlternateContent>
          <mc:Choice Requires="wpi">
            <w:drawing>
              <wp:anchor distT="0" distB="0" distL="114300" distR="114300" simplePos="0" relativeHeight="251659264" behindDoc="0" locked="0" layoutInCell="1" allowOverlap="1" wp14:anchorId="6A147253" wp14:editId="2D72C381">
                <wp:simplePos x="0" y="0"/>
                <wp:positionH relativeFrom="column">
                  <wp:posOffset>5412564</wp:posOffset>
                </wp:positionH>
                <wp:positionV relativeFrom="paragraph">
                  <wp:posOffset>74703</wp:posOffset>
                </wp:positionV>
                <wp:extent cx="19068" cy="44332"/>
                <wp:effectExtent l="38100" t="38100" r="38100" b="32385"/>
                <wp:wrapNone/>
                <wp:docPr id="233" name="Ink 233"/>
                <wp:cNvGraphicFramePr/>
                <a:graphic xmlns:a="http://schemas.openxmlformats.org/drawingml/2006/main">
                  <a:graphicData uri="http://schemas.microsoft.com/office/word/2010/wordprocessingInk">
                    <w14:contentPart bwMode="auto" r:id="rId14">
                      <w14:nvContentPartPr>
                        <w14:cNvContentPartPr/>
                      </w14:nvContentPartPr>
                      <w14:xfrm>
                        <a:off x="0" y="0"/>
                        <a:ext cx="19068" cy="44332"/>
                      </w14:xfrm>
                    </w14:contentPart>
                  </a:graphicData>
                </a:graphic>
              </wp:anchor>
            </w:drawing>
          </mc:Choice>
          <mc:Fallback>
            <w:pict>
              <v:shape w14:anchorId="34B602AE" id="Ink 233" o:spid="_x0000_s1026" type="#_x0000_t75" style="position:absolute;margin-left:425.9pt;margin-top:5.6pt;width:2.1pt;height:4.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">
                <v:imagedata r:id="rId15" o:title=""/>
              </v:shape>
            </w:pict>
          </mc:Fallback>
        </mc:AlternateContent>
      </w:r>
    </w:p>
    <w:p w14:paraId="5B0BAEE7" w14:textId="77777777" w:rsidR="00607048" w:rsidRDefault="00607048" w:rsidP="00607048">
      <w:pPr>
        <w:tabs>
          <w:tab w:val="right" w:pos="10065"/>
        </w:tabs>
        <w:ind w:right="-1"/>
        <w:rPr>
          <w:rFonts w:ascii="Arial" w:hAnsi="Arial" w:cs="Arial"/>
          <w:b/>
          <w:sz w:val="22"/>
          <w:szCs w:val="22"/>
        </w:rPr>
        <w:sectPr w:rsidR="00607048" w:rsidSect="00514B0D">
          <w:headerReference w:type="even" r:id="rId16"/>
          <w:headerReference w:type="default" r:id="rId17"/>
          <w:footerReference w:type="even" r:id="rId18"/>
          <w:footerReference w:type="default" r:id="rId19"/>
          <w:headerReference w:type="first" r:id="rId20"/>
          <w:type w:val="continuous"/>
          <w:pgSz w:w="11907" w:h="16840" w:code="9"/>
          <w:pgMar w:top="1015" w:right="851" w:bottom="851" w:left="851" w:header="567" w:footer="709" w:gutter="0"/>
          <w:cols w:space="708"/>
          <w:titlePg/>
          <w:docGrid w:linePitch="360"/>
        </w:sectPr>
      </w:pPr>
    </w:p>
    <w:p w14:paraId="6A41AB5B" w14:textId="77777777" w:rsidR="00607048" w:rsidRDefault="00607048" w:rsidP="00607048">
      <w:pPr>
        <w:rPr>
          <w:rFonts w:ascii="Arial" w:hAnsi="Arial" w:cs="Arial"/>
          <w:b/>
          <w:sz w:val="22"/>
          <w:szCs w:val="22"/>
        </w:rPr>
      </w:pPr>
    </w:p>
    <w:p w14:paraId="7457C149" w14:textId="77777777" w:rsidR="00607048" w:rsidRDefault="00607048" w:rsidP="00607048">
      <w:pPr>
        <w:rPr>
          <w:rFonts w:ascii="Arial" w:hAnsi="Arial" w:cs="Arial"/>
          <w:b/>
          <w:sz w:val="22"/>
          <w:szCs w:val="22"/>
        </w:rPr>
      </w:pPr>
      <w:r>
        <w:rPr>
          <w:rFonts w:ascii="Arial" w:hAnsi="Arial" w:cs="Arial"/>
          <w:b/>
          <w:sz w:val="22"/>
          <w:szCs w:val="22"/>
        </w:rPr>
        <w:br w:type="page"/>
      </w:r>
    </w:p>
    <w:p w14:paraId="659EF7B1" w14:textId="77777777" w:rsidR="00607048" w:rsidRPr="00AA4E6F" w:rsidRDefault="00607048" w:rsidP="00607048">
      <w:pPr>
        <w:tabs>
          <w:tab w:val="right" w:pos="10065"/>
        </w:tabs>
        <w:ind w:left="567" w:right="-1" w:hanging="567"/>
        <w:rPr>
          <w:rFonts w:ascii="Arial" w:hAnsi="Arial" w:cs="Arial"/>
          <w:b/>
          <w:sz w:val="22"/>
          <w:szCs w:val="22"/>
        </w:rPr>
      </w:pPr>
      <w:r w:rsidRPr="00AA4E6F">
        <w:rPr>
          <w:rFonts w:ascii="Arial" w:hAnsi="Arial" w:cs="Arial"/>
          <w:b/>
          <w:sz w:val="22"/>
          <w:szCs w:val="22"/>
        </w:rPr>
        <w:lastRenderedPageBreak/>
        <w:t xml:space="preserve">Section One: Short </w:t>
      </w:r>
      <w:r>
        <w:rPr>
          <w:rFonts w:ascii="Arial" w:hAnsi="Arial" w:cs="Arial"/>
          <w:b/>
          <w:sz w:val="22"/>
          <w:szCs w:val="22"/>
        </w:rPr>
        <w:t>R</w:t>
      </w:r>
      <w:r w:rsidRPr="00AA4E6F">
        <w:rPr>
          <w:rFonts w:ascii="Arial" w:hAnsi="Arial" w:cs="Arial"/>
          <w:b/>
          <w:sz w:val="22"/>
          <w:szCs w:val="22"/>
        </w:rPr>
        <w:t>esponse</w:t>
      </w:r>
      <w:r w:rsidRPr="00AA4E6F">
        <w:rPr>
          <w:rFonts w:ascii="Arial" w:hAnsi="Arial" w:cs="Arial"/>
          <w:b/>
          <w:sz w:val="22"/>
          <w:szCs w:val="22"/>
        </w:rPr>
        <w:tab/>
      </w:r>
      <w:r>
        <w:rPr>
          <w:rFonts w:ascii="Arial" w:hAnsi="Arial" w:cs="Arial"/>
          <w:b/>
          <w:sz w:val="22"/>
          <w:szCs w:val="22"/>
        </w:rPr>
        <w:t>30</w:t>
      </w:r>
      <w:r w:rsidRPr="00FE22C6">
        <w:rPr>
          <w:rFonts w:ascii="Arial" w:hAnsi="Arial" w:cs="Arial"/>
          <w:b/>
          <w:sz w:val="22"/>
          <w:szCs w:val="22"/>
        </w:rPr>
        <w:t>%</w:t>
      </w:r>
      <w:r w:rsidRPr="00AA4E6F">
        <w:rPr>
          <w:rFonts w:ascii="Arial" w:hAnsi="Arial" w:cs="Arial"/>
          <w:b/>
          <w:sz w:val="22"/>
          <w:szCs w:val="22"/>
        </w:rPr>
        <w:t xml:space="preserve"> (</w:t>
      </w:r>
      <w:r>
        <w:rPr>
          <w:rFonts w:ascii="Arial" w:hAnsi="Arial" w:cs="Arial"/>
          <w:b/>
          <w:sz w:val="22"/>
          <w:szCs w:val="22"/>
        </w:rPr>
        <w:t>54</w:t>
      </w:r>
      <w:r w:rsidRPr="00AA4E6F">
        <w:rPr>
          <w:rFonts w:ascii="Arial" w:hAnsi="Arial" w:cs="Arial"/>
          <w:b/>
          <w:sz w:val="22"/>
          <w:szCs w:val="22"/>
        </w:rPr>
        <w:t xml:space="preserve"> marks)</w:t>
      </w:r>
    </w:p>
    <w:p w14:paraId="1E9129FA" w14:textId="77777777" w:rsidR="00607048" w:rsidRPr="00AA4E6F" w:rsidRDefault="00607048" w:rsidP="00607048">
      <w:pPr>
        <w:ind w:left="567" w:right="540" w:hanging="567"/>
        <w:rPr>
          <w:rFonts w:ascii="Arial" w:hAnsi="Arial" w:cs="Arial"/>
          <w:sz w:val="22"/>
          <w:szCs w:val="22"/>
        </w:rPr>
      </w:pPr>
    </w:p>
    <w:p w14:paraId="5ABE67FE" w14:textId="77777777" w:rsidR="005C0D70" w:rsidRPr="005C0D70" w:rsidRDefault="005C0D70" w:rsidP="005C0D70">
      <w:pPr>
        <w:ind w:left="23"/>
        <w:rPr>
          <w:rFonts w:ascii="Arial" w:hAnsi="Arial" w:cs="Arial"/>
          <w:sz w:val="22"/>
          <w:szCs w:val="22"/>
        </w:rPr>
      </w:pPr>
      <w:r w:rsidRPr="005C0D70">
        <w:rPr>
          <w:rFonts w:ascii="Arial" w:hAnsi="Arial" w:cs="Arial"/>
          <w:sz w:val="22"/>
          <w:szCs w:val="22"/>
        </w:rPr>
        <w:t xml:space="preserve">This section has </w:t>
      </w:r>
      <w:r w:rsidRPr="005C0D70">
        <w:rPr>
          <w:rFonts w:ascii="Arial" w:hAnsi="Arial" w:cs="Arial"/>
          <w:b/>
          <w:sz w:val="22"/>
          <w:szCs w:val="22"/>
        </w:rPr>
        <w:t>10</w:t>
      </w:r>
      <w:r w:rsidRPr="005C0D70">
        <w:rPr>
          <w:rFonts w:ascii="Arial" w:hAnsi="Arial" w:cs="Arial"/>
          <w:sz w:val="22"/>
          <w:szCs w:val="22"/>
        </w:rPr>
        <w:t xml:space="preserve"> questions. Answer </w:t>
      </w:r>
      <w:r w:rsidRPr="005C0D70">
        <w:rPr>
          <w:rFonts w:ascii="Arial" w:hAnsi="Arial" w:cs="Arial"/>
          <w:b/>
          <w:sz w:val="22"/>
          <w:szCs w:val="22"/>
        </w:rPr>
        <w:t>all</w:t>
      </w:r>
      <w:r w:rsidRPr="005C0D70">
        <w:rPr>
          <w:rFonts w:ascii="Arial" w:hAnsi="Arial" w:cs="Arial"/>
          <w:sz w:val="22"/>
          <w:szCs w:val="22"/>
        </w:rPr>
        <w:t xml:space="preserve"> questions. Write your answers in the spaces provided.</w:t>
      </w:r>
    </w:p>
    <w:p w14:paraId="6647B49B" w14:textId="77777777" w:rsidR="005C0D70" w:rsidRDefault="005C0D70" w:rsidP="005C0D70">
      <w:pPr>
        <w:ind w:left="23"/>
        <w:rPr>
          <w:rFonts w:ascii="Arial" w:hAnsi="Arial" w:cs="Arial"/>
          <w:sz w:val="22"/>
          <w:szCs w:val="22"/>
        </w:rPr>
      </w:pPr>
    </w:p>
    <w:p w14:paraId="55A85DCE" w14:textId="777F3601" w:rsidR="005C0D70" w:rsidRPr="005C0D70" w:rsidRDefault="005C0D70" w:rsidP="005C0D70">
      <w:pPr>
        <w:ind w:left="23"/>
        <w:rPr>
          <w:rFonts w:ascii="Arial" w:hAnsi="Arial" w:cs="Arial"/>
          <w:sz w:val="22"/>
          <w:szCs w:val="22"/>
        </w:rPr>
      </w:pPr>
      <w:r w:rsidRPr="005C0D70">
        <w:rPr>
          <w:rFonts w:ascii="Arial" w:hAnsi="Arial" w:cs="Arial"/>
          <w:sz w:val="22"/>
          <w:szCs w:val="22"/>
        </w:rPr>
        <w:t xml:space="preserve">When calculating numerical answers, show your working or reasoning clearly. Give final answers to </w:t>
      </w:r>
      <w:r w:rsidRPr="005C0D70">
        <w:rPr>
          <w:rFonts w:ascii="Arial" w:hAnsi="Arial" w:cs="Arial"/>
          <w:b/>
          <w:sz w:val="22"/>
          <w:szCs w:val="22"/>
        </w:rPr>
        <w:t>three</w:t>
      </w:r>
      <w:r w:rsidRPr="005C0D70">
        <w:rPr>
          <w:rFonts w:ascii="Arial" w:hAnsi="Arial" w:cs="Arial"/>
          <w:sz w:val="22"/>
          <w:szCs w:val="22"/>
        </w:rPr>
        <w:t xml:space="preserve"> significant figures and include appropriate units where applicable.</w:t>
      </w:r>
    </w:p>
    <w:p w14:paraId="5CEB94C0" w14:textId="77777777" w:rsidR="005C0D70" w:rsidRDefault="005C0D70" w:rsidP="005C0D70">
      <w:pPr>
        <w:ind w:left="23"/>
        <w:rPr>
          <w:rFonts w:ascii="Arial" w:hAnsi="Arial" w:cs="Arial"/>
          <w:sz w:val="22"/>
          <w:szCs w:val="22"/>
        </w:rPr>
      </w:pPr>
    </w:p>
    <w:p w14:paraId="37237C35" w14:textId="67E87C0B" w:rsidR="005C0D70" w:rsidRPr="005C0D70" w:rsidRDefault="005C0D70" w:rsidP="005C0D70">
      <w:pPr>
        <w:ind w:left="23"/>
        <w:rPr>
          <w:rFonts w:ascii="Arial" w:hAnsi="Arial" w:cs="Arial"/>
          <w:sz w:val="22"/>
          <w:szCs w:val="22"/>
        </w:rPr>
      </w:pPr>
      <w:r w:rsidRPr="005C0D70">
        <w:rPr>
          <w:rFonts w:ascii="Arial" w:hAnsi="Arial" w:cs="Arial"/>
          <w:sz w:val="22"/>
          <w:szCs w:val="22"/>
        </w:rPr>
        <w:t xml:space="preserve">When estimating numerical answers, show your working or reasoning clearly. Give final answers to a maximum of </w:t>
      </w:r>
      <w:r w:rsidRPr="005C0D70">
        <w:rPr>
          <w:rFonts w:ascii="Arial" w:hAnsi="Arial" w:cs="Arial"/>
          <w:b/>
          <w:sz w:val="22"/>
          <w:szCs w:val="22"/>
        </w:rPr>
        <w:t>two</w:t>
      </w:r>
      <w:r w:rsidRPr="005C0D70">
        <w:rPr>
          <w:rFonts w:ascii="Arial" w:hAnsi="Arial" w:cs="Arial"/>
          <w:sz w:val="22"/>
          <w:szCs w:val="22"/>
        </w:rPr>
        <w:t xml:space="preserve"> significant figures and include appropriate units where applicable.</w:t>
      </w:r>
    </w:p>
    <w:p w14:paraId="76678EE2" w14:textId="77777777" w:rsidR="005C0D70" w:rsidRDefault="005C0D70" w:rsidP="005C0D70">
      <w:pPr>
        <w:ind w:left="23"/>
        <w:rPr>
          <w:rFonts w:ascii="Arial" w:hAnsi="Arial" w:cs="Arial"/>
          <w:sz w:val="22"/>
          <w:szCs w:val="22"/>
        </w:rPr>
      </w:pPr>
    </w:p>
    <w:p w14:paraId="6760C4F5" w14:textId="54B67306" w:rsidR="005C0D70" w:rsidRPr="005C0D70" w:rsidRDefault="005C0D70" w:rsidP="005C0D70">
      <w:pPr>
        <w:ind w:left="23"/>
        <w:rPr>
          <w:rFonts w:ascii="Arial" w:hAnsi="Arial" w:cs="Arial"/>
          <w:sz w:val="22"/>
          <w:szCs w:val="22"/>
          <w:lang w:val="en-US"/>
        </w:rPr>
      </w:pPr>
      <w:r w:rsidRPr="005C0D70">
        <w:rPr>
          <w:rFonts w:ascii="Arial" w:hAnsi="Arial" w:cs="Arial"/>
          <w:sz w:val="22"/>
          <w:szCs w:val="22"/>
        </w:rPr>
        <w:t>Supplementary pages for planning/continuing your answers to questions are provided at the end of this Question/Answer booklet. If you use these pages to continue an answer, indicate</w:t>
      </w:r>
      <w:r w:rsidRPr="005C0D70">
        <w:rPr>
          <w:rFonts w:ascii="Arial" w:hAnsi="Arial" w:cs="Arial"/>
          <w:sz w:val="22"/>
          <w:szCs w:val="22"/>
          <w:lang w:val="en-US"/>
        </w:rPr>
        <w:t xml:space="preserve"> at the original answer where answer is continued, i.e. give the page number.</w:t>
      </w:r>
    </w:p>
    <w:p w14:paraId="4C68AF65" w14:textId="77777777" w:rsidR="005C0D70" w:rsidRDefault="005C0D70" w:rsidP="005C0D70">
      <w:pPr>
        <w:ind w:left="23"/>
        <w:rPr>
          <w:rFonts w:ascii="Arial" w:hAnsi="Arial" w:cs="Arial"/>
          <w:sz w:val="22"/>
          <w:szCs w:val="22"/>
        </w:rPr>
      </w:pPr>
    </w:p>
    <w:p w14:paraId="0670E4B1" w14:textId="7DE16EE8" w:rsidR="005C0D70" w:rsidRPr="005C0D70" w:rsidRDefault="005C0D70" w:rsidP="005C0D70">
      <w:pPr>
        <w:ind w:left="23"/>
        <w:rPr>
          <w:rFonts w:ascii="Arial" w:hAnsi="Arial" w:cs="Arial"/>
          <w:sz w:val="22"/>
          <w:szCs w:val="22"/>
        </w:rPr>
      </w:pPr>
      <w:r w:rsidRPr="005C0D70">
        <w:rPr>
          <w:rFonts w:ascii="Arial" w:hAnsi="Arial" w:cs="Arial"/>
          <w:sz w:val="22"/>
          <w:szCs w:val="22"/>
        </w:rPr>
        <w:t>Suggested working time: 50 minutes.</w:t>
      </w:r>
    </w:p>
    <w:p w14:paraId="67E8EB73" w14:textId="77777777" w:rsidR="00607048" w:rsidRPr="00AA4E6F" w:rsidRDefault="00607048" w:rsidP="00607048">
      <w:pPr>
        <w:pBdr>
          <w:bottom w:val="single" w:sz="4" w:space="1" w:color="auto"/>
        </w:pBdr>
        <w:ind w:right="540"/>
        <w:rPr>
          <w:rFonts w:ascii="Arial" w:hAnsi="Arial" w:cs="Arial"/>
          <w:sz w:val="22"/>
          <w:szCs w:val="22"/>
        </w:rPr>
      </w:pPr>
    </w:p>
    <w:p w14:paraId="0FAA686A" w14:textId="77777777" w:rsidR="00A62996" w:rsidRDefault="00A62996" w:rsidP="00A62996">
      <w:pPr>
        <w:jc w:val="right"/>
        <w:rPr>
          <w:rFonts w:ascii="Arial" w:hAnsi="Arial" w:cs="Arial"/>
          <w:sz w:val="22"/>
          <w:szCs w:val="22"/>
        </w:rPr>
      </w:pPr>
    </w:p>
    <w:p w14:paraId="4F3044CF" w14:textId="48610D61" w:rsidR="0079189C" w:rsidRPr="00BB2CEE" w:rsidRDefault="009051EC" w:rsidP="00A62996">
      <w:pPr>
        <w:rPr>
          <w:rFonts w:ascii="Arial" w:hAnsi="Arial" w:cs="Arial"/>
          <w:b/>
          <w:sz w:val="22"/>
          <w:szCs w:val="22"/>
        </w:rPr>
      </w:pPr>
      <w:r w:rsidRPr="00BB2CEE">
        <w:rPr>
          <w:rFonts w:ascii="Arial" w:hAnsi="Arial" w:cs="Arial"/>
          <w:b/>
          <w:sz w:val="22"/>
          <w:szCs w:val="22"/>
        </w:rPr>
        <w:t xml:space="preserve">Question </w:t>
      </w:r>
      <w:r w:rsidR="0079189C" w:rsidRPr="00BB2CEE">
        <w:rPr>
          <w:rFonts w:ascii="Arial" w:hAnsi="Arial" w:cs="Arial"/>
          <w:b/>
          <w:sz w:val="22"/>
          <w:szCs w:val="22"/>
        </w:rPr>
        <w:t>1</w:t>
      </w:r>
      <w:r w:rsidR="00F12AE1" w:rsidRPr="00BB2CEE">
        <w:rPr>
          <w:rFonts w:ascii="Arial" w:hAnsi="Arial" w:cs="Arial"/>
          <w:b/>
          <w:sz w:val="22"/>
          <w:szCs w:val="22"/>
        </w:rPr>
        <w:tab/>
      </w:r>
      <w:r w:rsidR="00F12AE1" w:rsidRPr="00BB2CEE">
        <w:rPr>
          <w:rFonts w:ascii="Arial" w:hAnsi="Arial" w:cs="Arial"/>
          <w:b/>
          <w:sz w:val="22"/>
          <w:szCs w:val="22"/>
        </w:rPr>
        <w:tab/>
      </w:r>
      <w:r w:rsidR="00F12AE1" w:rsidRPr="00BB2CEE">
        <w:rPr>
          <w:rFonts w:ascii="Arial" w:hAnsi="Arial" w:cs="Arial"/>
          <w:b/>
          <w:sz w:val="22"/>
          <w:szCs w:val="22"/>
        </w:rPr>
        <w:tab/>
      </w:r>
      <w:r w:rsidR="00F12AE1" w:rsidRPr="00BB2CEE">
        <w:rPr>
          <w:rFonts w:ascii="Arial" w:hAnsi="Arial" w:cs="Arial"/>
          <w:b/>
          <w:sz w:val="22"/>
          <w:szCs w:val="22"/>
        </w:rPr>
        <w:tab/>
      </w:r>
      <w:r w:rsidR="00F12AE1" w:rsidRPr="00BB2CEE">
        <w:rPr>
          <w:rFonts w:ascii="Arial" w:hAnsi="Arial" w:cs="Arial"/>
          <w:b/>
          <w:sz w:val="22"/>
          <w:szCs w:val="22"/>
        </w:rPr>
        <w:tab/>
      </w:r>
      <w:r w:rsidR="00F12AE1" w:rsidRPr="00BB2CEE">
        <w:rPr>
          <w:rFonts w:ascii="Arial" w:hAnsi="Arial" w:cs="Arial"/>
          <w:b/>
          <w:sz w:val="22"/>
          <w:szCs w:val="22"/>
        </w:rPr>
        <w:tab/>
      </w:r>
      <w:r w:rsidR="00F12AE1" w:rsidRPr="00BB2CEE">
        <w:rPr>
          <w:rFonts w:ascii="Arial" w:hAnsi="Arial" w:cs="Arial"/>
          <w:b/>
          <w:sz w:val="22"/>
          <w:szCs w:val="22"/>
        </w:rPr>
        <w:tab/>
      </w:r>
      <w:r w:rsidR="00F12AE1" w:rsidRPr="00BB2CEE">
        <w:rPr>
          <w:rFonts w:ascii="Arial" w:hAnsi="Arial" w:cs="Arial"/>
          <w:b/>
          <w:sz w:val="22"/>
          <w:szCs w:val="22"/>
        </w:rPr>
        <w:tab/>
      </w:r>
      <w:r w:rsidR="00F12AE1" w:rsidRPr="00BB2CEE">
        <w:rPr>
          <w:rFonts w:ascii="Arial" w:hAnsi="Arial" w:cs="Arial"/>
          <w:b/>
          <w:sz w:val="22"/>
          <w:szCs w:val="22"/>
        </w:rPr>
        <w:tab/>
      </w:r>
      <w:r w:rsidR="00F12AE1" w:rsidRPr="00BB2CEE">
        <w:rPr>
          <w:rFonts w:ascii="Arial" w:hAnsi="Arial" w:cs="Arial"/>
          <w:b/>
          <w:sz w:val="22"/>
          <w:szCs w:val="22"/>
        </w:rPr>
        <w:tab/>
      </w:r>
      <w:r w:rsidR="00F12AE1" w:rsidRPr="00BB2CEE">
        <w:rPr>
          <w:rFonts w:ascii="Arial" w:hAnsi="Arial" w:cs="Arial"/>
          <w:b/>
          <w:sz w:val="22"/>
          <w:szCs w:val="22"/>
        </w:rPr>
        <w:tab/>
      </w:r>
      <w:r w:rsidR="005C0D70">
        <w:rPr>
          <w:rFonts w:ascii="Arial" w:hAnsi="Arial" w:cs="Arial"/>
          <w:b/>
          <w:sz w:val="22"/>
          <w:szCs w:val="22"/>
        </w:rPr>
        <w:t xml:space="preserve">     </w:t>
      </w:r>
      <w:r w:rsidR="00A62996">
        <w:rPr>
          <w:rFonts w:ascii="Arial" w:hAnsi="Arial" w:cs="Arial"/>
          <w:b/>
          <w:sz w:val="22"/>
          <w:szCs w:val="22"/>
        </w:rPr>
        <w:t xml:space="preserve"> </w:t>
      </w:r>
      <w:proofErr w:type="gramStart"/>
      <w:r w:rsidR="00A62996">
        <w:rPr>
          <w:rFonts w:ascii="Arial" w:hAnsi="Arial" w:cs="Arial"/>
          <w:b/>
          <w:sz w:val="22"/>
          <w:szCs w:val="22"/>
        </w:rPr>
        <w:t xml:space="preserve">   </w:t>
      </w:r>
      <w:r w:rsidR="00F12AE1" w:rsidRPr="00BB2CEE">
        <w:rPr>
          <w:rFonts w:ascii="Arial" w:hAnsi="Arial" w:cs="Arial"/>
          <w:b/>
          <w:sz w:val="22"/>
          <w:szCs w:val="22"/>
        </w:rPr>
        <w:t>(</w:t>
      </w:r>
      <w:proofErr w:type="gramEnd"/>
      <w:r w:rsidR="00BB2CEE" w:rsidRPr="00BB2CEE">
        <w:rPr>
          <w:rFonts w:ascii="Arial" w:hAnsi="Arial" w:cs="Arial"/>
          <w:b/>
          <w:sz w:val="22"/>
          <w:szCs w:val="22"/>
        </w:rPr>
        <w:t>5</w:t>
      </w:r>
      <w:r w:rsidR="00F12AE1" w:rsidRPr="00BB2CEE">
        <w:rPr>
          <w:rFonts w:ascii="Arial" w:hAnsi="Arial" w:cs="Arial"/>
          <w:b/>
          <w:sz w:val="22"/>
          <w:szCs w:val="22"/>
        </w:rPr>
        <w:t xml:space="preserve"> marks)</w:t>
      </w:r>
    </w:p>
    <w:p w14:paraId="22C04D06" w14:textId="77777777" w:rsidR="00BB2CEE" w:rsidRPr="00BB2CEE" w:rsidRDefault="00BB2CEE" w:rsidP="001A3E5D">
      <w:pPr>
        <w:rPr>
          <w:rFonts w:ascii="Arial" w:hAnsi="Arial" w:cs="Arial"/>
          <w:b/>
          <w:sz w:val="22"/>
          <w:szCs w:val="22"/>
        </w:rPr>
      </w:pPr>
    </w:p>
    <w:p w14:paraId="35FFDF80" w14:textId="77777777" w:rsidR="00895A6F" w:rsidRPr="00895A6F" w:rsidRDefault="00895A6F" w:rsidP="00895A6F">
      <w:pPr>
        <w:rPr>
          <w:rFonts w:ascii="Arial" w:hAnsi="Arial" w:cs="Arial"/>
          <w:sz w:val="22"/>
          <w:szCs w:val="22"/>
          <w:lang w:val="en-GB"/>
        </w:rPr>
      </w:pPr>
      <w:bookmarkStart w:id="3" w:name="_Hlk166490105"/>
      <w:r w:rsidRPr="00895A6F">
        <w:rPr>
          <w:rFonts w:ascii="Arial" w:hAnsi="Arial" w:cs="Arial"/>
          <w:sz w:val="22"/>
          <w:szCs w:val="22"/>
          <w:lang w:val="en-GB"/>
        </w:rPr>
        <w:t>An astronaut is playing golf on the Moon. They hit a golf ball into a crater as shown below.</w:t>
      </w:r>
    </w:p>
    <w:p w14:paraId="342E0233" w14:textId="77777777" w:rsidR="00895A6F" w:rsidRPr="00895A6F" w:rsidRDefault="00895A6F" w:rsidP="00895A6F">
      <w:pPr>
        <w:rPr>
          <w:sz w:val="22"/>
          <w:szCs w:val="22"/>
          <w:lang w:val="en-GB"/>
        </w:rPr>
      </w:pPr>
    </w:p>
    <w:p w14:paraId="64172A0E" w14:textId="77777777" w:rsidR="00895A6F" w:rsidRPr="00895A6F" w:rsidRDefault="00895A6F" w:rsidP="00895A6F">
      <w:pPr>
        <w:rPr>
          <w:sz w:val="22"/>
          <w:szCs w:val="22"/>
          <w:lang w:val="en-GB"/>
        </w:rPr>
      </w:pPr>
      <w:r w:rsidRPr="00895A6F">
        <w:rPr>
          <w:noProof/>
          <w:sz w:val="22"/>
          <w:szCs w:val="22"/>
          <w:lang w:val="en-GB"/>
        </w:rPr>
        <mc:AlternateContent>
          <mc:Choice Requires="wps">
            <w:drawing>
              <wp:anchor distT="0" distB="0" distL="114300" distR="114300" simplePos="0" relativeHeight="252818432" behindDoc="1" locked="0" layoutInCell="1" allowOverlap="1" wp14:anchorId="36791BC6" wp14:editId="5F2B3B37">
                <wp:simplePos x="0" y="0"/>
                <wp:positionH relativeFrom="column">
                  <wp:posOffset>3432175</wp:posOffset>
                </wp:positionH>
                <wp:positionV relativeFrom="paragraph">
                  <wp:posOffset>57150</wp:posOffset>
                </wp:positionV>
                <wp:extent cx="914400" cy="342900"/>
                <wp:effectExtent l="0" t="0" r="0" b="0"/>
                <wp:wrapNone/>
                <wp:docPr id="70714524" name="Text Box 10"/>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3699CF2D" w14:textId="77777777" w:rsidR="00895A6F" w:rsidRPr="001067C6" w:rsidRDefault="00895A6F" w:rsidP="00895A6F">
                            <w:pPr>
                              <w:rPr>
                                <w:rFonts w:ascii="Arial" w:hAnsi="Arial" w:cs="Arial"/>
                                <w:lang w:val="en-GB"/>
                              </w:rPr>
                            </w:pPr>
                            <w:r w:rsidRPr="001067C6">
                              <w:rPr>
                                <w:rFonts w:ascii="Arial" w:hAnsi="Arial" w:cs="Arial"/>
                                <w:lang w:val="en-GB"/>
                              </w:rPr>
                              <w:t>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791BC6" id="Text Box 10" o:spid="_x0000_s1030" type="#_x0000_t202" style="position:absolute;margin-left:270.25pt;margin-top:4.5pt;width:1in;height:27pt;z-index:-2504980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" fillcolor="white [3201]" stroked="f" strokeweight=".5pt">
                <v:textbox>
                  <w:txbxContent>
                    <w:p w14:paraId="3699CF2D" w14:textId="77777777" w:rsidR="00895A6F" w:rsidRPr="001067C6" w:rsidRDefault="00895A6F" w:rsidP="00895A6F">
                      <w:pPr>
                        <w:rPr>
                          <w:rFonts w:ascii="Arial" w:hAnsi="Arial" w:cs="Arial"/>
                          <w:lang w:val="en-GB"/>
                        </w:rPr>
                      </w:pPr>
                      <w:r w:rsidRPr="001067C6">
                        <w:rPr>
                          <w:rFonts w:ascii="Arial" w:hAnsi="Arial" w:cs="Arial"/>
                          <w:lang w:val="en-GB"/>
                        </w:rPr>
                        <w:t>v</w:t>
                      </w:r>
                    </w:p>
                  </w:txbxContent>
                </v:textbox>
              </v:shape>
            </w:pict>
          </mc:Fallback>
        </mc:AlternateContent>
      </w:r>
      <w:r w:rsidRPr="00895A6F">
        <w:rPr>
          <w:noProof/>
          <w:sz w:val="22"/>
          <w:szCs w:val="22"/>
          <w:lang w:val="en-GB"/>
        </w:rPr>
        <mc:AlternateContent>
          <mc:Choice Requires="wps">
            <w:drawing>
              <wp:anchor distT="0" distB="0" distL="114300" distR="114300" simplePos="0" relativeHeight="252817408" behindDoc="1" locked="0" layoutInCell="1" allowOverlap="1" wp14:anchorId="188BA757" wp14:editId="409F7FD5">
                <wp:simplePos x="0" y="0"/>
                <wp:positionH relativeFrom="column">
                  <wp:posOffset>2169160</wp:posOffset>
                </wp:positionH>
                <wp:positionV relativeFrom="paragraph">
                  <wp:posOffset>1485900</wp:posOffset>
                </wp:positionV>
                <wp:extent cx="914400" cy="342900"/>
                <wp:effectExtent l="0" t="0" r="0" b="0"/>
                <wp:wrapNone/>
                <wp:docPr id="433824342" name="Text Box 10"/>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352DFB12" w14:textId="77777777" w:rsidR="00895A6F" w:rsidRPr="001067C6" w:rsidRDefault="00895A6F" w:rsidP="00895A6F">
                            <w:pPr>
                              <w:rPr>
                                <w:rFonts w:ascii="Arial" w:hAnsi="Arial" w:cs="Arial"/>
                                <w:lang w:val="en-GB"/>
                              </w:rPr>
                            </w:pPr>
                            <w:r w:rsidRPr="001067C6">
                              <w:rPr>
                                <w:rFonts w:ascii="Arial" w:hAnsi="Arial" w:cs="Arial"/>
                                <w:lang w:val="en-GB"/>
                              </w:rPr>
                              <w:t>281 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8BA757" id="_x0000_s1031" type="#_x0000_t202" style="position:absolute;margin-left:170.8pt;margin-top:117pt;width:1in;height:27pt;z-index:-2504990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" fillcolor="white [3201]" stroked="f" strokeweight=".5pt">
                <v:textbox>
                  <w:txbxContent>
                    <w:p w14:paraId="352DFB12" w14:textId="77777777" w:rsidR="00895A6F" w:rsidRPr="001067C6" w:rsidRDefault="00895A6F" w:rsidP="00895A6F">
                      <w:pPr>
                        <w:rPr>
                          <w:rFonts w:ascii="Arial" w:hAnsi="Arial" w:cs="Arial"/>
                          <w:lang w:val="en-GB"/>
                        </w:rPr>
                      </w:pPr>
                      <w:r w:rsidRPr="001067C6">
                        <w:rPr>
                          <w:rFonts w:ascii="Arial" w:hAnsi="Arial" w:cs="Arial"/>
                          <w:lang w:val="en-GB"/>
                        </w:rPr>
                        <w:t>281 m</w:t>
                      </w:r>
                    </w:p>
                  </w:txbxContent>
                </v:textbox>
              </v:shape>
            </w:pict>
          </mc:Fallback>
        </mc:AlternateContent>
      </w:r>
      <w:r w:rsidRPr="00895A6F">
        <w:rPr>
          <w:noProof/>
          <w:sz w:val="22"/>
          <w:szCs w:val="22"/>
          <w:lang w:val="en-GB"/>
        </w:rPr>
        <mc:AlternateContent>
          <mc:Choice Requires="wps">
            <w:drawing>
              <wp:anchor distT="0" distB="0" distL="114300" distR="114300" simplePos="0" relativeHeight="252816384" behindDoc="1" locked="0" layoutInCell="1" allowOverlap="1" wp14:anchorId="41F7F64E" wp14:editId="60B0E5B3">
                <wp:simplePos x="0" y="0"/>
                <wp:positionH relativeFrom="column">
                  <wp:posOffset>270510</wp:posOffset>
                </wp:positionH>
                <wp:positionV relativeFrom="paragraph">
                  <wp:posOffset>571500</wp:posOffset>
                </wp:positionV>
                <wp:extent cx="914400" cy="342900"/>
                <wp:effectExtent l="0" t="0" r="0" b="0"/>
                <wp:wrapNone/>
                <wp:docPr id="886492228" name="Text Box 10"/>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35573C68" w14:textId="77777777" w:rsidR="00895A6F" w:rsidRPr="001067C6" w:rsidRDefault="00895A6F" w:rsidP="00895A6F">
                            <w:pPr>
                              <w:rPr>
                                <w:rFonts w:ascii="Arial" w:hAnsi="Arial" w:cs="Arial"/>
                                <w:lang w:val="en-GB"/>
                              </w:rPr>
                            </w:pPr>
                            <w:r w:rsidRPr="001067C6">
                              <w:rPr>
                                <w:rFonts w:ascii="Arial" w:hAnsi="Arial" w:cs="Arial"/>
                                <w:lang w:val="en-GB"/>
                              </w:rPr>
                              <w:t>15.0 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7F64E" id="_x0000_s1032" type="#_x0000_t202" style="position:absolute;margin-left:21.3pt;margin-top:45pt;width:1in;height:27pt;z-index:-2505000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" fillcolor="white [3201]" stroked="f" strokeweight=".5pt">
                <v:textbox>
                  <w:txbxContent>
                    <w:p w14:paraId="35573C68" w14:textId="77777777" w:rsidR="00895A6F" w:rsidRPr="001067C6" w:rsidRDefault="00895A6F" w:rsidP="00895A6F">
                      <w:pPr>
                        <w:rPr>
                          <w:rFonts w:ascii="Arial" w:hAnsi="Arial" w:cs="Arial"/>
                          <w:lang w:val="en-GB"/>
                        </w:rPr>
                      </w:pPr>
                      <w:r w:rsidRPr="001067C6">
                        <w:rPr>
                          <w:rFonts w:ascii="Arial" w:hAnsi="Arial" w:cs="Arial"/>
                          <w:lang w:val="en-GB"/>
                        </w:rPr>
                        <w:t>15.0 m</w:t>
                      </w:r>
                    </w:p>
                  </w:txbxContent>
                </v:textbox>
              </v:shape>
            </w:pict>
          </mc:Fallback>
        </mc:AlternateContent>
      </w:r>
      <w:r w:rsidRPr="00895A6F">
        <w:rPr>
          <w:noProof/>
          <w:sz w:val="22"/>
          <w:szCs w:val="22"/>
          <w:lang w:val="en-GB"/>
        </w:rPr>
        <mc:AlternateContent>
          <mc:Choice Requires="wps">
            <w:drawing>
              <wp:anchor distT="0" distB="0" distL="114300" distR="114300" simplePos="0" relativeHeight="252815360" behindDoc="0" locked="0" layoutInCell="1" allowOverlap="1" wp14:anchorId="7D68FC49" wp14:editId="3FA36AD0">
                <wp:simplePos x="0" y="0"/>
                <wp:positionH relativeFrom="column">
                  <wp:posOffset>850900</wp:posOffset>
                </wp:positionH>
                <wp:positionV relativeFrom="paragraph">
                  <wp:posOffset>1371600</wp:posOffset>
                </wp:positionV>
                <wp:extent cx="3263900" cy="0"/>
                <wp:effectExtent l="38100" t="76200" r="12700" b="95250"/>
                <wp:wrapNone/>
                <wp:docPr id="1411278952" name="Straight Arrow Connector 9"/>
                <wp:cNvGraphicFramePr/>
                <a:graphic xmlns:a="http://schemas.openxmlformats.org/drawingml/2006/main">
                  <a:graphicData uri="http://schemas.microsoft.com/office/word/2010/wordprocessingShape">
                    <wps:wsp>
                      <wps:cNvCnPr/>
                      <wps:spPr>
                        <a:xfrm>
                          <a:off x="0" y="0"/>
                          <a:ext cx="3263900" cy="0"/>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800A716" id="_x0000_t32" coordsize="21600,21600" o:spt="32" o:oned="t" path="m,l21600,21600e" filled="f">
                <v:path arrowok="t" fillok="f" o:connecttype="none"/>
                <o:lock v:ext="edit" shapetype="t"/>
              </v:shapetype>
              <v:shape id="Straight Arrow Connector 9" o:spid="_x0000_s1026" type="#_x0000_t32" style="position:absolute;margin-left:67pt;margin-top:108pt;width:257pt;height:0;z-index:252815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" strokecolor="black [3213]" strokeweight="1pt">
                <v:stroke startarrow="block" endarrow="block" joinstyle="miter"/>
              </v:shape>
            </w:pict>
          </mc:Fallback>
        </mc:AlternateContent>
      </w:r>
      <w:r w:rsidRPr="00895A6F">
        <w:rPr>
          <w:noProof/>
          <w:sz w:val="22"/>
          <w:szCs w:val="22"/>
          <w:lang w:val="en-GB"/>
        </w:rPr>
        <mc:AlternateContent>
          <mc:Choice Requires="wps">
            <w:drawing>
              <wp:anchor distT="0" distB="0" distL="114300" distR="114300" simplePos="0" relativeHeight="252814336" behindDoc="0" locked="0" layoutInCell="1" allowOverlap="1" wp14:anchorId="7B4595C9" wp14:editId="37903343">
                <wp:simplePos x="0" y="0"/>
                <wp:positionH relativeFrom="column">
                  <wp:posOffset>850900</wp:posOffset>
                </wp:positionH>
                <wp:positionV relativeFrom="paragraph">
                  <wp:posOffset>209549</wp:posOffset>
                </wp:positionV>
                <wp:extent cx="0" cy="1071245"/>
                <wp:effectExtent l="76200" t="38100" r="57150" b="52705"/>
                <wp:wrapNone/>
                <wp:docPr id="889658229" name="Straight Arrow Connector 8"/>
                <wp:cNvGraphicFramePr/>
                <a:graphic xmlns:a="http://schemas.openxmlformats.org/drawingml/2006/main">
                  <a:graphicData uri="http://schemas.microsoft.com/office/word/2010/wordprocessingShape">
                    <wps:wsp>
                      <wps:cNvCnPr/>
                      <wps:spPr>
                        <a:xfrm>
                          <a:off x="0" y="0"/>
                          <a:ext cx="0" cy="1071245"/>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79539C" id="Straight Arrow Connector 8" o:spid="_x0000_s1026" type="#_x0000_t32" style="position:absolute;margin-left:67pt;margin-top:16.5pt;width:0;height:84.35pt;z-index:252814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" strokecolor="black [3213]" strokeweight="1pt">
                <v:stroke startarrow="block" endarrow="block" joinstyle="miter"/>
              </v:shape>
            </w:pict>
          </mc:Fallback>
        </mc:AlternateContent>
      </w:r>
      <w:r w:rsidRPr="00895A6F">
        <w:rPr>
          <w:noProof/>
          <w:sz w:val="22"/>
          <w:szCs w:val="22"/>
          <w:lang w:val="en-GB"/>
        </w:rPr>
        <mc:AlternateContent>
          <mc:Choice Requires="wps">
            <w:drawing>
              <wp:anchor distT="0" distB="0" distL="114300" distR="114300" simplePos="0" relativeHeight="252813312" behindDoc="0" locked="0" layoutInCell="1" allowOverlap="1" wp14:anchorId="320B52E7" wp14:editId="77783F48">
                <wp:simplePos x="0" y="0"/>
                <wp:positionH relativeFrom="column">
                  <wp:posOffset>850900</wp:posOffset>
                </wp:positionH>
                <wp:positionV relativeFrom="paragraph">
                  <wp:posOffset>203200</wp:posOffset>
                </wp:positionV>
                <wp:extent cx="2578100" cy="6350"/>
                <wp:effectExtent l="0" t="57150" r="31750" b="88900"/>
                <wp:wrapNone/>
                <wp:docPr id="1256187130" name="Straight Arrow Connector 5"/>
                <wp:cNvGraphicFramePr/>
                <a:graphic xmlns:a="http://schemas.openxmlformats.org/drawingml/2006/main">
                  <a:graphicData uri="http://schemas.microsoft.com/office/word/2010/wordprocessingShape">
                    <wps:wsp>
                      <wps:cNvCnPr/>
                      <wps:spPr>
                        <a:xfrm>
                          <a:off x="0" y="0"/>
                          <a:ext cx="2578100" cy="63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4F09E2" id="Straight Arrow Connector 5" o:spid="_x0000_s1026" type="#_x0000_t32" style="position:absolute;margin-left:67pt;margin-top:16pt;width:203pt;height:.5pt;z-index:252813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" strokecolor="black [3213]" strokeweight="1.5pt">
                <v:stroke endarrow="block" joinstyle="miter"/>
              </v:shape>
            </w:pict>
          </mc:Fallback>
        </mc:AlternateContent>
      </w:r>
      <w:r w:rsidRPr="00895A6F">
        <w:rPr>
          <w:noProof/>
          <w:sz w:val="22"/>
          <w:szCs w:val="22"/>
          <w:lang w:val="en-GB"/>
        </w:rPr>
        <mc:AlternateContent>
          <mc:Choice Requires="wps">
            <w:drawing>
              <wp:anchor distT="0" distB="0" distL="114300" distR="114300" simplePos="0" relativeHeight="252812288" behindDoc="0" locked="0" layoutInCell="1" allowOverlap="1" wp14:anchorId="5B20A56A" wp14:editId="0E76C1E1">
                <wp:simplePos x="0" y="0"/>
                <wp:positionH relativeFrom="column">
                  <wp:posOffset>850900</wp:posOffset>
                </wp:positionH>
                <wp:positionV relativeFrom="paragraph">
                  <wp:posOffset>209549</wp:posOffset>
                </wp:positionV>
                <wp:extent cx="3263900" cy="1071245"/>
                <wp:effectExtent l="0" t="0" r="12700" b="14605"/>
                <wp:wrapNone/>
                <wp:docPr id="1452208025" name="Freeform: Shape 4"/>
                <wp:cNvGraphicFramePr/>
                <a:graphic xmlns:a="http://schemas.openxmlformats.org/drawingml/2006/main">
                  <a:graphicData uri="http://schemas.microsoft.com/office/word/2010/wordprocessingShape">
                    <wps:wsp>
                      <wps:cNvSpPr/>
                      <wps:spPr>
                        <a:xfrm>
                          <a:off x="0" y="0"/>
                          <a:ext cx="3263900" cy="1071245"/>
                        </a:xfrm>
                        <a:custGeom>
                          <a:avLst/>
                          <a:gdLst>
                            <a:gd name="connsiteX0" fmla="*/ 0 w 1530350"/>
                            <a:gd name="connsiteY0" fmla="*/ 0 h 914400"/>
                            <a:gd name="connsiteX1" fmla="*/ 444500 w 1530350"/>
                            <a:gd name="connsiteY1" fmla="*/ 31750 h 914400"/>
                            <a:gd name="connsiteX2" fmla="*/ 819150 w 1530350"/>
                            <a:gd name="connsiteY2" fmla="*/ 127000 h 914400"/>
                            <a:gd name="connsiteX3" fmla="*/ 1143000 w 1530350"/>
                            <a:gd name="connsiteY3" fmla="*/ 368300 h 914400"/>
                            <a:gd name="connsiteX4" fmla="*/ 1397000 w 1530350"/>
                            <a:gd name="connsiteY4" fmla="*/ 679450 h 914400"/>
                            <a:gd name="connsiteX5" fmla="*/ 1530350 w 1530350"/>
                            <a:gd name="connsiteY5" fmla="*/ 914400 h 914400"/>
                            <a:gd name="connsiteX6" fmla="*/ 1530350 w 1530350"/>
                            <a:gd name="connsiteY6" fmla="*/ 914400 h 9144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30350" h="914400">
                              <a:moveTo>
                                <a:pt x="0" y="0"/>
                              </a:moveTo>
                              <a:cubicBezTo>
                                <a:pt x="153987" y="5291"/>
                                <a:pt x="307975" y="10583"/>
                                <a:pt x="444500" y="31750"/>
                              </a:cubicBezTo>
                              <a:cubicBezTo>
                                <a:pt x="581025" y="52917"/>
                                <a:pt x="702733" y="70908"/>
                                <a:pt x="819150" y="127000"/>
                              </a:cubicBezTo>
                              <a:cubicBezTo>
                                <a:pt x="935567" y="183092"/>
                                <a:pt x="1046692" y="276225"/>
                                <a:pt x="1143000" y="368300"/>
                              </a:cubicBezTo>
                              <a:cubicBezTo>
                                <a:pt x="1239308" y="460375"/>
                                <a:pt x="1332442" y="588433"/>
                                <a:pt x="1397000" y="679450"/>
                              </a:cubicBezTo>
                              <a:cubicBezTo>
                                <a:pt x="1461558" y="770467"/>
                                <a:pt x="1530350" y="914400"/>
                                <a:pt x="1530350" y="914400"/>
                              </a:cubicBezTo>
                              <a:lnTo>
                                <a:pt x="1530350" y="914400"/>
                              </a:lnTo>
                            </a:path>
                          </a:pathLst>
                        </a:custGeom>
                        <a:noFill/>
                        <a:ln>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3038E" id="Freeform: Shape 4" o:spid="_x0000_s1026" style="position:absolute;margin-left:67pt;margin-top:16.5pt;width:257pt;height:84.35p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30350,9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" path="m,c153987,5291,307975,10583,444500,31750v136525,21167,258233,39158,374650,95250c935567,183092,1046692,276225,1143000,368300v96308,92075,189442,220133,254000,311150c1461558,770467,1530350,914400,1530350,914400r,e" filled="f" strokecolor="black [3213]" strokeweight="1pt">
                <v:stroke dashstyle="dash" joinstyle="miter"/>
                <v:path arrowok="t" o:connecttype="custom" o:connectlocs="0,0;948021,37196;1747067,148784;2437768,431474;2979494,795995;3263900,1071245;3263900,1071245" o:connectangles="0,0,0,0,0,0,0"/>
              </v:shape>
            </w:pict>
          </mc:Fallback>
        </mc:AlternateContent>
      </w:r>
      <w:r w:rsidRPr="00895A6F">
        <w:rPr>
          <w:noProof/>
          <w:sz w:val="22"/>
          <w:szCs w:val="22"/>
          <w:lang w:val="en-GB"/>
        </w:rPr>
        <mc:AlternateContent>
          <mc:Choice Requires="wps">
            <w:drawing>
              <wp:anchor distT="0" distB="0" distL="114300" distR="114300" simplePos="0" relativeHeight="252811264" behindDoc="0" locked="0" layoutInCell="1" allowOverlap="1" wp14:anchorId="7CF89D91" wp14:editId="68C1B2CB">
                <wp:simplePos x="0" y="0"/>
                <wp:positionH relativeFrom="column">
                  <wp:posOffset>469900</wp:posOffset>
                </wp:positionH>
                <wp:positionV relativeFrom="paragraph">
                  <wp:posOffset>206975</wp:posOffset>
                </wp:positionV>
                <wp:extent cx="4032250" cy="1077886"/>
                <wp:effectExtent l="0" t="0" r="25400" b="27305"/>
                <wp:wrapNone/>
                <wp:docPr id="632206057" name="Freeform: Shape 1"/>
                <wp:cNvGraphicFramePr/>
                <a:graphic xmlns:a="http://schemas.openxmlformats.org/drawingml/2006/main">
                  <a:graphicData uri="http://schemas.microsoft.com/office/word/2010/wordprocessingShape">
                    <wps:wsp>
                      <wps:cNvSpPr/>
                      <wps:spPr>
                        <a:xfrm>
                          <a:off x="0" y="0"/>
                          <a:ext cx="4032250" cy="1077886"/>
                        </a:xfrm>
                        <a:custGeom>
                          <a:avLst/>
                          <a:gdLst>
                            <a:gd name="connsiteX0" fmla="*/ 0 w 4032250"/>
                            <a:gd name="connsiteY0" fmla="*/ 15275 h 1077886"/>
                            <a:gd name="connsiteX1" fmla="*/ 412750 w 4032250"/>
                            <a:gd name="connsiteY1" fmla="*/ 15275 h 1077886"/>
                            <a:gd name="connsiteX2" fmla="*/ 781050 w 4032250"/>
                            <a:gd name="connsiteY2" fmla="*/ 174025 h 1077886"/>
                            <a:gd name="connsiteX3" fmla="*/ 1041400 w 4032250"/>
                            <a:gd name="connsiteY3" fmla="*/ 485175 h 1077886"/>
                            <a:gd name="connsiteX4" fmla="*/ 1428750 w 4032250"/>
                            <a:gd name="connsiteY4" fmla="*/ 783625 h 1077886"/>
                            <a:gd name="connsiteX5" fmla="*/ 2070100 w 4032250"/>
                            <a:gd name="connsiteY5" fmla="*/ 961425 h 1077886"/>
                            <a:gd name="connsiteX6" fmla="*/ 3067050 w 4032250"/>
                            <a:gd name="connsiteY6" fmla="*/ 1069375 h 1077886"/>
                            <a:gd name="connsiteX7" fmla="*/ 4032250 w 4032250"/>
                            <a:gd name="connsiteY7" fmla="*/ 1063025 h 10778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32250" h="1077886">
                              <a:moveTo>
                                <a:pt x="0" y="15275"/>
                              </a:moveTo>
                              <a:cubicBezTo>
                                <a:pt x="141287" y="2046"/>
                                <a:pt x="282575" y="-11183"/>
                                <a:pt x="412750" y="15275"/>
                              </a:cubicBezTo>
                              <a:cubicBezTo>
                                <a:pt x="542925" y="41733"/>
                                <a:pt x="676275" y="95708"/>
                                <a:pt x="781050" y="174025"/>
                              </a:cubicBezTo>
                              <a:cubicBezTo>
                                <a:pt x="885825" y="252342"/>
                                <a:pt x="933450" y="383575"/>
                                <a:pt x="1041400" y="485175"/>
                              </a:cubicBezTo>
                              <a:cubicBezTo>
                                <a:pt x="1149350" y="586775"/>
                                <a:pt x="1257300" y="704250"/>
                                <a:pt x="1428750" y="783625"/>
                              </a:cubicBezTo>
                              <a:cubicBezTo>
                                <a:pt x="1600200" y="863000"/>
                                <a:pt x="1797050" y="913800"/>
                                <a:pt x="2070100" y="961425"/>
                              </a:cubicBezTo>
                              <a:cubicBezTo>
                                <a:pt x="2343150" y="1009050"/>
                                <a:pt x="2740025" y="1052442"/>
                                <a:pt x="3067050" y="1069375"/>
                              </a:cubicBezTo>
                              <a:cubicBezTo>
                                <a:pt x="3394075" y="1086308"/>
                                <a:pt x="3713162" y="1074666"/>
                                <a:pt x="4032250" y="1063025"/>
                              </a:cubicBezTo>
                            </a:path>
                          </a:pathLst>
                        </a:cu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525D2" id="Freeform: Shape 1" o:spid="_x0000_s1026" style="position:absolute;margin-left:37pt;margin-top:16.3pt;width:317.5pt;height:84.85pt;z-index:252811264;visibility:visible;mso-wrap-style:square;mso-wrap-distance-left:9pt;mso-wrap-distance-top:0;mso-wrap-distance-right:9pt;mso-wrap-distance-bottom:0;mso-position-horizontal:absolute;mso-position-horizontal-relative:text;mso-position-vertical:absolute;mso-position-vertical-relative:text;v-text-anchor:middle" coordsize="4032250,1077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" path="m,15275v141287,-13229,282575,-26458,412750,c542925,41733,676275,95708,781050,174025v104775,78317,152400,209550,260350,311150c1149350,586775,1257300,704250,1428750,783625v171450,79375,368300,130175,641350,177800c2343150,1009050,2740025,1052442,3067050,1069375v327025,16933,646112,5291,965200,-6350e" filled="f" strokecolor="black [3213]" strokeweight="1pt">
                <v:stroke joinstyle="miter"/>
                <v:path arrowok="t" o:connecttype="custom" o:connectlocs="0,15275;412750,15275;781050,174025;1041400,485175;1428750,783625;2070100,961425;3067050,1069375;4032250,1063025" o:connectangles="0,0,0,0,0,0,0,0"/>
              </v:shape>
            </w:pict>
          </mc:Fallback>
        </mc:AlternateContent>
      </w:r>
    </w:p>
    <w:p w14:paraId="67B53885" w14:textId="77777777" w:rsidR="00895A6F" w:rsidRPr="00895A6F" w:rsidRDefault="00895A6F" w:rsidP="00895A6F">
      <w:pPr>
        <w:rPr>
          <w:sz w:val="22"/>
          <w:szCs w:val="22"/>
          <w:lang w:val="en-GB"/>
        </w:rPr>
      </w:pPr>
    </w:p>
    <w:p w14:paraId="2E463390" w14:textId="77777777" w:rsidR="00895A6F" w:rsidRPr="00895A6F" w:rsidRDefault="00895A6F" w:rsidP="00895A6F">
      <w:pPr>
        <w:rPr>
          <w:sz w:val="22"/>
          <w:szCs w:val="22"/>
          <w:lang w:val="en-GB"/>
        </w:rPr>
      </w:pPr>
    </w:p>
    <w:p w14:paraId="5634EEB5" w14:textId="77777777" w:rsidR="00895A6F" w:rsidRPr="00895A6F" w:rsidRDefault="00895A6F" w:rsidP="00895A6F">
      <w:pPr>
        <w:rPr>
          <w:sz w:val="22"/>
          <w:szCs w:val="22"/>
          <w:lang w:val="en-GB"/>
        </w:rPr>
      </w:pPr>
    </w:p>
    <w:p w14:paraId="47B675F6" w14:textId="77777777" w:rsidR="00895A6F" w:rsidRPr="00895A6F" w:rsidRDefault="00895A6F" w:rsidP="00895A6F">
      <w:pPr>
        <w:rPr>
          <w:sz w:val="22"/>
          <w:szCs w:val="22"/>
          <w:lang w:val="en-GB"/>
        </w:rPr>
      </w:pPr>
    </w:p>
    <w:p w14:paraId="3DD840E6" w14:textId="77777777" w:rsidR="00895A6F" w:rsidRPr="00895A6F" w:rsidRDefault="00895A6F" w:rsidP="00895A6F">
      <w:pPr>
        <w:rPr>
          <w:sz w:val="22"/>
          <w:szCs w:val="22"/>
          <w:lang w:val="en-GB"/>
        </w:rPr>
      </w:pPr>
    </w:p>
    <w:p w14:paraId="2C3E8BED" w14:textId="77777777" w:rsidR="00895A6F" w:rsidRPr="00895A6F" w:rsidRDefault="00895A6F" w:rsidP="00895A6F">
      <w:pPr>
        <w:rPr>
          <w:sz w:val="22"/>
          <w:szCs w:val="22"/>
          <w:lang w:val="en-GB"/>
        </w:rPr>
      </w:pPr>
    </w:p>
    <w:p w14:paraId="7E2B3AB9" w14:textId="77777777" w:rsidR="00895A6F" w:rsidRPr="00895A6F" w:rsidRDefault="00895A6F" w:rsidP="00895A6F">
      <w:pPr>
        <w:rPr>
          <w:rFonts w:ascii="Arial" w:hAnsi="Arial" w:cs="Arial"/>
          <w:sz w:val="22"/>
          <w:szCs w:val="22"/>
          <w:lang w:val="en-GB"/>
        </w:rPr>
      </w:pPr>
    </w:p>
    <w:p w14:paraId="4595FC14" w14:textId="77777777" w:rsidR="00895A6F" w:rsidRPr="00895A6F" w:rsidRDefault="00895A6F" w:rsidP="00895A6F">
      <w:pPr>
        <w:rPr>
          <w:rFonts w:ascii="Arial" w:hAnsi="Arial" w:cs="Arial"/>
          <w:sz w:val="22"/>
          <w:szCs w:val="22"/>
          <w:lang w:val="en-GB"/>
        </w:rPr>
      </w:pPr>
    </w:p>
    <w:p w14:paraId="2D0560E7" w14:textId="77777777" w:rsidR="00895A6F" w:rsidRPr="00895A6F" w:rsidRDefault="00895A6F" w:rsidP="00895A6F">
      <w:pPr>
        <w:rPr>
          <w:rFonts w:ascii="Arial" w:hAnsi="Arial" w:cs="Arial"/>
          <w:sz w:val="22"/>
          <w:szCs w:val="22"/>
          <w:lang w:val="en-GB"/>
        </w:rPr>
      </w:pPr>
    </w:p>
    <w:p w14:paraId="767E326A" w14:textId="77777777" w:rsidR="00895A6F" w:rsidRPr="00895A6F" w:rsidRDefault="00895A6F" w:rsidP="00895A6F">
      <w:pPr>
        <w:rPr>
          <w:rFonts w:ascii="Arial" w:hAnsi="Arial" w:cs="Arial"/>
          <w:sz w:val="22"/>
          <w:szCs w:val="22"/>
          <w:lang w:val="en-GB"/>
        </w:rPr>
      </w:pPr>
    </w:p>
    <w:p w14:paraId="4028D42D" w14:textId="77777777" w:rsidR="00895A6F" w:rsidRPr="00895A6F" w:rsidRDefault="00895A6F" w:rsidP="00895A6F">
      <w:pPr>
        <w:rPr>
          <w:rFonts w:ascii="Arial" w:hAnsi="Arial" w:cs="Arial"/>
          <w:sz w:val="22"/>
          <w:szCs w:val="22"/>
          <w:lang w:val="en-GB"/>
        </w:rPr>
      </w:pPr>
    </w:p>
    <w:p w14:paraId="768ACACD" w14:textId="5D98DE49" w:rsidR="00895A6F" w:rsidRPr="00895A6F" w:rsidRDefault="00895A6F" w:rsidP="00895A6F">
      <w:pPr>
        <w:rPr>
          <w:rFonts w:ascii="Arial" w:hAnsi="Arial" w:cs="Arial"/>
          <w:sz w:val="22"/>
          <w:szCs w:val="22"/>
          <w:lang w:val="en-GB"/>
        </w:rPr>
      </w:pPr>
      <w:r w:rsidRPr="00895A6F">
        <w:rPr>
          <w:rFonts w:ascii="Arial" w:hAnsi="Arial" w:cs="Arial"/>
          <w:sz w:val="22"/>
          <w:szCs w:val="22"/>
          <w:lang w:val="en-GB"/>
        </w:rPr>
        <w:t>The golf ball is h</w:t>
      </w:r>
      <w:r w:rsidR="00030ED3">
        <w:rPr>
          <w:rFonts w:ascii="Arial" w:hAnsi="Arial" w:cs="Arial"/>
          <w:sz w:val="22"/>
          <w:szCs w:val="22"/>
          <w:lang w:val="en-GB"/>
        </w:rPr>
        <w:t>i</w:t>
      </w:r>
      <w:r w:rsidRPr="00895A6F">
        <w:rPr>
          <w:rFonts w:ascii="Arial" w:hAnsi="Arial" w:cs="Arial"/>
          <w:sz w:val="22"/>
          <w:szCs w:val="22"/>
          <w:lang w:val="en-GB"/>
        </w:rPr>
        <w:t xml:space="preserve">t with a horizontal launch velocity ‘v’. The ball lands in the crater 15.0 m below its launch height and travels a horizontal distance of 281 m. </w:t>
      </w:r>
    </w:p>
    <w:p w14:paraId="222BB9C3" w14:textId="77777777" w:rsidR="00895A6F" w:rsidRDefault="00895A6F" w:rsidP="00895A6F">
      <w:pPr>
        <w:rPr>
          <w:rFonts w:ascii="Arial" w:hAnsi="Arial" w:cs="Arial"/>
          <w:sz w:val="22"/>
          <w:szCs w:val="22"/>
          <w:lang w:val="en-GB"/>
        </w:rPr>
      </w:pPr>
    </w:p>
    <w:p w14:paraId="45931428" w14:textId="39BCFC66" w:rsidR="00895A6F" w:rsidRDefault="00895A6F" w:rsidP="00895A6F">
      <w:pPr>
        <w:rPr>
          <w:rFonts w:ascii="Arial" w:hAnsi="Arial" w:cs="Arial"/>
          <w:sz w:val="22"/>
          <w:szCs w:val="22"/>
          <w:lang w:val="en-GB"/>
        </w:rPr>
      </w:pPr>
      <w:r w:rsidRPr="00895A6F">
        <w:rPr>
          <w:rFonts w:ascii="Arial" w:hAnsi="Arial" w:cs="Arial"/>
          <w:sz w:val="22"/>
          <w:szCs w:val="22"/>
          <w:lang w:val="en-GB"/>
        </w:rPr>
        <w:t xml:space="preserve">Calculate the launch velocity ‘v’. </w:t>
      </w:r>
    </w:p>
    <w:p w14:paraId="759EF17E" w14:textId="77777777" w:rsidR="0035652E" w:rsidRDefault="0035652E" w:rsidP="00895A6F">
      <w:pPr>
        <w:rPr>
          <w:rFonts w:ascii="Arial" w:hAnsi="Arial" w:cs="Arial"/>
          <w:sz w:val="22"/>
          <w:szCs w:val="22"/>
          <w:lang w:val="en-GB"/>
        </w:rPr>
      </w:pPr>
    </w:p>
    <w:bookmarkEnd w:id="3"/>
    <w:p w14:paraId="2E5327B2" w14:textId="77777777" w:rsidR="0035652E" w:rsidRDefault="0035652E" w:rsidP="00895A6F">
      <w:pPr>
        <w:rPr>
          <w:rFonts w:ascii="Arial" w:hAnsi="Arial" w:cs="Arial"/>
          <w:sz w:val="22"/>
          <w:szCs w:val="22"/>
          <w:lang w:val="en-GB"/>
        </w:rPr>
      </w:pPr>
    </w:p>
    <w:p w14:paraId="2E9D5FC4" w14:textId="77777777" w:rsidR="0035652E" w:rsidRDefault="0035652E" w:rsidP="00895A6F">
      <w:pPr>
        <w:rPr>
          <w:rFonts w:ascii="Arial" w:hAnsi="Arial" w:cs="Arial"/>
          <w:sz w:val="22"/>
          <w:szCs w:val="22"/>
          <w:lang w:val="en-GB"/>
        </w:rPr>
      </w:pPr>
    </w:p>
    <w:p w14:paraId="65FB55C6" w14:textId="77777777" w:rsidR="0035652E" w:rsidRDefault="0035652E" w:rsidP="00895A6F">
      <w:pPr>
        <w:rPr>
          <w:rFonts w:ascii="Arial" w:hAnsi="Arial" w:cs="Arial"/>
          <w:sz w:val="22"/>
          <w:szCs w:val="22"/>
          <w:lang w:val="en-GB"/>
        </w:rPr>
      </w:pPr>
    </w:p>
    <w:p w14:paraId="5499A36D" w14:textId="77777777" w:rsidR="0035652E" w:rsidRDefault="0035652E" w:rsidP="00895A6F">
      <w:pPr>
        <w:rPr>
          <w:rFonts w:ascii="Arial" w:hAnsi="Arial" w:cs="Arial"/>
          <w:sz w:val="22"/>
          <w:szCs w:val="22"/>
          <w:lang w:val="en-GB"/>
        </w:rPr>
      </w:pPr>
    </w:p>
    <w:p w14:paraId="43728849" w14:textId="77777777" w:rsidR="0035652E" w:rsidRDefault="0035652E" w:rsidP="00895A6F">
      <w:pPr>
        <w:rPr>
          <w:rFonts w:ascii="Arial" w:hAnsi="Arial" w:cs="Arial"/>
          <w:sz w:val="22"/>
          <w:szCs w:val="22"/>
          <w:lang w:val="en-GB"/>
        </w:rPr>
      </w:pPr>
    </w:p>
    <w:p w14:paraId="780F6E12" w14:textId="77777777" w:rsidR="0035652E" w:rsidRDefault="0035652E" w:rsidP="00895A6F">
      <w:pPr>
        <w:rPr>
          <w:rFonts w:ascii="Arial" w:hAnsi="Arial" w:cs="Arial"/>
          <w:sz w:val="22"/>
          <w:szCs w:val="22"/>
          <w:lang w:val="en-GB"/>
        </w:rPr>
      </w:pPr>
    </w:p>
    <w:p w14:paraId="7DD8DB90" w14:textId="77777777" w:rsidR="0035652E" w:rsidRDefault="0035652E" w:rsidP="00895A6F">
      <w:pPr>
        <w:rPr>
          <w:rFonts w:ascii="Arial" w:hAnsi="Arial" w:cs="Arial"/>
          <w:sz w:val="22"/>
          <w:szCs w:val="22"/>
          <w:lang w:val="en-GB"/>
        </w:rPr>
      </w:pPr>
    </w:p>
    <w:p w14:paraId="63962A7D" w14:textId="77777777" w:rsidR="0035652E" w:rsidRDefault="0035652E" w:rsidP="00895A6F">
      <w:pPr>
        <w:rPr>
          <w:rFonts w:ascii="Arial" w:hAnsi="Arial" w:cs="Arial"/>
          <w:sz w:val="22"/>
          <w:szCs w:val="22"/>
          <w:lang w:val="en-GB"/>
        </w:rPr>
      </w:pPr>
    </w:p>
    <w:p w14:paraId="0E5C2CF6" w14:textId="77777777" w:rsidR="0035652E" w:rsidRDefault="0035652E" w:rsidP="00895A6F">
      <w:pPr>
        <w:rPr>
          <w:rFonts w:ascii="Arial" w:hAnsi="Arial" w:cs="Arial"/>
          <w:sz w:val="22"/>
          <w:szCs w:val="22"/>
          <w:lang w:val="en-GB"/>
        </w:rPr>
      </w:pPr>
    </w:p>
    <w:p w14:paraId="00549608" w14:textId="77777777" w:rsidR="0035652E" w:rsidRDefault="0035652E" w:rsidP="00895A6F">
      <w:pPr>
        <w:rPr>
          <w:rFonts w:ascii="Arial" w:hAnsi="Arial" w:cs="Arial"/>
          <w:sz w:val="22"/>
          <w:szCs w:val="22"/>
          <w:lang w:val="en-GB"/>
        </w:rPr>
      </w:pPr>
    </w:p>
    <w:p w14:paraId="1C4359FE" w14:textId="77777777" w:rsidR="0035652E" w:rsidRDefault="0035652E" w:rsidP="00895A6F">
      <w:pPr>
        <w:rPr>
          <w:rFonts w:ascii="Arial" w:hAnsi="Arial" w:cs="Arial"/>
          <w:sz w:val="22"/>
          <w:szCs w:val="22"/>
          <w:lang w:val="en-GB"/>
        </w:rPr>
      </w:pPr>
    </w:p>
    <w:p w14:paraId="5AB15AEA" w14:textId="77777777" w:rsidR="0035652E" w:rsidRDefault="0035652E" w:rsidP="00895A6F">
      <w:pPr>
        <w:rPr>
          <w:rFonts w:ascii="Arial" w:hAnsi="Arial" w:cs="Arial"/>
          <w:sz w:val="22"/>
          <w:szCs w:val="22"/>
          <w:lang w:val="en-GB"/>
        </w:rPr>
      </w:pPr>
    </w:p>
    <w:p w14:paraId="652AE9AC" w14:textId="77777777" w:rsidR="0035652E" w:rsidRDefault="0035652E" w:rsidP="00895A6F">
      <w:pPr>
        <w:rPr>
          <w:rFonts w:ascii="Arial" w:hAnsi="Arial" w:cs="Arial"/>
          <w:sz w:val="22"/>
          <w:szCs w:val="22"/>
          <w:lang w:val="en-GB"/>
        </w:rPr>
      </w:pPr>
    </w:p>
    <w:p w14:paraId="29ADFAC5" w14:textId="77777777" w:rsidR="0035652E" w:rsidRDefault="0035652E" w:rsidP="00895A6F">
      <w:pPr>
        <w:rPr>
          <w:rFonts w:ascii="Arial" w:hAnsi="Arial" w:cs="Arial"/>
          <w:sz w:val="22"/>
          <w:szCs w:val="22"/>
          <w:lang w:val="en-GB"/>
        </w:rPr>
      </w:pPr>
    </w:p>
    <w:p w14:paraId="74D1B3EF" w14:textId="77777777" w:rsidR="0035652E" w:rsidRDefault="0035652E" w:rsidP="00895A6F">
      <w:pPr>
        <w:rPr>
          <w:rFonts w:ascii="Arial" w:hAnsi="Arial" w:cs="Arial"/>
          <w:sz w:val="22"/>
          <w:szCs w:val="22"/>
          <w:lang w:val="en-GB"/>
        </w:rPr>
      </w:pPr>
    </w:p>
    <w:p w14:paraId="4F12B384" w14:textId="77777777" w:rsidR="0035652E" w:rsidRDefault="0035652E" w:rsidP="00895A6F">
      <w:pPr>
        <w:rPr>
          <w:rFonts w:ascii="Arial" w:hAnsi="Arial" w:cs="Arial"/>
          <w:sz w:val="22"/>
          <w:szCs w:val="22"/>
          <w:lang w:val="en-GB"/>
        </w:rPr>
      </w:pPr>
    </w:p>
    <w:p w14:paraId="415387CD" w14:textId="77777777" w:rsidR="0035652E" w:rsidRDefault="0035652E" w:rsidP="00895A6F">
      <w:pPr>
        <w:rPr>
          <w:rFonts w:ascii="Arial" w:hAnsi="Arial" w:cs="Arial"/>
          <w:sz w:val="22"/>
          <w:szCs w:val="22"/>
          <w:lang w:val="en-GB"/>
        </w:rPr>
      </w:pPr>
    </w:p>
    <w:p w14:paraId="50CF0BDC" w14:textId="77777777" w:rsidR="0035652E" w:rsidRDefault="0035652E" w:rsidP="00895A6F">
      <w:pPr>
        <w:rPr>
          <w:rFonts w:ascii="Arial" w:hAnsi="Arial" w:cs="Arial"/>
          <w:sz w:val="22"/>
          <w:szCs w:val="22"/>
          <w:lang w:val="en-GB"/>
        </w:rPr>
      </w:pPr>
    </w:p>
    <w:p w14:paraId="2E1CC998" w14:textId="3CC6C7C4" w:rsidR="00BB2CEE" w:rsidRPr="00C6468E" w:rsidRDefault="00FA44D9" w:rsidP="00C6468E">
      <w:pPr>
        <w:jc w:val="right"/>
        <w:rPr>
          <w:rFonts w:ascii="Arial" w:hAnsi="Arial" w:cs="Arial"/>
          <w:sz w:val="22"/>
          <w:szCs w:val="22"/>
          <w:lang w:val="en-GB"/>
        </w:rPr>
      </w:pPr>
      <w:r>
        <w:rPr>
          <w:rFonts w:ascii="Arial" w:hAnsi="Arial" w:cs="Arial"/>
          <w:sz w:val="22"/>
          <w:szCs w:val="22"/>
          <w:lang w:val="en-GB"/>
        </w:rPr>
        <w:t>Answer</w:t>
      </w:r>
      <w:r w:rsidR="0035652E">
        <w:rPr>
          <w:rFonts w:ascii="Arial" w:hAnsi="Arial" w:cs="Arial"/>
          <w:sz w:val="22"/>
          <w:szCs w:val="22"/>
          <w:lang w:val="en-GB"/>
        </w:rPr>
        <w:t xml:space="preserve"> </w:t>
      </w:r>
      <w:r w:rsidR="00A57FC6" w:rsidRPr="007845CE">
        <w:rPr>
          <w:rFonts w:ascii="Arial" w:hAnsi="Arial" w:cs="Arial"/>
          <w:bCs/>
        </w:rPr>
        <w:t xml:space="preserve">________________ </w:t>
      </w:r>
      <w:r w:rsidR="0035652E">
        <w:rPr>
          <w:rFonts w:ascii="Arial" w:hAnsi="Arial" w:cs="Arial"/>
          <w:sz w:val="22"/>
          <w:szCs w:val="22"/>
          <w:lang w:val="en-GB"/>
        </w:rPr>
        <w:t>m s</w:t>
      </w:r>
      <w:r w:rsidR="0035652E" w:rsidRPr="00B1400F">
        <w:rPr>
          <w:rFonts w:ascii="Arial" w:hAnsi="Arial" w:cs="Arial"/>
          <w:sz w:val="22"/>
          <w:szCs w:val="22"/>
          <w:vertAlign w:val="superscript"/>
          <w:lang w:val="en-GB"/>
        </w:rPr>
        <w:t>-1</w:t>
      </w:r>
    </w:p>
    <w:p w14:paraId="526F11C9" w14:textId="7D65C14B" w:rsidR="00B957B6" w:rsidRPr="008F7203" w:rsidRDefault="00B957B6" w:rsidP="008F7203">
      <w:pPr>
        <w:spacing w:after="160" w:line="259" w:lineRule="auto"/>
        <w:rPr>
          <w:rFonts w:ascii="Arial" w:hAnsi="Arial" w:cs="Arial"/>
          <w:sz w:val="22"/>
          <w:szCs w:val="22"/>
          <w:lang w:val="en-GB"/>
        </w:rPr>
      </w:pPr>
      <w:r w:rsidRPr="0079189C">
        <w:rPr>
          <w:rFonts w:ascii="Arial" w:hAnsi="Arial" w:cs="Arial"/>
          <w:b/>
          <w:sz w:val="22"/>
          <w:szCs w:val="22"/>
        </w:rPr>
        <w:lastRenderedPageBreak/>
        <w:t xml:space="preserve">Question </w:t>
      </w:r>
      <w:r>
        <w:rPr>
          <w:rFonts w:ascii="Arial" w:hAnsi="Arial" w:cs="Arial"/>
          <w:b/>
          <w:sz w:val="22"/>
          <w:szCs w:val="22"/>
        </w:rPr>
        <w:t>2</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C6468E">
        <w:rPr>
          <w:rFonts w:ascii="Arial" w:hAnsi="Arial" w:cs="Arial"/>
          <w:b/>
          <w:sz w:val="22"/>
          <w:szCs w:val="22"/>
        </w:rPr>
        <w:t xml:space="preserve">      </w:t>
      </w:r>
      <w:proofErr w:type="gramStart"/>
      <w:r w:rsidR="00C6468E">
        <w:rPr>
          <w:rFonts w:ascii="Arial" w:hAnsi="Arial" w:cs="Arial"/>
          <w:b/>
          <w:sz w:val="22"/>
          <w:szCs w:val="22"/>
        </w:rPr>
        <w:t xml:space="preserve">   </w:t>
      </w:r>
      <w:r>
        <w:rPr>
          <w:rFonts w:ascii="Arial" w:hAnsi="Arial" w:cs="Arial"/>
          <w:b/>
          <w:sz w:val="22"/>
          <w:szCs w:val="22"/>
        </w:rPr>
        <w:t>(</w:t>
      </w:r>
      <w:proofErr w:type="gramEnd"/>
      <w:r w:rsidR="00BB2CEE">
        <w:rPr>
          <w:rFonts w:ascii="Arial" w:hAnsi="Arial" w:cs="Arial"/>
          <w:b/>
          <w:sz w:val="22"/>
          <w:szCs w:val="22"/>
        </w:rPr>
        <w:t>5</w:t>
      </w:r>
      <w:r>
        <w:rPr>
          <w:rFonts w:ascii="Arial" w:hAnsi="Arial" w:cs="Arial"/>
          <w:b/>
          <w:sz w:val="22"/>
          <w:szCs w:val="22"/>
        </w:rPr>
        <w:t xml:space="preserve"> marks)</w:t>
      </w:r>
    </w:p>
    <w:p w14:paraId="0A077064" w14:textId="77777777" w:rsidR="00BB2CEE" w:rsidRPr="00AE46BE" w:rsidRDefault="00BB2CEE" w:rsidP="00BB2CEE">
      <w:pPr>
        <w:rPr>
          <w:rFonts w:ascii="Arial" w:hAnsi="Arial" w:cs="Arial"/>
          <w:sz w:val="22"/>
          <w:szCs w:val="22"/>
          <w:lang w:val="en-GB"/>
        </w:rPr>
      </w:pPr>
      <w:r w:rsidRPr="00AE46BE">
        <w:rPr>
          <w:rFonts w:ascii="Arial" w:hAnsi="Arial" w:cs="Arial"/>
          <w:sz w:val="22"/>
          <w:szCs w:val="22"/>
          <w:lang w:val="en-GB"/>
        </w:rPr>
        <w:t xml:space="preserve">The table below shows the colours that steel emits as it is heated to higher temperatures. </w:t>
      </w:r>
    </w:p>
    <w:p w14:paraId="3FBF44D4" w14:textId="77777777" w:rsidR="00AE46BE" w:rsidRPr="00AE46BE" w:rsidRDefault="00AE46BE" w:rsidP="00BB2CEE">
      <w:pPr>
        <w:rPr>
          <w:rFonts w:ascii="Arial" w:hAnsi="Arial" w:cs="Arial"/>
          <w:sz w:val="22"/>
          <w:szCs w:val="22"/>
          <w:lang w:val="en-GB"/>
        </w:rPr>
      </w:pPr>
    </w:p>
    <w:tbl>
      <w:tblPr>
        <w:tblStyle w:val="TableGrid"/>
        <w:tblW w:w="0" w:type="auto"/>
        <w:tblInd w:w="2405" w:type="dxa"/>
        <w:tblLook w:val="04A0" w:firstRow="1" w:lastRow="0" w:firstColumn="1" w:lastColumn="0" w:noHBand="0" w:noVBand="1"/>
      </w:tblPr>
      <w:tblGrid>
        <w:gridCol w:w="2103"/>
        <w:gridCol w:w="2150"/>
      </w:tblGrid>
      <w:tr w:rsidR="00BB2CEE" w:rsidRPr="00AE46BE" w14:paraId="130FC07C" w14:textId="77777777" w:rsidTr="00FD614D">
        <w:trPr>
          <w:trHeight w:val="567"/>
        </w:trPr>
        <w:tc>
          <w:tcPr>
            <w:tcW w:w="2103" w:type="dxa"/>
            <w:vAlign w:val="center"/>
          </w:tcPr>
          <w:p w14:paraId="5A6F6E6A" w14:textId="77777777" w:rsidR="00BB2CEE" w:rsidRPr="00AE46BE" w:rsidRDefault="00BB2CEE" w:rsidP="00FD614D">
            <w:pPr>
              <w:jc w:val="center"/>
              <w:rPr>
                <w:rFonts w:ascii="Arial" w:hAnsi="Arial" w:cs="Arial"/>
                <w:b/>
                <w:bCs/>
                <w:sz w:val="22"/>
                <w:szCs w:val="22"/>
                <w:lang w:val="en-GB"/>
              </w:rPr>
            </w:pPr>
            <w:r w:rsidRPr="00AE46BE">
              <w:rPr>
                <w:rFonts w:ascii="Arial" w:hAnsi="Arial" w:cs="Arial"/>
                <w:b/>
                <w:bCs/>
                <w:sz w:val="22"/>
                <w:szCs w:val="22"/>
                <w:lang w:val="en-GB"/>
              </w:rPr>
              <w:t>DARK GREY</w:t>
            </w:r>
          </w:p>
        </w:tc>
        <w:tc>
          <w:tcPr>
            <w:tcW w:w="2150" w:type="dxa"/>
            <w:vAlign w:val="center"/>
          </w:tcPr>
          <w:p w14:paraId="7FEBC5CA" w14:textId="77777777" w:rsidR="00BB2CEE" w:rsidRPr="00AE46BE" w:rsidRDefault="00BB2CEE" w:rsidP="00FD614D">
            <w:pPr>
              <w:jc w:val="center"/>
              <w:rPr>
                <w:rFonts w:ascii="Arial" w:hAnsi="Arial" w:cs="Arial"/>
                <w:b/>
                <w:bCs/>
                <w:sz w:val="22"/>
                <w:szCs w:val="22"/>
                <w:lang w:val="en-GB"/>
              </w:rPr>
            </w:pPr>
            <w:r w:rsidRPr="00AE46BE">
              <w:rPr>
                <w:rFonts w:ascii="Arial" w:hAnsi="Arial" w:cs="Arial"/>
                <w:b/>
                <w:bCs/>
                <w:sz w:val="22"/>
                <w:szCs w:val="22"/>
                <w:lang w:val="en-GB"/>
              </w:rPr>
              <w:t>800 °C</w:t>
            </w:r>
          </w:p>
        </w:tc>
      </w:tr>
      <w:tr w:rsidR="00BB2CEE" w:rsidRPr="00AE46BE" w14:paraId="2DD330B7" w14:textId="77777777" w:rsidTr="00FD614D">
        <w:trPr>
          <w:trHeight w:val="567"/>
        </w:trPr>
        <w:tc>
          <w:tcPr>
            <w:tcW w:w="2103" w:type="dxa"/>
            <w:vAlign w:val="center"/>
          </w:tcPr>
          <w:p w14:paraId="5E581050" w14:textId="77777777" w:rsidR="00BB2CEE" w:rsidRPr="00AE46BE" w:rsidRDefault="00BB2CEE" w:rsidP="00FD614D">
            <w:pPr>
              <w:jc w:val="center"/>
              <w:rPr>
                <w:rFonts w:ascii="Arial" w:hAnsi="Arial" w:cs="Arial"/>
                <w:b/>
                <w:bCs/>
                <w:sz w:val="22"/>
                <w:szCs w:val="22"/>
                <w:lang w:val="en-GB"/>
              </w:rPr>
            </w:pPr>
            <w:r w:rsidRPr="00AE46BE">
              <w:rPr>
                <w:rFonts w:ascii="Arial" w:hAnsi="Arial" w:cs="Arial"/>
                <w:b/>
                <w:bCs/>
                <w:sz w:val="22"/>
                <w:szCs w:val="22"/>
                <w:lang w:val="en-GB"/>
              </w:rPr>
              <w:t>BRIGHT RED</w:t>
            </w:r>
          </w:p>
        </w:tc>
        <w:tc>
          <w:tcPr>
            <w:tcW w:w="2150" w:type="dxa"/>
            <w:vAlign w:val="center"/>
          </w:tcPr>
          <w:p w14:paraId="7376C0E6" w14:textId="77777777" w:rsidR="00BB2CEE" w:rsidRPr="00AE46BE" w:rsidRDefault="00BB2CEE" w:rsidP="00FD614D">
            <w:pPr>
              <w:jc w:val="center"/>
              <w:rPr>
                <w:rFonts w:ascii="Arial" w:hAnsi="Arial" w:cs="Arial"/>
                <w:b/>
                <w:bCs/>
                <w:sz w:val="22"/>
                <w:szCs w:val="22"/>
                <w:lang w:val="en-GB"/>
              </w:rPr>
            </w:pPr>
            <w:r w:rsidRPr="00AE46BE">
              <w:rPr>
                <w:rFonts w:ascii="Arial" w:hAnsi="Arial" w:cs="Arial"/>
                <w:b/>
                <w:bCs/>
                <w:sz w:val="22"/>
                <w:szCs w:val="22"/>
                <w:lang w:val="en-GB"/>
              </w:rPr>
              <w:t>1500 °C</w:t>
            </w:r>
          </w:p>
        </w:tc>
      </w:tr>
      <w:tr w:rsidR="00BB2CEE" w:rsidRPr="00AE46BE" w14:paraId="0403D939" w14:textId="77777777" w:rsidTr="00FD614D">
        <w:trPr>
          <w:trHeight w:val="567"/>
        </w:trPr>
        <w:tc>
          <w:tcPr>
            <w:tcW w:w="2103" w:type="dxa"/>
            <w:vAlign w:val="center"/>
          </w:tcPr>
          <w:p w14:paraId="1A00AB62" w14:textId="77777777" w:rsidR="00BB2CEE" w:rsidRPr="00AE46BE" w:rsidRDefault="00BB2CEE" w:rsidP="00FD614D">
            <w:pPr>
              <w:jc w:val="center"/>
              <w:rPr>
                <w:rFonts w:ascii="Arial" w:hAnsi="Arial" w:cs="Arial"/>
                <w:b/>
                <w:bCs/>
                <w:sz w:val="22"/>
                <w:szCs w:val="22"/>
                <w:lang w:val="en-GB"/>
              </w:rPr>
            </w:pPr>
            <w:r w:rsidRPr="00AE46BE">
              <w:rPr>
                <w:rFonts w:ascii="Arial" w:hAnsi="Arial" w:cs="Arial"/>
                <w:b/>
                <w:bCs/>
                <w:sz w:val="22"/>
                <w:szCs w:val="22"/>
                <w:lang w:val="en-GB"/>
              </w:rPr>
              <w:t>BRIGHT YELLOW</w:t>
            </w:r>
          </w:p>
        </w:tc>
        <w:tc>
          <w:tcPr>
            <w:tcW w:w="2150" w:type="dxa"/>
            <w:vAlign w:val="center"/>
          </w:tcPr>
          <w:p w14:paraId="26BB8C58" w14:textId="77777777" w:rsidR="00BB2CEE" w:rsidRPr="00AE46BE" w:rsidRDefault="00BB2CEE" w:rsidP="00FD614D">
            <w:pPr>
              <w:jc w:val="center"/>
              <w:rPr>
                <w:rFonts w:ascii="Arial" w:hAnsi="Arial" w:cs="Arial"/>
                <w:b/>
                <w:bCs/>
                <w:sz w:val="22"/>
                <w:szCs w:val="22"/>
                <w:lang w:val="en-GB"/>
              </w:rPr>
            </w:pPr>
            <w:r w:rsidRPr="00AE46BE">
              <w:rPr>
                <w:rFonts w:ascii="Arial" w:hAnsi="Arial" w:cs="Arial"/>
                <w:b/>
                <w:bCs/>
                <w:sz w:val="22"/>
                <w:szCs w:val="22"/>
                <w:lang w:val="en-GB"/>
              </w:rPr>
              <w:t>2000 °C</w:t>
            </w:r>
          </w:p>
        </w:tc>
      </w:tr>
      <w:tr w:rsidR="00BB2CEE" w:rsidRPr="00AE46BE" w14:paraId="6952CE93" w14:textId="77777777" w:rsidTr="00FD614D">
        <w:trPr>
          <w:trHeight w:val="567"/>
        </w:trPr>
        <w:tc>
          <w:tcPr>
            <w:tcW w:w="2103" w:type="dxa"/>
            <w:vAlign w:val="center"/>
          </w:tcPr>
          <w:p w14:paraId="22B11D9A" w14:textId="1F3B6B80" w:rsidR="00BB2CEE" w:rsidRPr="00AE46BE" w:rsidRDefault="00BB2CEE" w:rsidP="00FD614D">
            <w:pPr>
              <w:jc w:val="center"/>
              <w:rPr>
                <w:rFonts w:ascii="Arial" w:hAnsi="Arial" w:cs="Arial"/>
                <w:b/>
                <w:bCs/>
                <w:sz w:val="22"/>
                <w:szCs w:val="22"/>
                <w:lang w:val="en-GB"/>
              </w:rPr>
            </w:pPr>
            <w:r w:rsidRPr="00AE46BE">
              <w:rPr>
                <w:rFonts w:ascii="Arial" w:hAnsi="Arial" w:cs="Arial"/>
                <w:b/>
                <w:bCs/>
                <w:sz w:val="22"/>
                <w:szCs w:val="22"/>
                <w:lang w:val="en-GB"/>
              </w:rPr>
              <w:t xml:space="preserve">WHITE </w:t>
            </w:r>
          </w:p>
        </w:tc>
        <w:tc>
          <w:tcPr>
            <w:tcW w:w="2150" w:type="dxa"/>
            <w:vAlign w:val="center"/>
          </w:tcPr>
          <w:p w14:paraId="7FC951C4" w14:textId="77777777" w:rsidR="00BB2CEE" w:rsidRPr="00AE46BE" w:rsidRDefault="00BB2CEE" w:rsidP="00FD614D">
            <w:pPr>
              <w:jc w:val="center"/>
              <w:rPr>
                <w:rFonts w:ascii="Arial" w:hAnsi="Arial" w:cs="Arial"/>
                <w:b/>
                <w:bCs/>
                <w:sz w:val="22"/>
                <w:szCs w:val="22"/>
                <w:lang w:val="en-GB"/>
              </w:rPr>
            </w:pPr>
            <w:r w:rsidRPr="00AE46BE">
              <w:rPr>
                <w:rFonts w:ascii="Arial" w:hAnsi="Arial" w:cs="Arial"/>
                <w:b/>
                <w:bCs/>
                <w:sz w:val="22"/>
                <w:szCs w:val="22"/>
                <w:lang w:val="en-GB"/>
              </w:rPr>
              <w:t>2400 °C</w:t>
            </w:r>
          </w:p>
        </w:tc>
      </w:tr>
    </w:tbl>
    <w:p w14:paraId="28CBDFB4" w14:textId="77777777" w:rsidR="00BB2CEE" w:rsidRPr="00AE46BE" w:rsidRDefault="00BB2CEE" w:rsidP="00BB2CEE">
      <w:pPr>
        <w:rPr>
          <w:rFonts w:ascii="Arial" w:hAnsi="Arial" w:cs="Arial"/>
          <w:sz w:val="22"/>
          <w:szCs w:val="22"/>
          <w:lang w:val="en-GB"/>
        </w:rPr>
      </w:pPr>
    </w:p>
    <w:p w14:paraId="4DD98F83" w14:textId="4ED7F182" w:rsidR="00BB2CEE" w:rsidRPr="00D93BF8" w:rsidRDefault="00BB2CEE" w:rsidP="00D93BF8">
      <w:pPr>
        <w:pStyle w:val="pf0"/>
        <w:rPr>
          <w:rFonts w:ascii="Arial" w:hAnsi="Arial" w:cs="Arial"/>
          <w:sz w:val="20"/>
          <w:szCs w:val="20"/>
        </w:rPr>
      </w:pPr>
      <w:r w:rsidRPr="00AE46BE">
        <w:rPr>
          <w:rFonts w:ascii="Arial" w:hAnsi="Arial" w:cs="Arial"/>
          <w:sz w:val="22"/>
          <w:szCs w:val="22"/>
          <w:lang w:val="en-GB"/>
        </w:rPr>
        <w:t>(a)</w:t>
      </w:r>
      <w:r w:rsidRPr="00AE46BE">
        <w:rPr>
          <w:rFonts w:ascii="Arial" w:hAnsi="Arial" w:cs="Arial"/>
          <w:sz w:val="22"/>
          <w:szCs w:val="22"/>
          <w:lang w:val="en-GB"/>
        </w:rPr>
        <w:tab/>
      </w:r>
      <w:bookmarkStart w:id="4" w:name="_Hlk166225480"/>
      <w:r w:rsidR="00242602" w:rsidRPr="00242602">
        <w:rPr>
          <w:rStyle w:val="cf01"/>
          <w:rFonts w:ascii="Arial" w:hAnsi="Arial" w:cs="Arial"/>
          <w:sz w:val="22"/>
          <w:szCs w:val="22"/>
        </w:rPr>
        <w:t xml:space="preserve">Explain </w:t>
      </w:r>
      <w:r w:rsidR="00F11790">
        <w:rPr>
          <w:rStyle w:val="cf01"/>
          <w:rFonts w:ascii="Arial" w:hAnsi="Arial" w:cs="Arial"/>
          <w:sz w:val="22"/>
          <w:szCs w:val="22"/>
        </w:rPr>
        <w:t>how</w:t>
      </w:r>
      <w:r w:rsidR="00242602" w:rsidRPr="00242602">
        <w:rPr>
          <w:rStyle w:val="cf01"/>
          <w:rFonts w:ascii="Arial" w:hAnsi="Arial" w:cs="Arial"/>
          <w:sz w:val="22"/>
          <w:szCs w:val="22"/>
        </w:rPr>
        <w:t xml:space="preserve"> the colour and intensity of the radiation emitted by the steel changes as its </w:t>
      </w:r>
      <w:r w:rsidR="00242602">
        <w:rPr>
          <w:rStyle w:val="cf01"/>
          <w:rFonts w:ascii="Arial" w:hAnsi="Arial" w:cs="Arial"/>
          <w:sz w:val="22"/>
          <w:szCs w:val="22"/>
        </w:rPr>
        <w:tab/>
      </w:r>
      <w:r w:rsidR="00242602" w:rsidRPr="00242602">
        <w:rPr>
          <w:rStyle w:val="cf01"/>
          <w:rFonts w:ascii="Arial" w:hAnsi="Arial" w:cs="Arial"/>
          <w:sz w:val="22"/>
          <w:szCs w:val="22"/>
        </w:rPr>
        <w:t>temperature is increased.</w:t>
      </w:r>
      <w:bookmarkEnd w:id="4"/>
      <w:r w:rsidR="00D93BF8">
        <w:rPr>
          <w:rStyle w:val="cf01"/>
          <w:rFonts w:ascii="Arial" w:hAnsi="Arial" w:cs="Arial"/>
          <w:sz w:val="22"/>
          <w:szCs w:val="22"/>
        </w:rPr>
        <w:tab/>
      </w:r>
      <w:r w:rsidR="00D93BF8">
        <w:rPr>
          <w:rStyle w:val="cf01"/>
          <w:rFonts w:ascii="Arial" w:hAnsi="Arial" w:cs="Arial"/>
          <w:sz w:val="22"/>
          <w:szCs w:val="22"/>
        </w:rPr>
        <w:tab/>
      </w:r>
      <w:r w:rsidR="00D93BF8">
        <w:rPr>
          <w:rStyle w:val="cf01"/>
          <w:rFonts w:ascii="Arial" w:hAnsi="Arial" w:cs="Arial"/>
          <w:sz w:val="22"/>
          <w:szCs w:val="22"/>
        </w:rPr>
        <w:tab/>
      </w:r>
      <w:r w:rsidR="00D93BF8">
        <w:rPr>
          <w:rStyle w:val="cf01"/>
          <w:rFonts w:ascii="Arial" w:hAnsi="Arial" w:cs="Arial"/>
          <w:sz w:val="22"/>
          <w:szCs w:val="22"/>
        </w:rPr>
        <w:tab/>
      </w:r>
      <w:r w:rsidR="00D93BF8">
        <w:rPr>
          <w:rStyle w:val="cf01"/>
          <w:rFonts w:ascii="Arial" w:hAnsi="Arial" w:cs="Arial"/>
          <w:sz w:val="22"/>
          <w:szCs w:val="22"/>
        </w:rPr>
        <w:tab/>
      </w:r>
      <w:r w:rsidR="00D93BF8">
        <w:rPr>
          <w:rStyle w:val="cf01"/>
          <w:rFonts w:ascii="Arial" w:hAnsi="Arial" w:cs="Arial"/>
          <w:sz w:val="22"/>
          <w:szCs w:val="22"/>
        </w:rPr>
        <w:tab/>
      </w:r>
      <w:r w:rsidR="00D93BF8">
        <w:rPr>
          <w:rStyle w:val="cf01"/>
          <w:rFonts w:ascii="Arial" w:hAnsi="Arial" w:cs="Arial"/>
          <w:sz w:val="22"/>
          <w:szCs w:val="22"/>
        </w:rPr>
        <w:tab/>
      </w:r>
      <w:r w:rsidR="00D93BF8">
        <w:rPr>
          <w:rStyle w:val="cf01"/>
          <w:rFonts w:ascii="Arial" w:hAnsi="Arial" w:cs="Arial"/>
          <w:sz w:val="22"/>
          <w:szCs w:val="22"/>
        </w:rPr>
        <w:tab/>
        <w:t xml:space="preserve">          </w:t>
      </w:r>
      <w:r w:rsidRPr="00AE46BE">
        <w:rPr>
          <w:rFonts w:ascii="Arial" w:hAnsi="Arial" w:cs="Arial"/>
          <w:sz w:val="22"/>
          <w:szCs w:val="22"/>
          <w:lang w:val="en-GB"/>
        </w:rPr>
        <w:t>(2</w:t>
      </w:r>
      <w:r w:rsidR="00D93BF8">
        <w:rPr>
          <w:rFonts w:ascii="Arial" w:hAnsi="Arial" w:cs="Arial"/>
          <w:sz w:val="22"/>
          <w:szCs w:val="22"/>
          <w:lang w:val="en-GB"/>
        </w:rPr>
        <w:t xml:space="preserve"> marks</w:t>
      </w:r>
      <w:r w:rsidRPr="00AE46BE">
        <w:rPr>
          <w:rFonts w:ascii="Arial" w:hAnsi="Arial" w:cs="Arial"/>
          <w:sz w:val="22"/>
          <w:szCs w:val="22"/>
          <w:lang w:val="en-GB"/>
        </w:rPr>
        <w:t>)</w:t>
      </w:r>
    </w:p>
    <w:p w14:paraId="3012C2BA" w14:textId="77777777" w:rsidR="000A48B0" w:rsidRPr="00AE46BE" w:rsidRDefault="000A48B0" w:rsidP="00BB2CEE">
      <w:pPr>
        <w:jc w:val="right"/>
        <w:rPr>
          <w:rFonts w:ascii="Arial" w:hAnsi="Arial" w:cs="Arial"/>
          <w:sz w:val="22"/>
          <w:szCs w:val="22"/>
          <w:lang w:val="en-GB"/>
        </w:rPr>
      </w:pPr>
    </w:p>
    <w:p w14:paraId="2E636D4E" w14:textId="5D8E57DD" w:rsidR="00BB2CEE" w:rsidRPr="00AE46BE" w:rsidRDefault="00BB2CEE" w:rsidP="00BB2CEE">
      <w:pPr>
        <w:spacing w:line="480" w:lineRule="auto"/>
        <w:rPr>
          <w:rFonts w:ascii="Arial" w:hAnsi="Arial" w:cs="Arial"/>
          <w:sz w:val="22"/>
          <w:szCs w:val="22"/>
          <w:lang w:val="en-GB"/>
        </w:rPr>
      </w:pPr>
      <w:r w:rsidRPr="00AE46BE">
        <w:rPr>
          <w:rFonts w:ascii="Arial" w:hAnsi="Arial" w:cs="Arial"/>
          <w:sz w:val="22"/>
          <w:szCs w:val="22"/>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E46BE">
        <w:rPr>
          <w:rFonts w:ascii="Arial" w:hAnsi="Arial" w:cs="Arial"/>
          <w:sz w:val="22"/>
          <w:szCs w:val="22"/>
          <w:lang w:val="en-GB"/>
        </w:rPr>
        <w:t>________________________________________</w:t>
      </w:r>
    </w:p>
    <w:p w14:paraId="37652593" w14:textId="20E5D3D2" w:rsidR="00BB2CEE" w:rsidRPr="00AE46BE" w:rsidRDefault="00BB2CEE" w:rsidP="00BB2CEE">
      <w:pPr>
        <w:spacing w:line="276" w:lineRule="auto"/>
        <w:rPr>
          <w:rFonts w:ascii="Arial" w:hAnsi="Arial" w:cs="Arial"/>
          <w:sz w:val="22"/>
          <w:szCs w:val="22"/>
          <w:lang w:val="en-GB"/>
        </w:rPr>
      </w:pPr>
      <w:r w:rsidRPr="00AE46BE">
        <w:rPr>
          <w:rFonts w:ascii="Arial" w:hAnsi="Arial" w:cs="Arial"/>
          <w:sz w:val="22"/>
          <w:szCs w:val="22"/>
          <w:lang w:val="en-GB"/>
        </w:rPr>
        <w:t>(b)</w:t>
      </w:r>
      <w:r w:rsidRPr="00AE46BE">
        <w:rPr>
          <w:rFonts w:ascii="Arial" w:hAnsi="Arial" w:cs="Arial"/>
          <w:sz w:val="22"/>
          <w:szCs w:val="22"/>
          <w:lang w:val="en-GB"/>
        </w:rPr>
        <w:tab/>
        <w:t xml:space="preserve">On the axes below, sketch the spectra observed for steel at 800 °C and </w:t>
      </w:r>
      <w:r w:rsidR="00B919FF">
        <w:rPr>
          <w:rFonts w:ascii="Arial" w:hAnsi="Arial" w:cs="Arial"/>
          <w:sz w:val="22"/>
          <w:szCs w:val="22"/>
          <w:lang w:val="en-GB"/>
        </w:rPr>
        <w:t xml:space="preserve">at </w:t>
      </w:r>
      <w:r w:rsidRPr="00AE46BE">
        <w:rPr>
          <w:rFonts w:ascii="Arial" w:hAnsi="Arial" w:cs="Arial"/>
          <w:sz w:val="22"/>
          <w:szCs w:val="22"/>
          <w:lang w:val="en-GB"/>
        </w:rPr>
        <w:t>2400 °C.</w:t>
      </w:r>
    </w:p>
    <w:p w14:paraId="3E5F42E2" w14:textId="76EAEAA4" w:rsidR="00BB2CEE" w:rsidRPr="00AE46BE" w:rsidRDefault="00BB2CEE" w:rsidP="00BB2CEE">
      <w:pPr>
        <w:spacing w:line="276" w:lineRule="auto"/>
        <w:jc w:val="right"/>
        <w:rPr>
          <w:rFonts w:ascii="Arial" w:hAnsi="Arial" w:cs="Arial"/>
          <w:sz w:val="22"/>
          <w:szCs w:val="22"/>
          <w:lang w:val="en-GB"/>
        </w:rPr>
      </w:pPr>
      <w:r w:rsidRPr="00AE46BE">
        <w:rPr>
          <w:rFonts w:ascii="Arial" w:hAnsi="Arial" w:cs="Arial"/>
          <w:sz w:val="22"/>
          <w:szCs w:val="22"/>
          <w:lang w:val="en-GB"/>
        </w:rPr>
        <w:t>(3</w:t>
      </w:r>
      <w:r w:rsidR="00D93BF8">
        <w:rPr>
          <w:rFonts w:ascii="Arial" w:hAnsi="Arial" w:cs="Arial"/>
          <w:sz w:val="22"/>
          <w:szCs w:val="22"/>
          <w:lang w:val="en-GB"/>
        </w:rPr>
        <w:t xml:space="preserve"> marks</w:t>
      </w:r>
      <w:r w:rsidRPr="00AE46BE">
        <w:rPr>
          <w:rFonts w:ascii="Arial" w:hAnsi="Arial" w:cs="Arial"/>
          <w:sz w:val="22"/>
          <w:szCs w:val="22"/>
          <w:lang w:val="en-GB"/>
        </w:rPr>
        <w:t>)</w:t>
      </w:r>
    </w:p>
    <w:p w14:paraId="6795A0B4" w14:textId="77777777" w:rsidR="00BB2CEE" w:rsidRDefault="00BB2CEE" w:rsidP="00BB2CEE">
      <w:pPr>
        <w:spacing w:line="480" w:lineRule="auto"/>
        <w:rPr>
          <w:rFonts w:ascii="Arial" w:hAnsi="Arial" w:cs="Arial"/>
          <w:lang w:val="en-GB"/>
        </w:rPr>
      </w:pPr>
      <w:r>
        <w:rPr>
          <w:rFonts w:ascii="Arial" w:hAnsi="Arial" w:cs="Arial"/>
          <w:noProof/>
          <w:lang w:val="en-GB"/>
        </w:rPr>
        <mc:AlternateContent>
          <mc:Choice Requires="wps">
            <w:drawing>
              <wp:anchor distT="0" distB="0" distL="114300" distR="114300" simplePos="0" relativeHeight="252605440" behindDoc="0" locked="0" layoutInCell="1" allowOverlap="1" wp14:anchorId="71F6BF31" wp14:editId="2211B503">
                <wp:simplePos x="0" y="0"/>
                <wp:positionH relativeFrom="column">
                  <wp:posOffset>457200</wp:posOffset>
                </wp:positionH>
                <wp:positionV relativeFrom="paragraph">
                  <wp:posOffset>84455</wp:posOffset>
                </wp:positionV>
                <wp:extent cx="914400" cy="228600"/>
                <wp:effectExtent l="0" t="0" r="0" b="0"/>
                <wp:wrapNone/>
                <wp:docPr id="1745879102" name="Text Box 3"/>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5E33B491" w14:textId="77777777" w:rsidR="00BB2CEE" w:rsidRPr="00BC2688" w:rsidRDefault="00BB2CEE" w:rsidP="00BB2CEE">
                            <w:pPr>
                              <w:rPr>
                                <w:rFonts w:ascii="Arial" w:hAnsi="Arial" w:cs="Arial"/>
                                <w:sz w:val="18"/>
                                <w:szCs w:val="18"/>
                                <w:lang w:val="en-GB"/>
                              </w:rPr>
                            </w:pPr>
                            <w:r>
                              <w:rPr>
                                <w:rFonts w:ascii="Arial" w:hAnsi="Arial" w:cs="Arial"/>
                                <w:sz w:val="18"/>
                                <w:szCs w:val="18"/>
                                <w:lang w:val="en-GB"/>
                              </w:rPr>
                              <w:t>Intensity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F6BF31" id="Text Box 3" o:spid="_x0000_s1033" type="#_x0000_t202" style="position:absolute;margin-left:36pt;margin-top:6.65pt;width:1in;height:18pt;z-index:2526054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" fillcolor="white [3201]" stroked="f" strokeweight=".5pt">
                <v:textbox>
                  <w:txbxContent>
                    <w:p w14:paraId="5E33B491" w14:textId="77777777" w:rsidR="00BB2CEE" w:rsidRPr="00BC2688" w:rsidRDefault="00BB2CEE" w:rsidP="00BB2CEE">
                      <w:pPr>
                        <w:rPr>
                          <w:rFonts w:ascii="Arial" w:hAnsi="Arial" w:cs="Arial"/>
                          <w:sz w:val="18"/>
                          <w:szCs w:val="18"/>
                          <w:lang w:val="en-GB"/>
                        </w:rPr>
                      </w:pPr>
                      <w:r>
                        <w:rPr>
                          <w:rFonts w:ascii="Arial" w:hAnsi="Arial" w:cs="Arial"/>
                          <w:sz w:val="18"/>
                          <w:szCs w:val="18"/>
                          <w:lang w:val="en-GB"/>
                        </w:rPr>
                        <w:t>Intensity</w:t>
                      </w:r>
                    </w:p>
                  </w:txbxContent>
                </v:textbox>
              </v:shape>
            </w:pict>
          </mc:Fallback>
        </mc:AlternateContent>
      </w:r>
      <w:r>
        <w:rPr>
          <w:rFonts w:ascii="Arial" w:hAnsi="Arial" w:cs="Arial"/>
          <w:noProof/>
          <w:lang w:val="en-GB"/>
        </w:rPr>
        <mc:AlternateContent>
          <mc:Choice Requires="wps">
            <w:drawing>
              <wp:anchor distT="0" distB="0" distL="114300" distR="114300" simplePos="0" relativeHeight="252602368" behindDoc="0" locked="0" layoutInCell="1" allowOverlap="1" wp14:anchorId="1C59F175" wp14:editId="4190E647">
                <wp:simplePos x="0" y="0"/>
                <wp:positionH relativeFrom="column">
                  <wp:posOffset>800100</wp:posOffset>
                </wp:positionH>
                <wp:positionV relativeFrom="paragraph">
                  <wp:posOffset>328295</wp:posOffset>
                </wp:positionV>
                <wp:extent cx="0" cy="2400300"/>
                <wp:effectExtent l="76200" t="38100" r="57150" b="19050"/>
                <wp:wrapNone/>
                <wp:docPr id="978465629" name="Straight Arrow Connector 1"/>
                <wp:cNvGraphicFramePr/>
                <a:graphic xmlns:a="http://schemas.openxmlformats.org/drawingml/2006/main">
                  <a:graphicData uri="http://schemas.microsoft.com/office/word/2010/wordprocessingShape">
                    <wps:wsp>
                      <wps:cNvCnPr/>
                      <wps:spPr>
                        <a:xfrm flipV="1">
                          <a:off x="0" y="0"/>
                          <a:ext cx="0" cy="24003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9A8350" id="Straight Arrow Connector 1" o:spid="_x0000_s1026" type="#_x0000_t32" style="position:absolute;margin-left:63pt;margin-top:25.85pt;width:0;height:189pt;flip:y;z-index:25260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" strokecolor="black [3213]" strokeweight="1pt">
                <v:stroke endarrow="block" joinstyle="miter"/>
              </v:shape>
            </w:pict>
          </mc:Fallback>
        </mc:AlternateContent>
      </w:r>
      <w:r>
        <w:rPr>
          <w:rFonts w:ascii="Arial" w:hAnsi="Arial" w:cs="Arial"/>
          <w:lang w:val="en-GB"/>
        </w:rPr>
        <w:t xml:space="preserve"> </w:t>
      </w:r>
    </w:p>
    <w:p w14:paraId="724319F7" w14:textId="67C3F548" w:rsidR="00BB2CEE" w:rsidRDefault="00BB2CEE" w:rsidP="00BB2CEE">
      <w:pPr>
        <w:spacing w:line="480" w:lineRule="auto"/>
        <w:rPr>
          <w:rFonts w:ascii="Arial" w:hAnsi="Arial" w:cs="Arial"/>
          <w:lang w:val="en-GB"/>
        </w:rPr>
      </w:pPr>
    </w:p>
    <w:p w14:paraId="13480D3F" w14:textId="77777777" w:rsidR="00BB2CEE" w:rsidRPr="00BC2688" w:rsidRDefault="00BB2CEE" w:rsidP="00BB2CEE">
      <w:pPr>
        <w:rPr>
          <w:rFonts w:ascii="Arial" w:hAnsi="Arial" w:cs="Arial"/>
          <w:lang w:val="en-GB"/>
        </w:rPr>
      </w:pPr>
    </w:p>
    <w:p w14:paraId="4E30EEBF" w14:textId="77777777" w:rsidR="00BB2CEE" w:rsidRPr="00BC2688" w:rsidRDefault="00BB2CEE" w:rsidP="00BB2CEE">
      <w:pPr>
        <w:rPr>
          <w:rFonts w:ascii="Arial" w:hAnsi="Arial" w:cs="Arial"/>
          <w:lang w:val="en-GB"/>
        </w:rPr>
      </w:pPr>
    </w:p>
    <w:p w14:paraId="4643EC74" w14:textId="77777777" w:rsidR="00BB2CEE" w:rsidRPr="00BC2688" w:rsidRDefault="00BB2CEE" w:rsidP="00BB2CEE">
      <w:pPr>
        <w:rPr>
          <w:rFonts w:ascii="Arial" w:hAnsi="Arial" w:cs="Arial"/>
          <w:lang w:val="en-GB"/>
        </w:rPr>
      </w:pPr>
    </w:p>
    <w:p w14:paraId="36D2FA87" w14:textId="77777777" w:rsidR="00BB2CEE" w:rsidRPr="00BC2688" w:rsidRDefault="00BB2CEE" w:rsidP="00BB2CEE">
      <w:pPr>
        <w:rPr>
          <w:rFonts w:ascii="Arial" w:hAnsi="Arial" w:cs="Arial"/>
          <w:lang w:val="en-GB"/>
        </w:rPr>
      </w:pPr>
    </w:p>
    <w:p w14:paraId="56E1E575" w14:textId="77777777" w:rsidR="00BB2CEE" w:rsidRPr="00BC2688" w:rsidRDefault="00BB2CEE" w:rsidP="00BB2CEE">
      <w:pPr>
        <w:rPr>
          <w:rFonts w:ascii="Arial" w:hAnsi="Arial" w:cs="Arial"/>
          <w:lang w:val="en-GB"/>
        </w:rPr>
      </w:pPr>
    </w:p>
    <w:p w14:paraId="332CA03B" w14:textId="77777777" w:rsidR="00BB2CEE" w:rsidRPr="00BC2688" w:rsidRDefault="00BB2CEE" w:rsidP="00BB2CEE">
      <w:pPr>
        <w:rPr>
          <w:rFonts w:ascii="Arial" w:hAnsi="Arial" w:cs="Arial"/>
          <w:lang w:val="en-GB"/>
        </w:rPr>
      </w:pPr>
    </w:p>
    <w:p w14:paraId="520BD265" w14:textId="77777777" w:rsidR="00BB2CEE" w:rsidRPr="00BC2688" w:rsidRDefault="00BB2CEE" w:rsidP="00BB2CEE">
      <w:pPr>
        <w:rPr>
          <w:rFonts w:ascii="Arial" w:hAnsi="Arial" w:cs="Arial"/>
          <w:lang w:val="en-GB"/>
        </w:rPr>
      </w:pPr>
    </w:p>
    <w:p w14:paraId="2A935A2A" w14:textId="77777777" w:rsidR="00BB2CEE" w:rsidRPr="00BC2688" w:rsidRDefault="00BB2CEE" w:rsidP="00BB2CEE">
      <w:pPr>
        <w:rPr>
          <w:rFonts w:ascii="Arial" w:hAnsi="Arial" w:cs="Arial"/>
          <w:lang w:val="en-GB"/>
        </w:rPr>
      </w:pPr>
    </w:p>
    <w:p w14:paraId="2A81A91E" w14:textId="77777777" w:rsidR="009E6F55" w:rsidRPr="00B957B6" w:rsidRDefault="009E6F55" w:rsidP="00B957B6">
      <w:pPr>
        <w:rPr>
          <w:rFonts w:ascii="Arial" w:hAnsi="Arial" w:cs="Arial"/>
          <w:sz w:val="22"/>
          <w:szCs w:val="22"/>
          <w:lang w:val="en-GB"/>
        </w:rPr>
      </w:pPr>
    </w:p>
    <w:p w14:paraId="51FDBE31" w14:textId="77777777" w:rsidR="001A621C" w:rsidRPr="00960A93" w:rsidRDefault="001A621C" w:rsidP="001A621C">
      <w:pPr>
        <w:rPr>
          <w:rFonts w:ascii="Arial" w:hAnsi="Arial" w:cs="Arial"/>
          <w:sz w:val="22"/>
          <w:szCs w:val="22"/>
          <w:lang w:val="en-GB"/>
        </w:rPr>
      </w:pPr>
    </w:p>
    <w:p w14:paraId="66B791F7" w14:textId="77777777" w:rsidR="001A621C" w:rsidRPr="00960A93" w:rsidRDefault="001A621C" w:rsidP="001A621C">
      <w:pPr>
        <w:rPr>
          <w:rFonts w:ascii="Arial" w:hAnsi="Arial" w:cs="Arial"/>
          <w:sz w:val="22"/>
          <w:szCs w:val="22"/>
          <w:lang w:val="en-GB"/>
        </w:rPr>
      </w:pPr>
    </w:p>
    <w:p w14:paraId="42498606" w14:textId="77777777" w:rsidR="001A621C" w:rsidRPr="00960A93" w:rsidRDefault="001A621C" w:rsidP="001A621C">
      <w:pPr>
        <w:rPr>
          <w:rFonts w:ascii="Arial" w:hAnsi="Arial" w:cs="Arial"/>
          <w:sz w:val="22"/>
          <w:szCs w:val="22"/>
          <w:lang w:val="en-GB"/>
        </w:rPr>
      </w:pPr>
    </w:p>
    <w:p w14:paraId="486819A6" w14:textId="77777777" w:rsidR="001A621C" w:rsidRPr="00960A93" w:rsidRDefault="001A621C" w:rsidP="001A621C">
      <w:pPr>
        <w:rPr>
          <w:rFonts w:ascii="Arial" w:hAnsi="Arial" w:cs="Arial"/>
          <w:sz w:val="22"/>
          <w:szCs w:val="22"/>
          <w:lang w:val="en-GB"/>
        </w:rPr>
      </w:pPr>
    </w:p>
    <w:p w14:paraId="6F6ACF64" w14:textId="664A5901" w:rsidR="001A621C" w:rsidRPr="00960A93" w:rsidRDefault="001A621C" w:rsidP="001A621C">
      <w:pPr>
        <w:rPr>
          <w:rFonts w:ascii="Arial" w:hAnsi="Arial" w:cs="Arial"/>
          <w:sz w:val="22"/>
          <w:szCs w:val="22"/>
          <w:lang w:val="en-GB"/>
        </w:rPr>
      </w:pPr>
    </w:p>
    <w:p w14:paraId="614C72C5" w14:textId="7961A3C1" w:rsidR="001A621C" w:rsidRPr="00960A93" w:rsidRDefault="000B4C03" w:rsidP="001A621C">
      <w:pPr>
        <w:rPr>
          <w:rFonts w:ascii="Arial" w:hAnsi="Arial" w:cs="Arial"/>
          <w:sz w:val="22"/>
          <w:szCs w:val="22"/>
          <w:lang w:val="en-GB"/>
        </w:rPr>
      </w:pPr>
      <w:r>
        <w:rPr>
          <w:rFonts w:ascii="Arial" w:hAnsi="Arial" w:cs="Arial"/>
          <w:noProof/>
          <w:lang w:val="en-GB"/>
        </w:rPr>
        <mc:AlternateContent>
          <mc:Choice Requires="wps">
            <w:drawing>
              <wp:anchor distT="0" distB="0" distL="114300" distR="114300" simplePos="0" relativeHeight="252604416" behindDoc="0" locked="0" layoutInCell="1" allowOverlap="1" wp14:anchorId="6EDF0449" wp14:editId="7B9932AC">
                <wp:simplePos x="0" y="0"/>
                <wp:positionH relativeFrom="column">
                  <wp:posOffset>2546350</wp:posOffset>
                </wp:positionH>
                <wp:positionV relativeFrom="paragraph">
                  <wp:posOffset>75565</wp:posOffset>
                </wp:positionV>
                <wp:extent cx="914400" cy="228600"/>
                <wp:effectExtent l="0" t="0" r="0" b="0"/>
                <wp:wrapNone/>
                <wp:docPr id="656147269" name="Text Box 3"/>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00A30BC7" w14:textId="77777777" w:rsidR="00BB2CEE" w:rsidRPr="00BC2688" w:rsidRDefault="00BB2CEE" w:rsidP="00BB2CEE">
                            <w:pPr>
                              <w:rPr>
                                <w:rFonts w:ascii="Arial" w:hAnsi="Arial" w:cs="Arial"/>
                                <w:sz w:val="18"/>
                                <w:szCs w:val="18"/>
                                <w:lang w:val="en-GB"/>
                              </w:rPr>
                            </w:pPr>
                            <w:r w:rsidRPr="00BC2688">
                              <w:rPr>
                                <w:rFonts w:ascii="Arial" w:hAnsi="Arial" w:cs="Arial"/>
                                <w:sz w:val="18"/>
                                <w:szCs w:val="18"/>
                                <w:lang w:val="en-GB"/>
                              </w:rPr>
                              <w:t>Wavelength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DF0449" id="_x0000_s1034" type="#_x0000_t202" style="position:absolute;margin-left:200.5pt;margin-top:5.95pt;width:1in;height:18pt;z-index:2526044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" fillcolor="white [3201]" stroked="f" strokeweight=".5pt">
                <v:textbox>
                  <w:txbxContent>
                    <w:p w14:paraId="00A30BC7" w14:textId="77777777" w:rsidR="00BB2CEE" w:rsidRPr="00BC2688" w:rsidRDefault="00BB2CEE" w:rsidP="00BB2CEE">
                      <w:pPr>
                        <w:rPr>
                          <w:rFonts w:ascii="Arial" w:hAnsi="Arial" w:cs="Arial"/>
                          <w:sz w:val="18"/>
                          <w:szCs w:val="18"/>
                          <w:lang w:val="en-GB"/>
                        </w:rPr>
                      </w:pPr>
                      <w:r w:rsidRPr="00BC2688">
                        <w:rPr>
                          <w:rFonts w:ascii="Arial" w:hAnsi="Arial" w:cs="Arial"/>
                          <w:sz w:val="18"/>
                          <w:szCs w:val="18"/>
                          <w:lang w:val="en-GB"/>
                        </w:rPr>
                        <w:t>Wavelength</w:t>
                      </w:r>
                    </w:p>
                  </w:txbxContent>
                </v:textbox>
              </v:shape>
            </w:pict>
          </mc:Fallback>
        </mc:AlternateContent>
      </w:r>
      <w:r>
        <w:rPr>
          <w:rFonts w:ascii="Arial" w:hAnsi="Arial" w:cs="Arial"/>
          <w:noProof/>
          <w:lang w:val="en-GB"/>
        </w:rPr>
        <mc:AlternateContent>
          <mc:Choice Requires="wps">
            <w:drawing>
              <wp:anchor distT="0" distB="0" distL="114300" distR="114300" simplePos="0" relativeHeight="252603392" behindDoc="0" locked="0" layoutInCell="1" allowOverlap="1" wp14:anchorId="2F74BFC9" wp14:editId="33C69997">
                <wp:simplePos x="0" y="0"/>
                <wp:positionH relativeFrom="column">
                  <wp:posOffset>800100</wp:posOffset>
                </wp:positionH>
                <wp:positionV relativeFrom="paragraph">
                  <wp:posOffset>12065</wp:posOffset>
                </wp:positionV>
                <wp:extent cx="4572000" cy="0"/>
                <wp:effectExtent l="0" t="76200" r="19050" b="95250"/>
                <wp:wrapNone/>
                <wp:docPr id="641330674" name="Straight Arrow Connector 2"/>
                <wp:cNvGraphicFramePr/>
                <a:graphic xmlns:a="http://schemas.openxmlformats.org/drawingml/2006/main">
                  <a:graphicData uri="http://schemas.microsoft.com/office/word/2010/wordprocessingShape">
                    <wps:wsp>
                      <wps:cNvCnPr/>
                      <wps:spPr>
                        <a:xfrm>
                          <a:off x="0" y="0"/>
                          <a:ext cx="45720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0930DC" id="Straight Arrow Connector 2" o:spid="_x0000_s1026" type="#_x0000_t32" style="position:absolute;margin-left:63pt;margin-top:.95pt;width:5in;height:0;z-index:25260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" strokecolor="black [3213]" strokeweight="1pt">
                <v:stroke endarrow="block" joinstyle="miter"/>
              </v:shape>
            </w:pict>
          </mc:Fallback>
        </mc:AlternateContent>
      </w:r>
    </w:p>
    <w:p w14:paraId="2F9590A3" w14:textId="77777777" w:rsidR="00960A93" w:rsidRDefault="00960A93">
      <w:pPr>
        <w:spacing w:after="160" w:line="259" w:lineRule="auto"/>
        <w:rPr>
          <w:rFonts w:ascii="Arial" w:hAnsi="Arial" w:cs="Arial"/>
          <w:sz w:val="22"/>
          <w:szCs w:val="22"/>
          <w:lang w:val="en-GB"/>
        </w:rPr>
      </w:pPr>
      <w:r>
        <w:rPr>
          <w:rFonts w:ascii="Arial" w:hAnsi="Arial" w:cs="Arial"/>
          <w:sz w:val="22"/>
          <w:szCs w:val="22"/>
          <w:lang w:val="en-GB"/>
        </w:rPr>
        <w:br w:type="page"/>
      </w:r>
    </w:p>
    <w:p w14:paraId="1D4470D6" w14:textId="77777777" w:rsidR="00E01A13" w:rsidRDefault="00E01A13" w:rsidP="004C541D">
      <w:pPr>
        <w:spacing w:after="160" w:line="259" w:lineRule="auto"/>
        <w:rPr>
          <w:rFonts w:ascii="Arial" w:hAnsi="Arial" w:cs="Arial"/>
          <w:b/>
          <w:bCs/>
          <w:sz w:val="22"/>
          <w:szCs w:val="22"/>
        </w:rPr>
      </w:pPr>
    </w:p>
    <w:p w14:paraId="59D6DE7E" w14:textId="055EB4A2" w:rsidR="004E090E" w:rsidRDefault="00861F18" w:rsidP="004C541D">
      <w:pPr>
        <w:spacing w:after="160" w:line="259" w:lineRule="auto"/>
        <w:rPr>
          <w:rFonts w:ascii="Arial" w:hAnsi="Arial" w:cs="Arial"/>
          <w:b/>
          <w:bCs/>
          <w:sz w:val="22"/>
          <w:szCs w:val="22"/>
        </w:rPr>
      </w:pPr>
      <w:r>
        <w:rPr>
          <w:rFonts w:ascii="Arial" w:hAnsi="Arial" w:cs="Arial"/>
          <w:b/>
          <w:bCs/>
          <w:sz w:val="22"/>
          <w:szCs w:val="22"/>
        </w:rPr>
        <w:t xml:space="preserve">Question </w:t>
      </w:r>
      <w:r w:rsidR="004C541D">
        <w:rPr>
          <w:rFonts w:ascii="Arial" w:hAnsi="Arial" w:cs="Arial"/>
          <w:b/>
          <w:bCs/>
          <w:sz w:val="22"/>
          <w:szCs w:val="22"/>
        </w:rPr>
        <w:t>3</w:t>
      </w:r>
      <w:r w:rsidR="004C541D">
        <w:rPr>
          <w:rFonts w:ascii="Arial" w:hAnsi="Arial" w:cs="Arial"/>
          <w:b/>
          <w:bCs/>
          <w:sz w:val="22"/>
          <w:szCs w:val="22"/>
        </w:rPr>
        <w:tab/>
      </w:r>
      <w:r w:rsidR="004C541D">
        <w:rPr>
          <w:rFonts w:ascii="Arial" w:hAnsi="Arial" w:cs="Arial"/>
          <w:b/>
          <w:bCs/>
          <w:sz w:val="22"/>
          <w:szCs w:val="22"/>
        </w:rPr>
        <w:tab/>
      </w:r>
      <w:r w:rsidR="004C541D">
        <w:rPr>
          <w:rFonts w:ascii="Arial" w:hAnsi="Arial" w:cs="Arial"/>
          <w:b/>
          <w:bCs/>
          <w:sz w:val="22"/>
          <w:szCs w:val="22"/>
        </w:rPr>
        <w:tab/>
      </w:r>
      <w:r w:rsidR="004C541D">
        <w:rPr>
          <w:rFonts w:ascii="Arial" w:hAnsi="Arial" w:cs="Arial"/>
          <w:b/>
          <w:bCs/>
          <w:sz w:val="22"/>
          <w:szCs w:val="22"/>
        </w:rPr>
        <w:tab/>
      </w:r>
      <w:r w:rsidR="004C541D">
        <w:rPr>
          <w:rFonts w:ascii="Arial" w:hAnsi="Arial" w:cs="Arial"/>
          <w:b/>
          <w:bCs/>
          <w:sz w:val="22"/>
          <w:szCs w:val="22"/>
        </w:rPr>
        <w:tab/>
      </w:r>
      <w:r w:rsidR="004C541D">
        <w:rPr>
          <w:rFonts w:ascii="Arial" w:hAnsi="Arial" w:cs="Arial"/>
          <w:b/>
          <w:bCs/>
          <w:sz w:val="22"/>
          <w:szCs w:val="22"/>
        </w:rPr>
        <w:tab/>
      </w:r>
      <w:r w:rsidR="004C541D">
        <w:rPr>
          <w:rFonts w:ascii="Arial" w:hAnsi="Arial" w:cs="Arial"/>
          <w:b/>
          <w:bCs/>
          <w:sz w:val="22"/>
          <w:szCs w:val="22"/>
        </w:rPr>
        <w:tab/>
      </w:r>
      <w:r w:rsidR="004C541D">
        <w:rPr>
          <w:rFonts w:ascii="Arial" w:hAnsi="Arial" w:cs="Arial"/>
          <w:b/>
          <w:bCs/>
          <w:sz w:val="22"/>
          <w:szCs w:val="22"/>
        </w:rPr>
        <w:tab/>
      </w:r>
      <w:r w:rsidR="004C541D">
        <w:rPr>
          <w:rFonts w:ascii="Arial" w:hAnsi="Arial" w:cs="Arial"/>
          <w:b/>
          <w:bCs/>
          <w:sz w:val="22"/>
          <w:szCs w:val="22"/>
        </w:rPr>
        <w:tab/>
      </w:r>
      <w:r w:rsidR="004C541D">
        <w:rPr>
          <w:rFonts w:ascii="Arial" w:hAnsi="Arial" w:cs="Arial"/>
          <w:b/>
          <w:bCs/>
          <w:sz w:val="22"/>
          <w:szCs w:val="22"/>
        </w:rPr>
        <w:tab/>
      </w:r>
      <w:r w:rsidR="004C541D">
        <w:rPr>
          <w:rFonts w:ascii="Arial" w:hAnsi="Arial" w:cs="Arial"/>
          <w:b/>
          <w:bCs/>
          <w:sz w:val="22"/>
          <w:szCs w:val="22"/>
        </w:rPr>
        <w:tab/>
      </w:r>
      <w:r w:rsidR="005E23DF">
        <w:rPr>
          <w:rFonts w:ascii="Arial" w:hAnsi="Arial" w:cs="Arial"/>
          <w:b/>
          <w:bCs/>
          <w:sz w:val="22"/>
          <w:szCs w:val="22"/>
        </w:rPr>
        <w:t xml:space="preserve">      </w:t>
      </w:r>
      <w:proofErr w:type="gramStart"/>
      <w:r w:rsidR="005E23DF">
        <w:rPr>
          <w:rFonts w:ascii="Arial" w:hAnsi="Arial" w:cs="Arial"/>
          <w:b/>
          <w:bCs/>
          <w:sz w:val="22"/>
          <w:szCs w:val="22"/>
        </w:rPr>
        <w:t xml:space="preserve">   </w:t>
      </w:r>
      <w:r w:rsidR="004C541D">
        <w:rPr>
          <w:rFonts w:ascii="Arial" w:hAnsi="Arial" w:cs="Arial"/>
          <w:b/>
          <w:bCs/>
          <w:sz w:val="22"/>
          <w:szCs w:val="22"/>
        </w:rPr>
        <w:t>(</w:t>
      </w:r>
      <w:proofErr w:type="gramEnd"/>
      <w:r w:rsidR="00414955">
        <w:rPr>
          <w:rFonts w:ascii="Arial" w:hAnsi="Arial" w:cs="Arial"/>
          <w:b/>
          <w:bCs/>
          <w:sz w:val="22"/>
          <w:szCs w:val="22"/>
        </w:rPr>
        <w:t>5</w:t>
      </w:r>
      <w:r w:rsidR="004C541D">
        <w:rPr>
          <w:rFonts w:ascii="Arial" w:hAnsi="Arial" w:cs="Arial"/>
          <w:b/>
          <w:bCs/>
          <w:sz w:val="22"/>
          <w:szCs w:val="22"/>
        </w:rPr>
        <w:t xml:space="preserve"> marks)</w:t>
      </w:r>
    </w:p>
    <w:p w14:paraId="742615D3" w14:textId="32E13675" w:rsidR="00517DB7" w:rsidRDefault="00FE56D2" w:rsidP="004C541D">
      <w:pPr>
        <w:spacing w:after="160" w:line="259" w:lineRule="auto"/>
        <w:rPr>
          <w:rFonts w:ascii="Arial" w:hAnsi="Arial" w:cs="Arial"/>
          <w:sz w:val="22"/>
          <w:szCs w:val="22"/>
        </w:rPr>
      </w:pPr>
      <w:r w:rsidRPr="00FE56D2">
        <w:rPr>
          <w:rFonts w:ascii="Arial" w:hAnsi="Arial" w:cs="Arial"/>
          <w:sz w:val="22"/>
          <w:szCs w:val="22"/>
        </w:rPr>
        <w:t xml:space="preserve">Explain why polarisation of electromagnetic radiation provides evidence </w:t>
      </w:r>
      <w:r>
        <w:rPr>
          <w:rFonts w:ascii="Arial" w:hAnsi="Arial" w:cs="Arial"/>
          <w:sz w:val="22"/>
          <w:szCs w:val="22"/>
        </w:rPr>
        <w:t xml:space="preserve">that it must consist of transverse waves. </w:t>
      </w:r>
    </w:p>
    <w:p w14:paraId="78E28754" w14:textId="7A03591B" w:rsidR="00FE56D2" w:rsidRDefault="00FE56D2" w:rsidP="00FE56D2">
      <w:pPr>
        <w:spacing w:after="160" w:line="480"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D2874">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w:t>
      </w:r>
    </w:p>
    <w:p w14:paraId="3F74A2A8" w14:textId="7F40076E" w:rsidR="00F573E5" w:rsidRDefault="00861F18" w:rsidP="00F573E5">
      <w:pPr>
        <w:spacing w:after="160" w:line="259" w:lineRule="auto"/>
        <w:rPr>
          <w:rFonts w:ascii="Arial" w:hAnsi="Arial" w:cs="Arial"/>
          <w:b/>
          <w:bCs/>
          <w:sz w:val="22"/>
          <w:szCs w:val="22"/>
        </w:rPr>
      </w:pPr>
      <w:bookmarkStart w:id="5" w:name="_Hlk133424505"/>
      <w:r>
        <w:rPr>
          <w:rFonts w:ascii="Arial" w:hAnsi="Arial" w:cs="Arial"/>
          <w:b/>
          <w:bCs/>
          <w:sz w:val="22"/>
          <w:szCs w:val="22"/>
        </w:rPr>
        <w:t xml:space="preserve">Question </w:t>
      </w:r>
      <w:r w:rsidR="00F573E5">
        <w:rPr>
          <w:rFonts w:ascii="Arial" w:hAnsi="Arial" w:cs="Arial"/>
          <w:b/>
          <w:bCs/>
          <w:sz w:val="22"/>
          <w:szCs w:val="22"/>
        </w:rPr>
        <w:t>4</w:t>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237343">
        <w:rPr>
          <w:rFonts w:ascii="Arial" w:hAnsi="Arial" w:cs="Arial"/>
          <w:b/>
          <w:bCs/>
          <w:sz w:val="22"/>
          <w:szCs w:val="22"/>
        </w:rPr>
        <w:t xml:space="preserve">      </w:t>
      </w:r>
      <w:proofErr w:type="gramStart"/>
      <w:r w:rsidR="00237343">
        <w:rPr>
          <w:rFonts w:ascii="Arial" w:hAnsi="Arial" w:cs="Arial"/>
          <w:b/>
          <w:bCs/>
          <w:sz w:val="22"/>
          <w:szCs w:val="22"/>
        </w:rPr>
        <w:t xml:space="preserve">   </w:t>
      </w:r>
      <w:r w:rsidR="00F573E5">
        <w:rPr>
          <w:rFonts w:ascii="Arial" w:hAnsi="Arial" w:cs="Arial"/>
          <w:b/>
          <w:bCs/>
          <w:sz w:val="22"/>
          <w:szCs w:val="22"/>
        </w:rPr>
        <w:t>(</w:t>
      </w:r>
      <w:proofErr w:type="gramEnd"/>
      <w:r w:rsidR="00EB1036">
        <w:rPr>
          <w:rFonts w:ascii="Arial" w:hAnsi="Arial" w:cs="Arial"/>
          <w:b/>
          <w:bCs/>
          <w:sz w:val="22"/>
          <w:szCs w:val="22"/>
        </w:rPr>
        <w:t>6</w:t>
      </w:r>
      <w:r w:rsidR="00F573E5">
        <w:rPr>
          <w:rFonts w:ascii="Arial" w:hAnsi="Arial" w:cs="Arial"/>
          <w:b/>
          <w:bCs/>
          <w:sz w:val="22"/>
          <w:szCs w:val="22"/>
        </w:rPr>
        <w:t xml:space="preserve"> marks)</w:t>
      </w:r>
    </w:p>
    <w:p w14:paraId="4D0F5847" w14:textId="33CE4C65" w:rsidR="00517DB7" w:rsidRDefault="00517DB7" w:rsidP="00544141">
      <w:pPr>
        <w:rPr>
          <w:rFonts w:ascii="Arial" w:hAnsi="Arial" w:cs="Arial"/>
          <w:sz w:val="22"/>
          <w:szCs w:val="22"/>
          <w:lang w:val="en-GB"/>
        </w:rPr>
      </w:pPr>
      <w:r w:rsidRPr="00517DB7">
        <w:rPr>
          <w:rFonts w:ascii="Arial" w:hAnsi="Arial" w:cs="Arial"/>
          <w:sz w:val="22"/>
          <w:szCs w:val="22"/>
          <w:lang w:val="en-GB"/>
        </w:rPr>
        <w:t>(a)</w:t>
      </w:r>
      <w:r w:rsidRPr="00517DB7">
        <w:rPr>
          <w:rFonts w:ascii="Arial" w:hAnsi="Arial" w:cs="Arial"/>
          <w:sz w:val="22"/>
          <w:szCs w:val="22"/>
          <w:lang w:val="en-GB"/>
        </w:rPr>
        <w:tab/>
        <w:t xml:space="preserve">The galaxy NGC 3842 </w:t>
      </w:r>
      <w:r w:rsidR="001B3499" w:rsidRPr="00517DB7">
        <w:rPr>
          <w:rFonts w:ascii="Arial" w:hAnsi="Arial" w:cs="Arial"/>
          <w:sz w:val="22"/>
          <w:szCs w:val="22"/>
          <w:lang w:val="en-GB"/>
        </w:rPr>
        <w:t xml:space="preserve">is </w:t>
      </w:r>
      <w:r w:rsidRPr="00517DB7">
        <w:rPr>
          <w:rFonts w:ascii="Arial" w:hAnsi="Arial" w:cs="Arial"/>
          <w:sz w:val="22"/>
          <w:szCs w:val="22"/>
          <w:lang w:val="en-GB"/>
        </w:rPr>
        <w:t>3.30 x 10</w:t>
      </w:r>
      <w:r w:rsidRPr="00517DB7">
        <w:rPr>
          <w:rFonts w:ascii="Arial" w:hAnsi="Arial" w:cs="Arial"/>
          <w:sz w:val="22"/>
          <w:szCs w:val="22"/>
          <w:vertAlign w:val="superscript"/>
          <w:lang w:val="en-GB"/>
        </w:rPr>
        <w:t>8</w:t>
      </w:r>
      <w:r w:rsidRPr="00517DB7">
        <w:rPr>
          <w:rFonts w:ascii="Arial" w:hAnsi="Arial" w:cs="Arial"/>
          <w:sz w:val="22"/>
          <w:szCs w:val="22"/>
          <w:lang w:val="en-GB"/>
        </w:rPr>
        <w:t xml:space="preserve"> light years from the Earth and is receding at a velocity</w:t>
      </w:r>
      <w:r>
        <w:rPr>
          <w:rFonts w:ascii="Arial" w:hAnsi="Arial" w:cs="Arial"/>
          <w:sz w:val="22"/>
          <w:szCs w:val="22"/>
          <w:lang w:val="en-GB"/>
        </w:rPr>
        <w:t xml:space="preserve"> </w:t>
      </w:r>
      <w:r w:rsidRPr="00517DB7">
        <w:rPr>
          <w:rFonts w:ascii="Arial" w:hAnsi="Arial" w:cs="Arial"/>
          <w:sz w:val="22"/>
          <w:szCs w:val="22"/>
          <w:lang w:val="en-GB"/>
        </w:rPr>
        <w:t xml:space="preserve">of </w:t>
      </w:r>
      <w:r>
        <w:rPr>
          <w:rFonts w:ascii="Arial" w:hAnsi="Arial" w:cs="Arial"/>
          <w:sz w:val="22"/>
          <w:szCs w:val="22"/>
          <w:lang w:val="en-GB"/>
        </w:rPr>
        <w:tab/>
      </w:r>
      <w:r w:rsidRPr="00517DB7">
        <w:rPr>
          <w:rFonts w:ascii="Arial" w:hAnsi="Arial" w:cs="Arial"/>
          <w:sz w:val="22"/>
          <w:szCs w:val="22"/>
          <w:lang w:val="en-GB"/>
        </w:rPr>
        <w:t xml:space="preserve">6.30 </w:t>
      </w:r>
      <w:r w:rsidR="00C1445C">
        <w:rPr>
          <w:rFonts w:ascii="Arial" w:hAnsi="Arial" w:cs="Arial"/>
          <w:sz w:val="22"/>
          <w:szCs w:val="22"/>
          <w:lang w:val="en-GB"/>
        </w:rPr>
        <w:t>×</w:t>
      </w:r>
      <w:r w:rsidRPr="00517DB7">
        <w:rPr>
          <w:rFonts w:ascii="Arial" w:hAnsi="Arial" w:cs="Arial"/>
          <w:sz w:val="22"/>
          <w:szCs w:val="22"/>
          <w:lang w:val="en-GB"/>
        </w:rPr>
        <w:t xml:space="preserve"> 10</w:t>
      </w:r>
      <w:r w:rsidRPr="00517DB7">
        <w:rPr>
          <w:rFonts w:ascii="Arial" w:hAnsi="Arial" w:cs="Arial"/>
          <w:sz w:val="22"/>
          <w:szCs w:val="22"/>
          <w:vertAlign w:val="superscript"/>
          <w:lang w:val="en-GB"/>
        </w:rPr>
        <w:t>6</w:t>
      </w:r>
      <w:r w:rsidRPr="00517DB7">
        <w:rPr>
          <w:rFonts w:ascii="Arial" w:hAnsi="Arial" w:cs="Arial"/>
          <w:sz w:val="22"/>
          <w:szCs w:val="22"/>
          <w:lang w:val="en-GB"/>
        </w:rPr>
        <w:t xml:space="preserve"> m</w:t>
      </w:r>
      <w:r w:rsidR="00FA634F">
        <w:rPr>
          <w:rFonts w:ascii="Arial" w:hAnsi="Arial" w:cs="Arial"/>
          <w:sz w:val="22"/>
          <w:szCs w:val="22"/>
          <w:lang w:val="en-GB"/>
        </w:rPr>
        <w:t xml:space="preserve"> </w:t>
      </w:r>
      <w:r w:rsidRPr="00517DB7">
        <w:rPr>
          <w:rFonts w:ascii="Arial" w:hAnsi="Arial" w:cs="Arial"/>
          <w:sz w:val="22"/>
          <w:szCs w:val="22"/>
          <w:lang w:val="en-GB"/>
        </w:rPr>
        <w:t>s</w:t>
      </w:r>
      <w:r w:rsidRPr="00517DB7">
        <w:rPr>
          <w:rFonts w:ascii="Arial" w:hAnsi="Arial" w:cs="Arial"/>
          <w:sz w:val="22"/>
          <w:szCs w:val="22"/>
          <w:vertAlign w:val="superscript"/>
          <w:lang w:val="en-GB"/>
        </w:rPr>
        <w:t>-1</w:t>
      </w:r>
      <w:r w:rsidRPr="00517DB7">
        <w:rPr>
          <w:rFonts w:ascii="Arial" w:hAnsi="Arial" w:cs="Arial"/>
          <w:sz w:val="22"/>
          <w:szCs w:val="22"/>
          <w:lang w:val="en-GB"/>
        </w:rPr>
        <w:t>. Show by calculation that this data estimates Hubble’s Constant (H</w:t>
      </w:r>
      <w:r w:rsidRPr="00517DB7">
        <w:rPr>
          <w:rFonts w:ascii="Arial" w:hAnsi="Arial" w:cs="Arial"/>
          <w:sz w:val="22"/>
          <w:szCs w:val="22"/>
          <w:vertAlign w:val="subscript"/>
          <w:lang w:val="en-GB"/>
        </w:rPr>
        <w:t>0</w:t>
      </w:r>
      <w:r w:rsidRPr="00517DB7">
        <w:rPr>
          <w:rFonts w:ascii="Arial" w:hAnsi="Arial" w:cs="Arial"/>
          <w:sz w:val="22"/>
          <w:szCs w:val="22"/>
          <w:lang w:val="en-GB"/>
        </w:rPr>
        <w:t xml:space="preserve">) to be a </w:t>
      </w:r>
      <w:r w:rsidR="00FA634F">
        <w:rPr>
          <w:rFonts w:ascii="Arial" w:hAnsi="Arial" w:cs="Arial"/>
          <w:sz w:val="22"/>
          <w:szCs w:val="22"/>
          <w:lang w:val="en-GB"/>
        </w:rPr>
        <w:tab/>
      </w:r>
      <w:r w:rsidRPr="00517DB7">
        <w:rPr>
          <w:rFonts w:ascii="Arial" w:hAnsi="Arial" w:cs="Arial"/>
          <w:sz w:val="22"/>
          <w:szCs w:val="22"/>
          <w:lang w:val="en-GB"/>
        </w:rPr>
        <w:t>value of 62.2 km s</w:t>
      </w:r>
      <w:r w:rsidRPr="00517DB7">
        <w:rPr>
          <w:rFonts w:ascii="Arial" w:hAnsi="Arial" w:cs="Arial"/>
          <w:sz w:val="22"/>
          <w:szCs w:val="22"/>
          <w:vertAlign w:val="superscript"/>
          <w:lang w:val="en-GB"/>
        </w:rPr>
        <w:t>-1</w:t>
      </w:r>
      <w:r w:rsidRPr="00517DB7">
        <w:rPr>
          <w:rFonts w:ascii="Arial" w:hAnsi="Arial" w:cs="Arial"/>
          <w:sz w:val="22"/>
          <w:szCs w:val="22"/>
          <w:lang w:val="en-GB"/>
        </w:rPr>
        <w:t xml:space="preserve"> Mpc</w:t>
      </w:r>
      <w:r w:rsidRPr="00517DB7">
        <w:rPr>
          <w:rFonts w:ascii="Arial" w:hAnsi="Arial" w:cs="Arial"/>
          <w:sz w:val="22"/>
          <w:szCs w:val="22"/>
          <w:vertAlign w:val="superscript"/>
          <w:lang w:val="en-GB"/>
        </w:rPr>
        <w:t>-1</w:t>
      </w:r>
      <w:r w:rsidRPr="00517DB7">
        <w:rPr>
          <w:rFonts w:ascii="Arial" w:hAnsi="Arial" w:cs="Arial"/>
          <w:sz w:val="22"/>
          <w:szCs w:val="22"/>
          <w:lang w:val="en-GB"/>
        </w:rPr>
        <w:t xml:space="preserve">.  </w:t>
      </w:r>
      <w:r w:rsidR="00544141">
        <w:rPr>
          <w:rFonts w:ascii="Arial" w:hAnsi="Arial" w:cs="Arial"/>
          <w:sz w:val="22"/>
          <w:szCs w:val="22"/>
          <w:lang w:val="en-GB"/>
        </w:rPr>
        <w:tab/>
      </w:r>
      <w:r w:rsidR="00544141">
        <w:rPr>
          <w:rFonts w:ascii="Arial" w:hAnsi="Arial" w:cs="Arial"/>
          <w:sz w:val="22"/>
          <w:szCs w:val="22"/>
          <w:lang w:val="en-GB"/>
        </w:rPr>
        <w:tab/>
      </w:r>
      <w:r w:rsidR="00544141">
        <w:rPr>
          <w:rFonts w:ascii="Arial" w:hAnsi="Arial" w:cs="Arial"/>
          <w:sz w:val="22"/>
          <w:szCs w:val="22"/>
          <w:lang w:val="en-GB"/>
        </w:rPr>
        <w:tab/>
      </w:r>
      <w:r w:rsidR="00544141">
        <w:rPr>
          <w:rFonts w:ascii="Arial" w:hAnsi="Arial" w:cs="Arial"/>
          <w:sz w:val="22"/>
          <w:szCs w:val="22"/>
          <w:lang w:val="en-GB"/>
        </w:rPr>
        <w:tab/>
      </w:r>
      <w:r w:rsidR="00544141">
        <w:rPr>
          <w:rFonts w:ascii="Arial" w:hAnsi="Arial" w:cs="Arial"/>
          <w:sz w:val="22"/>
          <w:szCs w:val="22"/>
          <w:lang w:val="en-GB"/>
        </w:rPr>
        <w:tab/>
      </w:r>
      <w:r w:rsidR="00544141">
        <w:rPr>
          <w:rFonts w:ascii="Arial" w:hAnsi="Arial" w:cs="Arial"/>
          <w:sz w:val="22"/>
          <w:szCs w:val="22"/>
          <w:lang w:val="en-GB"/>
        </w:rPr>
        <w:tab/>
      </w:r>
      <w:r w:rsidR="00544141">
        <w:rPr>
          <w:rFonts w:ascii="Arial" w:hAnsi="Arial" w:cs="Arial"/>
          <w:sz w:val="22"/>
          <w:szCs w:val="22"/>
          <w:lang w:val="en-GB"/>
        </w:rPr>
        <w:tab/>
      </w:r>
      <w:r w:rsidR="00544141">
        <w:rPr>
          <w:rFonts w:ascii="Arial" w:hAnsi="Arial" w:cs="Arial"/>
          <w:sz w:val="22"/>
          <w:szCs w:val="22"/>
          <w:lang w:val="en-GB"/>
        </w:rPr>
        <w:tab/>
        <w:t xml:space="preserve">          </w:t>
      </w:r>
      <w:r w:rsidRPr="00517DB7">
        <w:rPr>
          <w:rFonts w:ascii="Arial" w:hAnsi="Arial" w:cs="Arial"/>
          <w:sz w:val="22"/>
          <w:szCs w:val="22"/>
          <w:lang w:val="en-GB"/>
        </w:rPr>
        <w:t>(4</w:t>
      </w:r>
      <w:r w:rsidR="00544141">
        <w:rPr>
          <w:rFonts w:ascii="Arial" w:hAnsi="Arial" w:cs="Arial"/>
          <w:sz w:val="22"/>
          <w:szCs w:val="22"/>
          <w:lang w:val="en-GB"/>
        </w:rPr>
        <w:t xml:space="preserve"> marks</w:t>
      </w:r>
      <w:r w:rsidRPr="00517DB7">
        <w:rPr>
          <w:rFonts w:ascii="Arial" w:hAnsi="Arial" w:cs="Arial"/>
          <w:sz w:val="22"/>
          <w:szCs w:val="22"/>
          <w:lang w:val="en-GB"/>
        </w:rPr>
        <w:t>)</w:t>
      </w:r>
    </w:p>
    <w:p w14:paraId="1ECA54A0" w14:textId="77777777" w:rsidR="00517DB7" w:rsidRDefault="00517DB7" w:rsidP="00517DB7">
      <w:pPr>
        <w:jc w:val="right"/>
        <w:rPr>
          <w:rFonts w:ascii="Arial" w:hAnsi="Arial" w:cs="Arial"/>
          <w:sz w:val="22"/>
          <w:szCs w:val="22"/>
          <w:lang w:val="en-GB"/>
        </w:rPr>
      </w:pPr>
    </w:p>
    <w:p w14:paraId="26A4FD56" w14:textId="77777777" w:rsidR="00517DB7" w:rsidRPr="00517DB7" w:rsidRDefault="00517DB7" w:rsidP="00517DB7">
      <w:pPr>
        <w:jc w:val="right"/>
        <w:rPr>
          <w:rFonts w:ascii="Arial" w:hAnsi="Arial" w:cs="Arial"/>
          <w:sz w:val="22"/>
          <w:szCs w:val="22"/>
          <w:lang w:val="en-GB"/>
        </w:rPr>
      </w:pPr>
    </w:p>
    <w:p w14:paraId="60BA837E" w14:textId="77777777" w:rsidR="00517DB7" w:rsidRPr="00517DB7" w:rsidRDefault="00517DB7" w:rsidP="00517DB7">
      <w:pPr>
        <w:jc w:val="right"/>
        <w:rPr>
          <w:rFonts w:ascii="Arial" w:hAnsi="Arial" w:cs="Arial"/>
          <w:sz w:val="22"/>
          <w:szCs w:val="22"/>
          <w:lang w:val="en-GB"/>
        </w:rPr>
      </w:pPr>
    </w:p>
    <w:p w14:paraId="6E536198" w14:textId="77777777" w:rsidR="00517DB7" w:rsidRPr="00517DB7" w:rsidRDefault="00517DB7" w:rsidP="00517DB7">
      <w:pPr>
        <w:jc w:val="right"/>
        <w:rPr>
          <w:rFonts w:ascii="Arial" w:hAnsi="Arial" w:cs="Arial"/>
          <w:sz w:val="22"/>
          <w:szCs w:val="22"/>
          <w:lang w:val="en-GB"/>
        </w:rPr>
      </w:pPr>
    </w:p>
    <w:p w14:paraId="0FD408D8" w14:textId="77777777" w:rsidR="00517DB7" w:rsidRPr="00517DB7" w:rsidRDefault="00517DB7" w:rsidP="00517DB7">
      <w:pPr>
        <w:jc w:val="right"/>
        <w:rPr>
          <w:rFonts w:ascii="Arial" w:hAnsi="Arial" w:cs="Arial"/>
          <w:sz w:val="22"/>
          <w:szCs w:val="22"/>
          <w:lang w:val="en-GB"/>
        </w:rPr>
      </w:pPr>
    </w:p>
    <w:p w14:paraId="54640D6D" w14:textId="77777777" w:rsidR="00517DB7" w:rsidRPr="00517DB7" w:rsidRDefault="00517DB7" w:rsidP="00517DB7">
      <w:pPr>
        <w:jc w:val="right"/>
        <w:rPr>
          <w:rFonts w:ascii="Arial" w:hAnsi="Arial" w:cs="Arial"/>
          <w:sz w:val="22"/>
          <w:szCs w:val="22"/>
          <w:lang w:val="en-GB"/>
        </w:rPr>
      </w:pPr>
    </w:p>
    <w:p w14:paraId="1D63E8F7" w14:textId="77777777" w:rsidR="00517DB7" w:rsidRPr="00517DB7" w:rsidRDefault="00517DB7" w:rsidP="00517DB7">
      <w:pPr>
        <w:jc w:val="right"/>
        <w:rPr>
          <w:rFonts w:ascii="Arial" w:hAnsi="Arial" w:cs="Arial"/>
          <w:sz w:val="22"/>
          <w:szCs w:val="22"/>
          <w:lang w:val="en-GB"/>
        </w:rPr>
      </w:pPr>
    </w:p>
    <w:p w14:paraId="1CED0175" w14:textId="77777777" w:rsidR="00517DB7" w:rsidRDefault="00517DB7" w:rsidP="00517DB7">
      <w:pPr>
        <w:jc w:val="right"/>
        <w:rPr>
          <w:rFonts w:ascii="Arial" w:hAnsi="Arial" w:cs="Arial"/>
          <w:sz w:val="22"/>
          <w:szCs w:val="22"/>
          <w:lang w:val="en-GB"/>
        </w:rPr>
      </w:pPr>
    </w:p>
    <w:p w14:paraId="7F3AE7FD" w14:textId="77777777" w:rsidR="0015259F" w:rsidRDefault="0015259F" w:rsidP="00517DB7">
      <w:pPr>
        <w:jc w:val="right"/>
        <w:rPr>
          <w:rFonts w:ascii="Arial" w:hAnsi="Arial" w:cs="Arial"/>
          <w:sz w:val="22"/>
          <w:szCs w:val="22"/>
          <w:lang w:val="en-GB"/>
        </w:rPr>
      </w:pPr>
    </w:p>
    <w:p w14:paraId="47279F12" w14:textId="77777777" w:rsidR="0015259F" w:rsidRPr="00517DB7" w:rsidRDefault="0015259F" w:rsidP="00517DB7">
      <w:pPr>
        <w:jc w:val="right"/>
        <w:rPr>
          <w:rFonts w:ascii="Arial" w:hAnsi="Arial" w:cs="Arial"/>
          <w:sz w:val="22"/>
          <w:szCs w:val="22"/>
          <w:lang w:val="en-GB"/>
        </w:rPr>
      </w:pPr>
    </w:p>
    <w:p w14:paraId="4B5DA20C" w14:textId="77777777" w:rsidR="00517DB7" w:rsidRPr="00517DB7" w:rsidRDefault="00517DB7" w:rsidP="00517DB7">
      <w:pPr>
        <w:jc w:val="right"/>
        <w:rPr>
          <w:rFonts w:ascii="Arial" w:hAnsi="Arial" w:cs="Arial"/>
          <w:sz w:val="22"/>
          <w:szCs w:val="22"/>
          <w:lang w:val="en-GB"/>
        </w:rPr>
      </w:pPr>
    </w:p>
    <w:p w14:paraId="621E7735" w14:textId="30EA8FA9" w:rsidR="00517DB7" w:rsidRPr="00517DB7" w:rsidRDefault="00696D31" w:rsidP="00517DB7">
      <w:pPr>
        <w:jc w:val="right"/>
        <w:rPr>
          <w:rFonts w:ascii="Arial" w:hAnsi="Arial" w:cs="Arial"/>
          <w:sz w:val="22"/>
          <w:szCs w:val="22"/>
          <w:lang w:val="en-GB"/>
        </w:rPr>
      </w:pPr>
      <w:r>
        <w:rPr>
          <w:rFonts w:ascii="Arial" w:hAnsi="Arial" w:cs="Arial"/>
          <w:sz w:val="22"/>
          <w:szCs w:val="22"/>
          <w:lang w:val="en-GB"/>
        </w:rPr>
        <w:t>Answer</w:t>
      </w:r>
      <w:r w:rsidR="0015259F">
        <w:rPr>
          <w:rFonts w:ascii="Arial" w:hAnsi="Arial" w:cs="Arial"/>
          <w:sz w:val="22"/>
          <w:szCs w:val="22"/>
          <w:lang w:val="en-GB"/>
        </w:rPr>
        <w:t xml:space="preserve"> </w:t>
      </w:r>
      <w:r w:rsidR="00A57FC6" w:rsidRPr="007845CE">
        <w:rPr>
          <w:rFonts w:ascii="Arial" w:hAnsi="Arial" w:cs="Arial"/>
          <w:bCs/>
        </w:rPr>
        <w:t xml:space="preserve">________________ </w:t>
      </w:r>
      <w:r w:rsidR="0015259F" w:rsidRPr="00517DB7">
        <w:rPr>
          <w:rFonts w:ascii="Arial" w:hAnsi="Arial" w:cs="Arial"/>
          <w:sz w:val="22"/>
          <w:szCs w:val="22"/>
          <w:lang w:val="en-GB"/>
        </w:rPr>
        <w:t>km s</w:t>
      </w:r>
      <w:r w:rsidR="0015259F" w:rsidRPr="00517DB7">
        <w:rPr>
          <w:rFonts w:ascii="Arial" w:hAnsi="Arial" w:cs="Arial"/>
          <w:sz w:val="22"/>
          <w:szCs w:val="22"/>
          <w:vertAlign w:val="superscript"/>
          <w:lang w:val="en-GB"/>
        </w:rPr>
        <w:t>-1</w:t>
      </w:r>
      <w:r w:rsidR="0015259F" w:rsidRPr="00517DB7">
        <w:rPr>
          <w:rFonts w:ascii="Arial" w:hAnsi="Arial" w:cs="Arial"/>
          <w:sz w:val="22"/>
          <w:szCs w:val="22"/>
          <w:lang w:val="en-GB"/>
        </w:rPr>
        <w:t xml:space="preserve"> Mpc</w:t>
      </w:r>
      <w:r w:rsidR="0015259F" w:rsidRPr="00517DB7">
        <w:rPr>
          <w:rFonts w:ascii="Arial" w:hAnsi="Arial" w:cs="Arial"/>
          <w:sz w:val="22"/>
          <w:szCs w:val="22"/>
          <w:vertAlign w:val="superscript"/>
          <w:lang w:val="en-GB"/>
        </w:rPr>
        <w:t>-1</w:t>
      </w:r>
    </w:p>
    <w:p w14:paraId="45D005B8" w14:textId="77777777" w:rsidR="00517DB7" w:rsidRPr="00517DB7" w:rsidRDefault="00517DB7" w:rsidP="00517DB7">
      <w:pPr>
        <w:jc w:val="right"/>
        <w:rPr>
          <w:rFonts w:ascii="Arial" w:hAnsi="Arial" w:cs="Arial"/>
          <w:sz w:val="22"/>
          <w:szCs w:val="22"/>
          <w:lang w:val="en-GB"/>
        </w:rPr>
      </w:pPr>
    </w:p>
    <w:p w14:paraId="1730FC44" w14:textId="15F55728" w:rsidR="00517DB7" w:rsidRDefault="00517DB7" w:rsidP="00544141">
      <w:pPr>
        <w:rPr>
          <w:rFonts w:ascii="Arial" w:hAnsi="Arial" w:cs="Arial"/>
          <w:sz w:val="22"/>
          <w:szCs w:val="22"/>
          <w:lang w:val="en-GB"/>
        </w:rPr>
      </w:pPr>
      <w:r w:rsidRPr="00517DB7">
        <w:rPr>
          <w:rFonts w:ascii="Arial" w:hAnsi="Arial" w:cs="Arial"/>
          <w:sz w:val="22"/>
          <w:szCs w:val="22"/>
          <w:lang w:val="en-GB"/>
        </w:rPr>
        <w:t>(b)</w:t>
      </w:r>
      <w:r w:rsidRPr="00517DB7">
        <w:rPr>
          <w:rFonts w:ascii="Arial" w:hAnsi="Arial" w:cs="Arial"/>
          <w:sz w:val="22"/>
          <w:szCs w:val="22"/>
          <w:lang w:val="en-GB"/>
        </w:rPr>
        <w:tab/>
        <w:t>A more accurate measurement of Hubble’s Constant (H</w:t>
      </w:r>
      <w:r w:rsidRPr="00517DB7">
        <w:rPr>
          <w:rFonts w:ascii="Arial" w:hAnsi="Arial" w:cs="Arial"/>
          <w:sz w:val="22"/>
          <w:szCs w:val="22"/>
          <w:vertAlign w:val="subscript"/>
          <w:lang w:val="en-GB"/>
        </w:rPr>
        <w:t>0</w:t>
      </w:r>
      <w:r w:rsidRPr="00517DB7">
        <w:rPr>
          <w:rFonts w:ascii="Arial" w:hAnsi="Arial" w:cs="Arial"/>
          <w:sz w:val="22"/>
          <w:szCs w:val="22"/>
          <w:lang w:val="en-GB"/>
        </w:rPr>
        <w:t>) yields a value of 73 km s</w:t>
      </w:r>
      <w:r w:rsidRPr="00517DB7">
        <w:rPr>
          <w:rFonts w:ascii="Arial" w:hAnsi="Arial" w:cs="Arial"/>
          <w:sz w:val="22"/>
          <w:szCs w:val="22"/>
          <w:vertAlign w:val="superscript"/>
          <w:lang w:val="en-GB"/>
        </w:rPr>
        <w:t>-1</w:t>
      </w:r>
      <w:r w:rsidRPr="00517DB7">
        <w:rPr>
          <w:rFonts w:ascii="Arial" w:hAnsi="Arial" w:cs="Arial"/>
          <w:sz w:val="22"/>
          <w:szCs w:val="22"/>
          <w:lang w:val="en-GB"/>
        </w:rPr>
        <w:t xml:space="preserve"> Mpc</w:t>
      </w:r>
      <w:r w:rsidRPr="00517DB7">
        <w:rPr>
          <w:rFonts w:ascii="Arial" w:hAnsi="Arial" w:cs="Arial"/>
          <w:sz w:val="22"/>
          <w:szCs w:val="22"/>
          <w:vertAlign w:val="superscript"/>
          <w:lang w:val="en-GB"/>
        </w:rPr>
        <w:t>-1</w:t>
      </w:r>
      <w:r w:rsidRPr="00517DB7">
        <w:rPr>
          <w:rFonts w:ascii="Arial" w:hAnsi="Arial" w:cs="Arial"/>
          <w:sz w:val="22"/>
          <w:szCs w:val="22"/>
          <w:lang w:val="en-GB"/>
        </w:rPr>
        <w:t xml:space="preserve">. </w:t>
      </w:r>
      <w:r>
        <w:rPr>
          <w:rFonts w:ascii="Arial" w:hAnsi="Arial" w:cs="Arial"/>
          <w:sz w:val="22"/>
          <w:szCs w:val="22"/>
          <w:lang w:val="en-GB"/>
        </w:rPr>
        <w:tab/>
      </w:r>
      <w:r w:rsidRPr="00517DB7">
        <w:rPr>
          <w:rFonts w:ascii="Arial" w:hAnsi="Arial" w:cs="Arial"/>
          <w:sz w:val="22"/>
          <w:szCs w:val="22"/>
          <w:lang w:val="en-GB"/>
        </w:rPr>
        <w:t xml:space="preserve">Compare the age of the Universe for this more accurate value compared to the age implied by </w:t>
      </w:r>
      <w:r>
        <w:rPr>
          <w:rFonts w:ascii="Arial" w:hAnsi="Arial" w:cs="Arial"/>
          <w:sz w:val="22"/>
          <w:szCs w:val="22"/>
          <w:lang w:val="en-GB"/>
        </w:rPr>
        <w:tab/>
      </w:r>
      <w:r w:rsidRPr="00517DB7">
        <w:rPr>
          <w:rFonts w:ascii="Arial" w:hAnsi="Arial" w:cs="Arial"/>
          <w:sz w:val="22"/>
          <w:szCs w:val="22"/>
          <w:lang w:val="en-GB"/>
        </w:rPr>
        <w:t>62.2 km s</w:t>
      </w:r>
      <w:r w:rsidRPr="00517DB7">
        <w:rPr>
          <w:rFonts w:ascii="Arial" w:hAnsi="Arial" w:cs="Arial"/>
          <w:sz w:val="22"/>
          <w:szCs w:val="22"/>
          <w:vertAlign w:val="superscript"/>
          <w:lang w:val="en-GB"/>
        </w:rPr>
        <w:t>-1</w:t>
      </w:r>
      <w:r w:rsidRPr="00517DB7">
        <w:rPr>
          <w:rFonts w:ascii="Arial" w:hAnsi="Arial" w:cs="Arial"/>
          <w:sz w:val="22"/>
          <w:szCs w:val="22"/>
          <w:lang w:val="en-GB"/>
        </w:rPr>
        <w:t xml:space="preserve"> Mpc</w:t>
      </w:r>
      <w:r w:rsidRPr="00517DB7">
        <w:rPr>
          <w:rFonts w:ascii="Arial" w:hAnsi="Arial" w:cs="Arial"/>
          <w:sz w:val="22"/>
          <w:szCs w:val="22"/>
          <w:vertAlign w:val="superscript"/>
          <w:lang w:val="en-GB"/>
        </w:rPr>
        <w:t>-1</w:t>
      </w:r>
      <w:r w:rsidRPr="00517DB7">
        <w:rPr>
          <w:rFonts w:ascii="Arial" w:hAnsi="Arial" w:cs="Arial"/>
          <w:sz w:val="22"/>
          <w:szCs w:val="22"/>
          <w:lang w:val="en-GB"/>
        </w:rPr>
        <w:t xml:space="preserve">.  </w:t>
      </w:r>
      <w:r w:rsidR="00242602">
        <w:rPr>
          <w:rFonts w:ascii="Arial" w:hAnsi="Arial" w:cs="Arial"/>
          <w:sz w:val="22"/>
          <w:szCs w:val="22"/>
          <w:lang w:val="en-GB"/>
        </w:rPr>
        <w:t>State a reason</w:t>
      </w:r>
      <w:r w:rsidRPr="00517DB7">
        <w:rPr>
          <w:rFonts w:ascii="Arial" w:hAnsi="Arial" w:cs="Arial"/>
          <w:sz w:val="22"/>
          <w:szCs w:val="22"/>
          <w:lang w:val="en-GB"/>
        </w:rPr>
        <w:t xml:space="preserve"> your answer. </w:t>
      </w:r>
      <w:r w:rsidR="00544141">
        <w:rPr>
          <w:rFonts w:ascii="Arial" w:hAnsi="Arial" w:cs="Arial"/>
          <w:sz w:val="22"/>
          <w:szCs w:val="22"/>
          <w:lang w:val="en-GB"/>
        </w:rPr>
        <w:t xml:space="preserve">                                                               </w:t>
      </w:r>
      <w:r w:rsidRPr="00517DB7">
        <w:rPr>
          <w:rFonts w:ascii="Arial" w:hAnsi="Arial" w:cs="Arial"/>
          <w:sz w:val="22"/>
          <w:szCs w:val="22"/>
          <w:lang w:val="en-GB"/>
        </w:rPr>
        <w:t>(2</w:t>
      </w:r>
      <w:r w:rsidR="00544141">
        <w:rPr>
          <w:rFonts w:ascii="Arial" w:hAnsi="Arial" w:cs="Arial"/>
          <w:sz w:val="22"/>
          <w:szCs w:val="22"/>
          <w:lang w:val="en-GB"/>
        </w:rPr>
        <w:t xml:space="preserve"> marks</w:t>
      </w:r>
      <w:r w:rsidRPr="00517DB7">
        <w:rPr>
          <w:rFonts w:ascii="Arial" w:hAnsi="Arial" w:cs="Arial"/>
          <w:sz w:val="22"/>
          <w:szCs w:val="22"/>
          <w:lang w:val="en-GB"/>
        </w:rPr>
        <w:t>)</w:t>
      </w:r>
    </w:p>
    <w:p w14:paraId="71DE115B" w14:textId="77777777" w:rsidR="00517DB7" w:rsidRPr="00517DB7" w:rsidRDefault="00517DB7" w:rsidP="00517DB7">
      <w:pPr>
        <w:jc w:val="right"/>
        <w:rPr>
          <w:rFonts w:ascii="Arial" w:hAnsi="Arial" w:cs="Arial"/>
          <w:sz w:val="22"/>
          <w:szCs w:val="22"/>
          <w:lang w:val="en-GB"/>
        </w:rPr>
      </w:pPr>
    </w:p>
    <w:p w14:paraId="4D4A890E" w14:textId="4D9BC10E" w:rsidR="00517DB7" w:rsidRPr="00517DB7" w:rsidRDefault="00517DB7" w:rsidP="00517DB7">
      <w:pPr>
        <w:spacing w:line="480" w:lineRule="auto"/>
        <w:rPr>
          <w:rFonts w:ascii="Arial" w:hAnsi="Arial" w:cs="Arial"/>
          <w:sz w:val="22"/>
          <w:szCs w:val="22"/>
          <w:lang w:val="en-GB"/>
        </w:rPr>
      </w:pPr>
      <w:r w:rsidRPr="00517DB7">
        <w:rPr>
          <w:rFonts w:ascii="Arial" w:hAnsi="Arial" w:cs="Arial"/>
          <w:sz w:val="22"/>
          <w:szCs w:val="22"/>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lang w:val="en-GB"/>
        </w:rPr>
        <w:t>________________________________________</w:t>
      </w:r>
    </w:p>
    <w:bookmarkEnd w:id="5"/>
    <w:p w14:paraId="27A54BDC" w14:textId="77777777" w:rsidR="001C65A6" w:rsidRDefault="001C65A6" w:rsidP="00F573E5">
      <w:pPr>
        <w:spacing w:after="160" w:line="259" w:lineRule="auto"/>
        <w:rPr>
          <w:rFonts w:ascii="Arial" w:hAnsi="Arial" w:cs="Arial"/>
          <w:b/>
          <w:bCs/>
          <w:sz w:val="22"/>
          <w:szCs w:val="22"/>
        </w:rPr>
      </w:pPr>
    </w:p>
    <w:p w14:paraId="5191CB60" w14:textId="77777777" w:rsidR="00E32DAE" w:rsidRDefault="00E32DAE">
      <w:pPr>
        <w:spacing w:after="160" w:line="259" w:lineRule="auto"/>
        <w:rPr>
          <w:rFonts w:ascii="Arial" w:hAnsi="Arial" w:cs="Arial"/>
          <w:b/>
          <w:bCs/>
          <w:sz w:val="22"/>
          <w:szCs w:val="22"/>
        </w:rPr>
      </w:pPr>
      <w:r>
        <w:rPr>
          <w:rFonts w:ascii="Arial" w:hAnsi="Arial" w:cs="Arial"/>
          <w:b/>
          <w:bCs/>
          <w:sz w:val="22"/>
          <w:szCs w:val="22"/>
        </w:rPr>
        <w:br w:type="page"/>
      </w:r>
    </w:p>
    <w:p w14:paraId="6E766AC3" w14:textId="4C9FB6F6" w:rsidR="00F573E5" w:rsidRDefault="00861F18" w:rsidP="00F573E5">
      <w:pPr>
        <w:spacing w:after="160" w:line="259" w:lineRule="auto"/>
        <w:rPr>
          <w:rFonts w:ascii="Arial" w:hAnsi="Arial" w:cs="Arial"/>
          <w:b/>
          <w:bCs/>
          <w:sz w:val="22"/>
          <w:szCs w:val="22"/>
        </w:rPr>
      </w:pPr>
      <w:r>
        <w:rPr>
          <w:rFonts w:ascii="Arial" w:hAnsi="Arial" w:cs="Arial"/>
          <w:b/>
          <w:bCs/>
          <w:sz w:val="22"/>
          <w:szCs w:val="22"/>
        </w:rPr>
        <w:lastRenderedPageBreak/>
        <w:t xml:space="preserve">Question </w:t>
      </w:r>
      <w:r w:rsidR="00F573E5">
        <w:rPr>
          <w:rFonts w:ascii="Arial" w:hAnsi="Arial" w:cs="Arial"/>
          <w:b/>
          <w:bCs/>
          <w:sz w:val="22"/>
          <w:szCs w:val="22"/>
        </w:rPr>
        <w:t>5</w:t>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F573E5">
        <w:rPr>
          <w:rFonts w:ascii="Arial" w:hAnsi="Arial" w:cs="Arial"/>
          <w:b/>
          <w:bCs/>
          <w:sz w:val="22"/>
          <w:szCs w:val="22"/>
        </w:rPr>
        <w:tab/>
      </w:r>
      <w:r w:rsidR="00E801FB">
        <w:rPr>
          <w:rFonts w:ascii="Arial" w:hAnsi="Arial" w:cs="Arial"/>
          <w:b/>
          <w:bCs/>
          <w:sz w:val="22"/>
          <w:szCs w:val="22"/>
        </w:rPr>
        <w:t xml:space="preserve">      </w:t>
      </w:r>
      <w:proofErr w:type="gramStart"/>
      <w:r w:rsidR="00E801FB">
        <w:rPr>
          <w:rFonts w:ascii="Arial" w:hAnsi="Arial" w:cs="Arial"/>
          <w:b/>
          <w:bCs/>
          <w:sz w:val="22"/>
          <w:szCs w:val="22"/>
        </w:rPr>
        <w:t xml:space="preserve">   </w:t>
      </w:r>
      <w:r w:rsidR="00F573E5">
        <w:rPr>
          <w:rFonts w:ascii="Arial" w:hAnsi="Arial" w:cs="Arial"/>
          <w:b/>
          <w:bCs/>
          <w:sz w:val="22"/>
          <w:szCs w:val="22"/>
        </w:rPr>
        <w:t>(</w:t>
      </w:r>
      <w:proofErr w:type="gramEnd"/>
      <w:r w:rsidR="00E32DAE">
        <w:rPr>
          <w:rFonts w:ascii="Arial" w:hAnsi="Arial" w:cs="Arial"/>
          <w:b/>
          <w:bCs/>
          <w:sz w:val="22"/>
          <w:szCs w:val="22"/>
        </w:rPr>
        <w:t>6</w:t>
      </w:r>
      <w:r w:rsidR="00F573E5">
        <w:rPr>
          <w:rFonts w:ascii="Arial" w:hAnsi="Arial" w:cs="Arial"/>
          <w:b/>
          <w:bCs/>
          <w:sz w:val="22"/>
          <w:szCs w:val="22"/>
        </w:rPr>
        <w:t xml:space="preserve"> marks)</w:t>
      </w:r>
    </w:p>
    <w:p w14:paraId="5616DDF3" w14:textId="77777777" w:rsidR="00E32DAE" w:rsidRPr="00E32DAE" w:rsidRDefault="00E32DAE" w:rsidP="00E32DAE">
      <w:pPr>
        <w:rPr>
          <w:rFonts w:ascii="Arial" w:hAnsi="Arial" w:cs="Arial"/>
          <w:sz w:val="22"/>
          <w:szCs w:val="22"/>
          <w:lang w:val="en-GB"/>
        </w:rPr>
      </w:pPr>
      <w:r w:rsidRPr="00E32DAE">
        <w:rPr>
          <w:rFonts w:ascii="Arial" w:hAnsi="Arial" w:cs="Arial"/>
          <w:sz w:val="22"/>
          <w:szCs w:val="22"/>
          <w:lang w:val="en-GB"/>
        </w:rPr>
        <w:t>Welding is a process where metal parts are joined together by heating their surfaces to the point of melting and then uniting them by pressure. Traditionally, the heating is done using a blowtorch with a very hot flame. However, another method called induction welding requires no flame.</w:t>
      </w:r>
    </w:p>
    <w:p w14:paraId="2706805F" w14:textId="77777777" w:rsidR="00E32DAE" w:rsidRPr="00E32DAE" w:rsidRDefault="00E32DAE" w:rsidP="00E32DAE">
      <w:pPr>
        <w:rPr>
          <w:rFonts w:ascii="Arial" w:hAnsi="Arial" w:cs="Arial"/>
          <w:sz w:val="22"/>
          <w:szCs w:val="22"/>
          <w:lang w:val="en-GB"/>
        </w:rPr>
      </w:pPr>
    </w:p>
    <w:p w14:paraId="464D9C1A" w14:textId="13D68059" w:rsidR="00E32DAE" w:rsidRPr="00E32DAE" w:rsidRDefault="00E32DAE" w:rsidP="00E32DAE">
      <w:pPr>
        <w:rPr>
          <w:rFonts w:ascii="Arial" w:hAnsi="Arial" w:cs="Arial"/>
          <w:sz w:val="22"/>
          <w:szCs w:val="22"/>
          <w:lang w:val="en-GB"/>
        </w:rPr>
      </w:pPr>
      <w:r w:rsidRPr="00E32DAE">
        <w:rPr>
          <w:rFonts w:ascii="Arial" w:hAnsi="Arial" w:cs="Arial"/>
          <w:sz w:val="22"/>
          <w:szCs w:val="22"/>
          <w:lang w:val="en-GB"/>
        </w:rPr>
        <w:t>The two metal surfaces are heated by a coil carrying an alternating current in the radio-frequency range and no contact or flame is required. The heated metal surfaces are then subjected to pressure. See the diagram below.</w:t>
      </w:r>
    </w:p>
    <w:p w14:paraId="2A6A6FB5" w14:textId="77777777" w:rsidR="00E32DAE" w:rsidRPr="00E32DAE" w:rsidRDefault="00E32DAE" w:rsidP="00E32DAE">
      <w:pPr>
        <w:rPr>
          <w:rFonts w:ascii="Arial" w:hAnsi="Arial" w:cs="Arial"/>
          <w:sz w:val="22"/>
          <w:szCs w:val="22"/>
          <w:lang w:val="en-GB"/>
        </w:rPr>
      </w:pPr>
      <w:r w:rsidRPr="00E32DAE">
        <w:rPr>
          <w:rFonts w:ascii="Arial" w:hAnsi="Arial" w:cs="Arial"/>
          <w:noProof/>
          <w:sz w:val="22"/>
          <w:szCs w:val="22"/>
          <w:lang w:val="en-GB"/>
        </w:rPr>
        <mc:AlternateContent>
          <mc:Choice Requires="wps">
            <w:drawing>
              <wp:anchor distT="0" distB="0" distL="114300" distR="114300" simplePos="0" relativeHeight="252652544" behindDoc="0" locked="0" layoutInCell="1" allowOverlap="1" wp14:anchorId="4D1C1940" wp14:editId="6C024E30">
                <wp:simplePos x="0" y="0"/>
                <wp:positionH relativeFrom="column">
                  <wp:posOffset>2167890</wp:posOffset>
                </wp:positionH>
                <wp:positionV relativeFrom="paragraph">
                  <wp:posOffset>69215</wp:posOffset>
                </wp:positionV>
                <wp:extent cx="914400" cy="228600"/>
                <wp:effectExtent l="0" t="0" r="8890" b="0"/>
                <wp:wrapNone/>
                <wp:docPr id="1384657233" name="Text Box 12"/>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1C94551A" w14:textId="7AA90A9E" w:rsidR="00E32DAE" w:rsidRPr="00F66BF2" w:rsidRDefault="00E32DAE" w:rsidP="00E32DAE">
                            <w:pPr>
                              <w:rPr>
                                <w:rFonts w:ascii="Arial" w:hAnsi="Arial" w:cs="Arial"/>
                                <w:sz w:val="18"/>
                                <w:szCs w:val="18"/>
                                <w:lang w:val="en-GB"/>
                              </w:rPr>
                            </w:pPr>
                            <w:r>
                              <w:rPr>
                                <w:rFonts w:ascii="Arial" w:hAnsi="Arial" w:cs="Arial"/>
                                <w:sz w:val="18"/>
                                <w:szCs w:val="18"/>
                                <w:lang w:val="en-GB"/>
                              </w:rPr>
                              <w:t>Welding pressure</w:t>
                            </w:r>
                            <w:r w:rsidR="00111B62">
                              <w:rPr>
                                <w:rFonts w:ascii="Arial" w:hAnsi="Arial" w:cs="Arial"/>
                                <w:sz w:val="18"/>
                                <w:szCs w:val="18"/>
                                <w:lang w:val="en-GB"/>
                              </w:rPr>
                              <w:t xml:space="preserve"> exerted by this metal plate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1C1940" id="Text Box 12" o:spid="_x0000_s1035" type="#_x0000_t202" style="position:absolute;margin-left:170.7pt;margin-top:5.45pt;width:1in;height:18pt;z-index:2526525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" fillcolor="white [3201]" stroked="f" strokeweight=".5pt">
                <v:textbox>
                  <w:txbxContent>
                    <w:p w14:paraId="1C94551A" w14:textId="7AA90A9E" w:rsidR="00E32DAE" w:rsidRPr="00F66BF2" w:rsidRDefault="00E32DAE" w:rsidP="00E32DAE">
                      <w:pPr>
                        <w:rPr>
                          <w:rFonts w:ascii="Arial" w:hAnsi="Arial" w:cs="Arial"/>
                          <w:sz w:val="18"/>
                          <w:szCs w:val="18"/>
                          <w:lang w:val="en-GB"/>
                        </w:rPr>
                      </w:pPr>
                      <w:r>
                        <w:rPr>
                          <w:rFonts w:ascii="Arial" w:hAnsi="Arial" w:cs="Arial"/>
                          <w:sz w:val="18"/>
                          <w:szCs w:val="18"/>
                          <w:lang w:val="en-GB"/>
                        </w:rPr>
                        <w:t>Welding pressure</w:t>
                      </w:r>
                      <w:r w:rsidR="00111B62">
                        <w:rPr>
                          <w:rFonts w:ascii="Arial" w:hAnsi="Arial" w:cs="Arial"/>
                          <w:sz w:val="18"/>
                          <w:szCs w:val="18"/>
                          <w:lang w:val="en-GB"/>
                        </w:rPr>
                        <w:t xml:space="preserve"> exerted by this metal plate</w:t>
                      </w:r>
                    </w:p>
                  </w:txbxContent>
                </v:textbox>
              </v:shape>
            </w:pict>
          </mc:Fallback>
        </mc:AlternateContent>
      </w:r>
    </w:p>
    <w:p w14:paraId="504C398F" w14:textId="77777777" w:rsidR="00E32DAE" w:rsidRDefault="00E32DAE" w:rsidP="00E32DAE">
      <w:pPr>
        <w:rPr>
          <w:rFonts w:ascii="Arial" w:hAnsi="Arial" w:cs="Arial"/>
          <w:lang w:val="en-GB"/>
        </w:rPr>
      </w:pPr>
      <w:r>
        <w:rPr>
          <w:rFonts w:ascii="Arial" w:hAnsi="Arial" w:cs="Arial"/>
          <w:noProof/>
          <w:lang w:val="en-GB"/>
        </w:rPr>
        <mc:AlternateContent>
          <mc:Choice Requires="wps">
            <w:drawing>
              <wp:anchor distT="0" distB="0" distL="114300" distR="114300" simplePos="0" relativeHeight="252655616" behindDoc="0" locked="0" layoutInCell="1" allowOverlap="1" wp14:anchorId="382301CA" wp14:editId="3208721C">
                <wp:simplePos x="0" y="0"/>
                <wp:positionH relativeFrom="column">
                  <wp:posOffset>3543300</wp:posOffset>
                </wp:positionH>
                <wp:positionV relativeFrom="paragraph">
                  <wp:posOffset>183515</wp:posOffset>
                </wp:positionV>
                <wp:extent cx="228600" cy="342900"/>
                <wp:effectExtent l="19050" t="0" r="19050" b="38100"/>
                <wp:wrapNone/>
                <wp:docPr id="1154035496" name="Arrow: Down 13"/>
                <wp:cNvGraphicFramePr/>
                <a:graphic xmlns:a="http://schemas.openxmlformats.org/drawingml/2006/main">
                  <a:graphicData uri="http://schemas.microsoft.com/office/word/2010/wordprocessingShape">
                    <wps:wsp>
                      <wps:cNvSpPr/>
                      <wps:spPr>
                        <a:xfrm>
                          <a:off x="0" y="0"/>
                          <a:ext cx="228600" cy="342900"/>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DACEE4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3" o:spid="_x0000_s1026" type="#_x0000_t67" style="position:absolute;margin-left:279pt;margin-top:14.45pt;width:18pt;height:27pt;z-index:25265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" adj="14400" fillcolor="black [3213]" strokecolor="#091723 [484]" strokeweight="1pt"/>
            </w:pict>
          </mc:Fallback>
        </mc:AlternateContent>
      </w:r>
      <w:r>
        <w:rPr>
          <w:rFonts w:ascii="Arial" w:hAnsi="Arial" w:cs="Arial"/>
          <w:noProof/>
          <w:lang w:val="en-GB"/>
        </w:rPr>
        <mc:AlternateContent>
          <mc:Choice Requires="wps">
            <w:drawing>
              <wp:anchor distT="0" distB="0" distL="114300" distR="114300" simplePos="0" relativeHeight="252654592" behindDoc="0" locked="0" layoutInCell="1" allowOverlap="1" wp14:anchorId="090E59D7" wp14:editId="06995364">
                <wp:simplePos x="0" y="0"/>
                <wp:positionH relativeFrom="column">
                  <wp:posOffset>3086100</wp:posOffset>
                </wp:positionH>
                <wp:positionV relativeFrom="paragraph">
                  <wp:posOffset>164465</wp:posOffset>
                </wp:positionV>
                <wp:extent cx="228600" cy="342900"/>
                <wp:effectExtent l="19050" t="0" r="19050" b="38100"/>
                <wp:wrapNone/>
                <wp:docPr id="56741051" name="Arrow: Down 13"/>
                <wp:cNvGraphicFramePr/>
                <a:graphic xmlns:a="http://schemas.openxmlformats.org/drawingml/2006/main">
                  <a:graphicData uri="http://schemas.microsoft.com/office/word/2010/wordprocessingShape">
                    <wps:wsp>
                      <wps:cNvSpPr/>
                      <wps:spPr>
                        <a:xfrm>
                          <a:off x="0" y="0"/>
                          <a:ext cx="228600" cy="342900"/>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DE2646" id="Arrow: Down 13" o:spid="_x0000_s1026" type="#_x0000_t67" style="position:absolute;margin-left:243pt;margin-top:12.95pt;width:18pt;height:27pt;z-index:25265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" adj="14400" fillcolor="black [3213]" strokecolor="#091723 [484]" strokeweight="1pt"/>
            </w:pict>
          </mc:Fallback>
        </mc:AlternateContent>
      </w:r>
      <w:r>
        <w:rPr>
          <w:rFonts w:ascii="Arial" w:hAnsi="Arial" w:cs="Arial"/>
          <w:noProof/>
          <w:lang w:val="en-GB"/>
        </w:rPr>
        <mc:AlternateContent>
          <mc:Choice Requires="wps">
            <w:drawing>
              <wp:anchor distT="0" distB="0" distL="114300" distR="114300" simplePos="0" relativeHeight="252653568" behindDoc="0" locked="0" layoutInCell="1" allowOverlap="1" wp14:anchorId="4320E557" wp14:editId="600B156B">
                <wp:simplePos x="0" y="0"/>
                <wp:positionH relativeFrom="column">
                  <wp:posOffset>2628900</wp:posOffset>
                </wp:positionH>
                <wp:positionV relativeFrom="paragraph">
                  <wp:posOffset>183515</wp:posOffset>
                </wp:positionV>
                <wp:extent cx="228600" cy="342900"/>
                <wp:effectExtent l="19050" t="0" r="19050" b="38100"/>
                <wp:wrapNone/>
                <wp:docPr id="1439267814" name="Arrow: Down 13"/>
                <wp:cNvGraphicFramePr/>
                <a:graphic xmlns:a="http://schemas.openxmlformats.org/drawingml/2006/main">
                  <a:graphicData uri="http://schemas.microsoft.com/office/word/2010/wordprocessingShape">
                    <wps:wsp>
                      <wps:cNvSpPr/>
                      <wps:spPr>
                        <a:xfrm>
                          <a:off x="0" y="0"/>
                          <a:ext cx="228600" cy="342900"/>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AF282C" id="Arrow: Down 13" o:spid="_x0000_s1026" type="#_x0000_t67" style="position:absolute;margin-left:207pt;margin-top:14.45pt;width:18pt;height:27pt;z-index:252653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" adj="14400" fillcolor="black [3213]" strokecolor="#091723 [484]" strokeweight="1pt"/>
            </w:pict>
          </mc:Fallback>
        </mc:AlternateContent>
      </w:r>
    </w:p>
    <w:p w14:paraId="174915BE" w14:textId="35A8A725" w:rsidR="00E32DAE" w:rsidRDefault="00E32DAE" w:rsidP="00E32DAE">
      <w:pPr>
        <w:rPr>
          <w:rFonts w:ascii="Arial" w:hAnsi="Arial" w:cs="Arial"/>
          <w:lang w:val="en-GB"/>
        </w:rPr>
      </w:pPr>
      <w:r>
        <w:rPr>
          <w:rFonts w:ascii="Arial" w:hAnsi="Arial" w:cs="Arial"/>
          <w:noProof/>
          <w:lang w:val="en-GB"/>
        </w:rPr>
        <mc:AlternateContent>
          <mc:Choice Requires="wps">
            <w:drawing>
              <wp:anchor distT="0" distB="0" distL="114300" distR="114300" simplePos="0" relativeHeight="252657664" behindDoc="0" locked="0" layoutInCell="1" allowOverlap="1" wp14:anchorId="24418968" wp14:editId="014124F7">
                <wp:simplePos x="0" y="0"/>
                <wp:positionH relativeFrom="column">
                  <wp:posOffset>3232150</wp:posOffset>
                </wp:positionH>
                <wp:positionV relativeFrom="paragraph">
                  <wp:posOffset>1805305</wp:posOffset>
                </wp:positionV>
                <wp:extent cx="1111250" cy="457200"/>
                <wp:effectExtent l="0" t="0" r="0" b="0"/>
                <wp:wrapNone/>
                <wp:docPr id="72471471" name="Text Box 12"/>
                <wp:cNvGraphicFramePr/>
                <a:graphic xmlns:a="http://schemas.openxmlformats.org/drawingml/2006/main">
                  <a:graphicData uri="http://schemas.microsoft.com/office/word/2010/wordprocessingShape">
                    <wps:wsp>
                      <wps:cNvSpPr txBox="1"/>
                      <wps:spPr>
                        <a:xfrm>
                          <a:off x="0" y="0"/>
                          <a:ext cx="1111250" cy="457200"/>
                        </a:xfrm>
                        <a:prstGeom prst="rect">
                          <a:avLst/>
                        </a:prstGeom>
                        <a:solidFill>
                          <a:schemeClr val="lt1"/>
                        </a:solidFill>
                        <a:ln w="6350">
                          <a:noFill/>
                        </a:ln>
                      </wps:spPr>
                      <wps:txbx>
                        <w:txbxContent>
                          <w:p w14:paraId="01917548" w14:textId="77777777" w:rsidR="00E32DAE" w:rsidRPr="00F66BF2" w:rsidRDefault="00E32DAE" w:rsidP="00E32DAE">
                            <w:pPr>
                              <w:jc w:val="center"/>
                              <w:rPr>
                                <w:rFonts w:ascii="Arial" w:hAnsi="Arial" w:cs="Arial"/>
                                <w:sz w:val="18"/>
                                <w:szCs w:val="18"/>
                                <w:lang w:val="en-GB"/>
                              </w:rPr>
                            </w:pPr>
                            <w:r>
                              <w:rPr>
                                <w:rFonts w:ascii="Arial" w:hAnsi="Arial" w:cs="Arial"/>
                                <w:sz w:val="18"/>
                                <w:szCs w:val="18"/>
                                <w:lang w:val="en-GB"/>
                              </w:rPr>
                              <w:t>Coil carrying alternating current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18968" id="_x0000_s1036" type="#_x0000_t202" style="position:absolute;margin-left:254.5pt;margin-top:142.15pt;width:87.5pt;height:36pt;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" fillcolor="white [3201]" stroked="f" strokeweight=".5pt">
                <v:textbox>
                  <w:txbxContent>
                    <w:p w14:paraId="01917548" w14:textId="77777777" w:rsidR="00E32DAE" w:rsidRPr="00F66BF2" w:rsidRDefault="00E32DAE" w:rsidP="00E32DAE">
                      <w:pPr>
                        <w:jc w:val="center"/>
                        <w:rPr>
                          <w:rFonts w:ascii="Arial" w:hAnsi="Arial" w:cs="Arial"/>
                          <w:sz w:val="18"/>
                          <w:szCs w:val="18"/>
                          <w:lang w:val="en-GB"/>
                        </w:rPr>
                      </w:pPr>
                      <w:r>
                        <w:rPr>
                          <w:rFonts w:ascii="Arial" w:hAnsi="Arial" w:cs="Arial"/>
                          <w:sz w:val="18"/>
                          <w:szCs w:val="18"/>
                          <w:lang w:val="en-GB"/>
                        </w:rPr>
                        <w:t>Coil carrying alternating current</w:t>
                      </w:r>
                    </w:p>
                  </w:txbxContent>
                </v:textbox>
              </v:shape>
            </w:pict>
          </mc:Fallback>
        </mc:AlternateContent>
      </w:r>
      <w:r>
        <w:rPr>
          <w:rFonts w:ascii="Arial" w:hAnsi="Arial" w:cs="Arial"/>
          <w:noProof/>
          <w:lang w:val="en-GB"/>
        </w:rPr>
        <mc:AlternateContent>
          <mc:Choice Requires="wps">
            <w:drawing>
              <wp:anchor distT="0" distB="0" distL="114300" distR="114300" simplePos="0" relativeHeight="252651520" behindDoc="0" locked="0" layoutInCell="1" allowOverlap="1" wp14:anchorId="6F4F0BCA" wp14:editId="47B73851">
                <wp:simplePos x="0" y="0"/>
                <wp:positionH relativeFrom="column">
                  <wp:posOffset>2971800</wp:posOffset>
                </wp:positionH>
                <wp:positionV relativeFrom="paragraph">
                  <wp:posOffset>2583815</wp:posOffset>
                </wp:positionV>
                <wp:extent cx="228600" cy="0"/>
                <wp:effectExtent l="0" t="0" r="0" b="0"/>
                <wp:wrapNone/>
                <wp:docPr id="883110777" name="Straight Connector 11"/>
                <wp:cNvGraphicFramePr/>
                <a:graphic xmlns:a="http://schemas.openxmlformats.org/drawingml/2006/main">
                  <a:graphicData uri="http://schemas.microsoft.com/office/word/2010/wordprocessingShape">
                    <wps:wsp>
                      <wps:cNvCnPr/>
                      <wps:spPr>
                        <a:xfrm flipH="1">
                          <a:off x="0" y="0"/>
                          <a:ext cx="228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79D589" id="Straight Connector 11" o:spid="_x0000_s1026" style="position:absolute;flip:x;z-index:252651520;visibility:visible;mso-wrap-style:square;mso-wrap-distance-left:9pt;mso-wrap-distance-top:0;mso-wrap-distance-right:9pt;mso-wrap-distance-bottom:0;mso-position-horizontal:absolute;mso-position-horizontal-relative:text;mso-position-vertical:absolute;mso-position-vertical-relative:text" from="234pt,203.45pt" to="252pt,20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" strokecolor="black [3213]" strokeweight="1pt">
                <v:stroke joinstyle="miter"/>
              </v:line>
            </w:pict>
          </mc:Fallback>
        </mc:AlternateContent>
      </w:r>
      <w:r>
        <w:rPr>
          <w:rFonts w:ascii="Arial" w:hAnsi="Arial" w:cs="Arial"/>
          <w:noProof/>
          <w:lang w:val="en-GB"/>
        </w:rPr>
        <mc:AlternateContent>
          <mc:Choice Requires="wps">
            <w:drawing>
              <wp:anchor distT="0" distB="0" distL="114300" distR="114300" simplePos="0" relativeHeight="252650496" behindDoc="0" locked="0" layoutInCell="1" allowOverlap="1" wp14:anchorId="59091A1A" wp14:editId="4D3B4A63">
                <wp:simplePos x="0" y="0"/>
                <wp:positionH relativeFrom="column">
                  <wp:posOffset>2355850</wp:posOffset>
                </wp:positionH>
                <wp:positionV relativeFrom="paragraph">
                  <wp:posOffset>2583815</wp:posOffset>
                </wp:positionV>
                <wp:extent cx="158750" cy="0"/>
                <wp:effectExtent l="0" t="0" r="0" b="0"/>
                <wp:wrapNone/>
                <wp:docPr id="1603844130" name="Straight Connector 10"/>
                <wp:cNvGraphicFramePr/>
                <a:graphic xmlns:a="http://schemas.openxmlformats.org/drawingml/2006/main">
                  <a:graphicData uri="http://schemas.microsoft.com/office/word/2010/wordprocessingShape">
                    <wps:wsp>
                      <wps:cNvCnPr/>
                      <wps:spPr>
                        <a:xfrm>
                          <a:off x="0" y="0"/>
                          <a:ext cx="1587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A998A6" id="Straight Connector 10" o:spid="_x0000_s1026" style="position:absolute;z-index:252650496;visibility:visible;mso-wrap-style:square;mso-wrap-distance-left:9pt;mso-wrap-distance-top:0;mso-wrap-distance-right:9pt;mso-wrap-distance-bottom:0;mso-position-horizontal:absolute;mso-position-horizontal-relative:text;mso-position-vertical:absolute;mso-position-vertical-relative:text" from="185.5pt,203.45pt" to="198pt,20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" strokecolor="black [3213]" strokeweight="1pt">
                <v:stroke joinstyle="miter"/>
              </v:line>
            </w:pict>
          </mc:Fallback>
        </mc:AlternateContent>
      </w:r>
      <w:r>
        <w:rPr>
          <w:rFonts w:ascii="Arial" w:hAnsi="Arial" w:cs="Arial"/>
          <w:noProof/>
          <w:lang w:val="en-GB"/>
        </w:rPr>
        <mc:AlternateContent>
          <mc:Choice Requires="wps">
            <w:drawing>
              <wp:anchor distT="0" distB="0" distL="114300" distR="114300" simplePos="0" relativeHeight="252646400" behindDoc="0" locked="0" layoutInCell="1" allowOverlap="1" wp14:anchorId="76A183DD" wp14:editId="2D4CB590">
                <wp:simplePos x="0" y="0"/>
                <wp:positionH relativeFrom="column">
                  <wp:posOffset>2514600</wp:posOffset>
                </wp:positionH>
                <wp:positionV relativeFrom="paragraph">
                  <wp:posOffset>2355215</wp:posOffset>
                </wp:positionV>
                <wp:extent cx="457200" cy="457200"/>
                <wp:effectExtent l="0" t="0" r="19050" b="19050"/>
                <wp:wrapNone/>
                <wp:docPr id="550679901" name="Oval 5"/>
                <wp:cNvGraphicFramePr/>
                <a:graphic xmlns:a="http://schemas.openxmlformats.org/drawingml/2006/main">
                  <a:graphicData uri="http://schemas.microsoft.com/office/word/2010/wordprocessingShape">
                    <wps:wsp>
                      <wps:cNvSpPr/>
                      <wps:spPr>
                        <a:xfrm>
                          <a:off x="0" y="0"/>
                          <a:ext cx="457200" cy="4572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5C5540" id="Oval 5" o:spid="_x0000_s1026" style="position:absolute;margin-left:198pt;margin-top:185.45pt;width:36pt;height:36pt;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" filled="f" strokecolor="#091723 [484]" strokeweight="1pt">
                <v:stroke joinstyle="miter"/>
              </v:oval>
            </w:pict>
          </mc:Fallback>
        </mc:AlternateContent>
      </w:r>
      <w:r>
        <w:rPr>
          <w:rFonts w:ascii="Arial" w:hAnsi="Arial" w:cs="Arial"/>
          <w:noProof/>
          <w:lang w:val="en-GB"/>
        </w:rPr>
        <mc:AlternateContent>
          <mc:Choice Requires="wps">
            <w:drawing>
              <wp:anchor distT="0" distB="0" distL="114300" distR="114300" simplePos="0" relativeHeight="252647424" behindDoc="0" locked="0" layoutInCell="1" allowOverlap="1" wp14:anchorId="72DE2DF3" wp14:editId="5095BEE9">
                <wp:simplePos x="0" y="0"/>
                <wp:positionH relativeFrom="column">
                  <wp:posOffset>2628900</wp:posOffset>
                </wp:positionH>
                <wp:positionV relativeFrom="paragraph">
                  <wp:posOffset>2463165</wp:posOffset>
                </wp:positionV>
                <wp:extent cx="215900" cy="241348"/>
                <wp:effectExtent l="0" t="0" r="12700" b="25400"/>
                <wp:wrapNone/>
                <wp:docPr id="1288356462" name="Freeform: Shape 8"/>
                <wp:cNvGraphicFramePr/>
                <a:graphic xmlns:a="http://schemas.openxmlformats.org/drawingml/2006/main">
                  <a:graphicData uri="http://schemas.microsoft.com/office/word/2010/wordprocessingShape">
                    <wps:wsp>
                      <wps:cNvSpPr/>
                      <wps:spPr>
                        <a:xfrm>
                          <a:off x="0" y="0"/>
                          <a:ext cx="215900" cy="241348"/>
                        </a:xfrm>
                        <a:custGeom>
                          <a:avLst/>
                          <a:gdLst>
                            <a:gd name="connsiteX0" fmla="*/ 0 w 209550"/>
                            <a:gd name="connsiteY0" fmla="*/ 120661 h 241348"/>
                            <a:gd name="connsiteX1" fmla="*/ 44450 w 209550"/>
                            <a:gd name="connsiteY1" fmla="*/ 11 h 241348"/>
                            <a:gd name="connsiteX2" fmla="*/ 95250 w 209550"/>
                            <a:gd name="connsiteY2" fmla="*/ 114311 h 241348"/>
                            <a:gd name="connsiteX3" fmla="*/ 146050 w 209550"/>
                            <a:gd name="connsiteY3" fmla="*/ 241311 h 241348"/>
                            <a:gd name="connsiteX4" fmla="*/ 209550 w 209550"/>
                            <a:gd name="connsiteY4" fmla="*/ 101611 h 2413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9550" h="241348">
                              <a:moveTo>
                                <a:pt x="0" y="120661"/>
                              </a:moveTo>
                              <a:cubicBezTo>
                                <a:pt x="14287" y="60865"/>
                                <a:pt x="28575" y="1069"/>
                                <a:pt x="44450" y="11"/>
                              </a:cubicBezTo>
                              <a:cubicBezTo>
                                <a:pt x="60325" y="-1047"/>
                                <a:pt x="78317" y="74094"/>
                                <a:pt x="95250" y="114311"/>
                              </a:cubicBezTo>
                              <a:cubicBezTo>
                                <a:pt x="112183" y="154528"/>
                                <a:pt x="127000" y="243428"/>
                                <a:pt x="146050" y="241311"/>
                              </a:cubicBezTo>
                              <a:cubicBezTo>
                                <a:pt x="165100" y="239194"/>
                                <a:pt x="187325" y="170402"/>
                                <a:pt x="209550" y="101611"/>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50B1F11" id="Freeform: Shape 8" o:spid="_x0000_s1026" style="position:absolute;margin-left:207pt;margin-top:193.95pt;width:17pt;height:19pt;z-index:25264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09550,241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" path="m,120661c14287,60865,28575,1069,44450,11,60325,-1047,78317,74094,95250,114311v16933,40217,31750,129117,50800,127000c165100,239194,187325,170402,209550,101611e" filled="f" strokecolor="#091723 [484]" strokeweight="1pt">
                <v:stroke joinstyle="miter"/>
                <v:path arrowok="t" o:connecttype="custom" o:connectlocs="0,120661;45797,11;98136,114311;150476,241311;215900,101611" o:connectangles="0,0,0,0,0"/>
              </v:shape>
            </w:pict>
          </mc:Fallback>
        </mc:AlternateContent>
      </w:r>
      <w:r>
        <w:rPr>
          <w:rFonts w:ascii="Arial" w:hAnsi="Arial" w:cs="Arial"/>
          <w:noProof/>
          <w:lang w:val="en-GB"/>
        </w:rPr>
        <mc:AlternateContent>
          <mc:Choice Requires="wps">
            <w:drawing>
              <wp:anchor distT="0" distB="0" distL="114300" distR="114300" simplePos="0" relativeHeight="252649472" behindDoc="0" locked="0" layoutInCell="1" allowOverlap="1" wp14:anchorId="1BC9BF66" wp14:editId="25C05BDC">
                <wp:simplePos x="0" y="0"/>
                <wp:positionH relativeFrom="column">
                  <wp:posOffset>3200400</wp:posOffset>
                </wp:positionH>
                <wp:positionV relativeFrom="paragraph">
                  <wp:posOffset>2126615</wp:posOffset>
                </wp:positionV>
                <wp:extent cx="0" cy="457200"/>
                <wp:effectExtent l="0" t="0" r="38100" b="19050"/>
                <wp:wrapNone/>
                <wp:docPr id="857347667" name="Straight Connector 9"/>
                <wp:cNvGraphicFramePr/>
                <a:graphic xmlns:a="http://schemas.openxmlformats.org/drawingml/2006/main">
                  <a:graphicData uri="http://schemas.microsoft.com/office/word/2010/wordprocessingShape">
                    <wps:wsp>
                      <wps:cNvCnPr/>
                      <wps:spPr>
                        <a:xfrm>
                          <a:off x="0" y="0"/>
                          <a:ext cx="0" cy="4572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481886" id="Straight Connector 9" o:spid="_x0000_s1026" style="position:absolute;z-index:252649472;visibility:visible;mso-wrap-style:square;mso-wrap-distance-left:9pt;mso-wrap-distance-top:0;mso-wrap-distance-right:9pt;mso-wrap-distance-bottom:0;mso-position-horizontal:absolute;mso-position-horizontal-relative:text;mso-position-vertical:absolute;mso-position-vertical-relative:text" from="252pt,167.45pt" to="252pt,20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" strokecolor="black [3213]">
                <v:stroke joinstyle="miter"/>
              </v:line>
            </w:pict>
          </mc:Fallback>
        </mc:AlternateContent>
      </w:r>
      <w:r>
        <w:rPr>
          <w:rFonts w:ascii="Arial" w:hAnsi="Arial" w:cs="Arial"/>
          <w:noProof/>
          <w:lang w:val="en-GB"/>
        </w:rPr>
        <mc:AlternateContent>
          <mc:Choice Requires="wps">
            <w:drawing>
              <wp:anchor distT="0" distB="0" distL="114300" distR="114300" simplePos="0" relativeHeight="252645376" behindDoc="0" locked="0" layoutInCell="1" allowOverlap="1" wp14:anchorId="5F90DC6A" wp14:editId="5364B203">
                <wp:simplePos x="0" y="0"/>
                <wp:positionH relativeFrom="column">
                  <wp:posOffset>2355850</wp:posOffset>
                </wp:positionH>
                <wp:positionV relativeFrom="paragraph">
                  <wp:posOffset>1555115</wp:posOffset>
                </wp:positionV>
                <wp:extent cx="844550" cy="571500"/>
                <wp:effectExtent l="0" t="0" r="12700" b="19050"/>
                <wp:wrapNone/>
                <wp:docPr id="1316545915" name="Rectangle 4"/>
                <wp:cNvGraphicFramePr/>
                <a:graphic xmlns:a="http://schemas.openxmlformats.org/drawingml/2006/main">
                  <a:graphicData uri="http://schemas.microsoft.com/office/word/2010/wordprocessingShape">
                    <wps:wsp>
                      <wps:cNvSpPr/>
                      <wps:spPr>
                        <a:xfrm>
                          <a:off x="0" y="0"/>
                          <a:ext cx="844550" cy="571500"/>
                        </a:xfrm>
                        <a:prstGeom prst="rect">
                          <a:avLst/>
                        </a:prstGeom>
                        <a:pattFill prst="dkHorz">
                          <a:fgClr>
                            <a:schemeClr val="tx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2C24F4" id="Rectangle 4" o:spid="_x0000_s1026" style="position:absolute;margin-left:185.5pt;margin-top:122.45pt;width:66.5pt;height:45pt;z-index:25264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" fillcolor="black [3213]" strokecolor="#091723 [484]" strokeweight="1pt">
                <v:fill r:id="rId22" o:title="" color2="white [3212]" type="pattern"/>
              </v:rect>
            </w:pict>
          </mc:Fallback>
        </mc:AlternateContent>
      </w:r>
      <w:r>
        <w:rPr>
          <w:rFonts w:ascii="Arial" w:hAnsi="Arial" w:cs="Arial"/>
          <w:noProof/>
          <w:lang w:val="en-GB"/>
        </w:rPr>
        <mc:AlternateContent>
          <mc:Choice Requires="wps">
            <w:drawing>
              <wp:anchor distT="0" distB="0" distL="114300" distR="114300" simplePos="0" relativeHeight="252648448" behindDoc="0" locked="0" layoutInCell="1" allowOverlap="1" wp14:anchorId="590DFF52" wp14:editId="0908CBA7">
                <wp:simplePos x="0" y="0"/>
                <wp:positionH relativeFrom="column">
                  <wp:posOffset>2355850</wp:posOffset>
                </wp:positionH>
                <wp:positionV relativeFrom="paragraph">
                  <wp:posOffset>2126615</wp:posOffset>
                </wp:positionV>
                <wp:extent cx="0" cy="457200"/>
                <wp:effectExtent l="0" t="0" r="38100" b="19050"/>
                <wp:wrapNone/>
                <wp:docPr id="1911983049" name="Straight Connector 9"/>
                <wp:cNvGraphicFramePr/>
                <a:graphic xmlns:a="http://schemas.openxmlformats.org/drawingml/2006/main">
                  <a:graphicData uri="http://schemas.microsoft.com/office/word/2010/wordprocessingShape">
                    <wps:wsp>
                      <wps:cNvCnPr/>
                      <wps:spPr>
                        <a:xfrm>
                          <a:off x="0" y="0"/>
                          <a:ext cx="0" cy="4572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F92DFF" id="Straight Connector 9" o:spid="_x0000_s1026" style="position:absolute;z-index:252648448;visibility:visible;mso-wrap-style:square;mso-wrap-distance-left:9pt;mso-wrap-distance-top:0;mso-wrap-distance-right:9pt;mso-wrap-distance-bottom:0;mso-position-horizontal:absolute;mso-position-horizontal-relative:text;mso-position-vertical:absolute;mso-position-vertical-relative:text" from="185.5pt,167.45pt" to="185.5pt,20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" strokecolor="black [3213]">
                <v:stroke joinstyle="miter"/>
              </v:line>
            </w:pict>
          </mc:Fallback>
        </mc:AlternateContent>
      </w:r>
      <w:r>
        <w:rPr>
          <w:rFonts w:ascii="Arial" w:hAnsi="Arial" w:cs="Arial"/>
          <w:noProof/>
          <w:lang w:val="en-GB"/>
        </w:rPr>
        <mc:AlternateContent>
          <mc:Choice Requires="wps">
            <w:drawing>
              <wp:anchor distT="0" distB="0" distL="114300" distR="114300" simplePos="0" relativeHeight="252643328" behindDoc="0" locked="0" layoutInCell="1" allowOverlap="1" wp14:anchorId="3179777F" wp14:editId="1BEA14F6">
                <wp:simplePos x="0" y="0"/>
                <wp:positionH relativeFrom="column">
                  <wp:posOffset>685800</wp:posOffset>
                </wp:positionH>
                <wp:positionV relativeFrom="paragraph">
                  <wp:posOffset>1097915</wp:posOffset>
                </wp:positionV>
                <wp:extent cx="2743200" cy="342900"/>
                <wp:effectExtent l="0" t="0" r="19050" b="19050"/>
                <wp:wrapNone/>
                <wp:docPr id="15018510" name="Cube 1"/>
                <wp:cNvGraphicFramePr/>
                <a:graphic xmlns:a="http://schemas.openxmlformats.org/drawingml/2006/main">
                  <a:graphicData uri="http://schemas.microsoft.com/office/word/2010/wordprocessingShape">
                    <wps:wsp>
                      <wps:cNvSpPr/>
                      <wps:spPr>
                        <a:xfrm>
                          <a:off x="0" y="0"/>
                          <a:ext cx="2743200" cy="342900"/>
                        </a:xfrm>
                        <a:prstGeom prst="cube">
                          <a:avLst>
                            <a:gd name="adj" fmla="val 63889"/>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E81F40"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 o:spid="_x0000_s1026" type="#_x0000_t16" style="position:absolute;margin-left:54pt;margin-top:86.45pt;width:3in;height:27pt;z-index:25264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" adj="13800" fillcolor="#d8d8d8 [2732]" strokecolor="black [3213]" strokeweight="1pt"/>
            </w:pict>
          </mc:Fallback>
        </mc:AlternateContent>
      </w:r>
      <w:r>
        <w:rPr>
          <w:rFonts w:ascii="Arial" w:hAnsi="Arial" w:cs="Arial"/>
          <w:noProof/>
          <w:lang w:val="en-GB"/>
        </w:rPr>
        <mc:AlternateContent>
          <mc:Choice Requires="wps">
            <w:drawing>
              <wp:anchor distT="0" distB="0" distL="114300" distR="114300" simplePos="0" relativeHeight="252642304" behindDoc="0" locked="0" layoutInCell="1" allowOverlap="1" wp14:anchorId="7E32E254" wp14:editId="01219CDE">
                <wp:simplePos x="0" y="0"/>
                <wp:positionH relativeFrom="column">
                  <wp:posOffset>2286000</wp:posOffset>
                </wp:positionH>
                <wp:positionV relativeFrom="paragraph">
                  <wp:posOffset>297815</wp:posOffset>
                </wp:positionV>
                <wp:extent cx="2743200" cy="342900"/>
                <wp:effectExtent l="0" t="0" r="19050" b="19050"/>
                <wp:wrapNone/>
                <wp:docPr id="568137624" name="Cube 1"/>
                <wp:cNvGraphicFramePr/>
                <a:graphic xmlns:a="http://schemas.openxmlformats.org/drawingml/2006/main">
                  <a:graphicData uri="http://schemas.microsoft.com/office/word/2010/wordprocessingShape">
                    <wps:wsp>
                      <wps:cNvSpPr/>
                      <wps:spPr>
                        <a:xfrm>
                          <a:off x="0" y="0"/>
                          <a:ext cx="2743200" cy="342900"/>
                        </a:xfrm>
                        <a:prstGeom prst="cube">
                          <a:avLst>
                            <a:gd name="adj" fmla="val 63889"/>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42438" id="Cube 1" o:spid="_x0000_s1026" type="#_x0000_t16" style="position:absolute;margin-left:180pt;margin-top:23.45pt;width:3in;height:27pt;z-index:25264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" adj="13800" fillcolor="#d8d8d8 [2732]" strokecolor="black [3213]" strokeweight="1pt"/>
            </w:pict>
          </mc:Fallback>
        </mc:AlternateContent>
      </w:r>
      <w:r>
        <w:rPr>
          <w:rFonts w:ascii="Arial" w:hAnsi="Arial" w:cs="Arial"/>
          <w:noProof/>
          <w:lang w:val="en-GB"/>
        </w:rPr>
        <mc:AlternateContent>
          <mc:Choice Requires="wps">
            <w:drawing>
              <wp:anchor distT="0" distB="0" distL="114300" distR="114300" simplePos="0" relativeHeight="252644352" behindDoc="0" locked="0" layoutInCell="1" allowOverlap="1" wp14:anchorId="018B96F1" wp14:editId="632A480F">
                <wp:simplePos x="0" y="0"/>
                <wp:positionH relativeFrom="column">
                  <wp:posOffset>2171700</wp:posOffset>
                </wp:positionH>
                <wp:positionV relativeFrom="paragraph">
                  <wp:posOffset>755015</wp:posOffset>
                </wp:positionV>
                <wp:extent cx="1143000" cy="228600"/>
                <wp:effectExtent l="0" t="0" r="19050" b="19050"/>
                <wp:wrapNone/>
                <wp:docPr id="64410037" name="Cube 1"/>
                <wp:cNvGraphicFramePr/>
                <a:graphic xmlns:a="http://schemas.openxmlformats.org/drawingml/2006/main">
                  <a:graphicData uri="http://schemas.microsoft.com/office/word/2010/wordprocessingShape">
                    <wps:wsp>
                      <wps:cNvSpPr/>
                      <wps:spPr>
                        <a:xfrm>
                          <a:off x="0" y="0"/>
                          <a:ext cx="1143000" cy="228600"/>
                        </a:xfrm>
                        <a:prstGeom prst="cube">
                          <a:avLst>
                            <a:gd name="adj" fmla="val 63889"/>
                          </a:avLst>
                        </a:prstGeom>
                        <a:solidFill>
                          <a:schemeClr val="tx1">
                            <a:lumMod val="75000"/>
                            <a:lumOff val="2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11804" id="Cube 1" o:spid="_x0000_s1026" type="#_x0000_t16" style="position:absolute;margin-left:171pt;margin-top:59.45pt;width:90pt;height:18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" adj="13800" fillcolor="#404040 [2429]" strokecolor="black [3213]" strokeweight="1pt"/>
            </w:pict>
          </mc:Fallback>
        </mc:AlternateContent>
      </w:r>
    </w:p>
    <w:p w14:paraId="69D3D7FD" w14:textId="77777777" w:rsidR="00E32DAE" w:rsidRPr="00F66BF2" w:rsidRDefault="00E32DAE" w:rsidP="00E32DAE">
      <w:pPr>
        <w:rPr>
          <w:rFonts w:ascii="Arial" w:hAnsi="Arial" w:cs="Arial"/>
          <w:lang w:val="en-GB"/>
        </w:rPr>
      </w:pPr>
    </w:p>
    <w:p w14:paraId="7F11E710" w14:textId="77777777" w:rsidR="00E32DAE" w:rsidRPr="00F66BF2" w:rsidRDefault="00E32DAE" w:rsidP="00E32DAE">
      <w:pPr>
        <w:rPr>
          <w:rFonts w:ascii="Arial" w:hAnsi="Arial" w:cs="Arial"/>
          <w:lang w:val="en-GB"/>
        </w:rPr>
      </w:pPr>
    </w:p>
    <w:p w14:paraId="6CDA4F10" w14:textId="77777777" w:rsidR="00E32DAE" w:rsidRPr="00F66BF2" w:rsidRDefault="00E32DAE" w:rsidP="00E32DAE">
      <w:pPr>
        <w:rPr>
          <w:rFonts w:ascii="Arial" w:hAnsi="Arial" w:cs="Arial"/>
          <w:lang w:val="en-GB"/>
        </w:rPr>
      </w:pPr>
    </w:p>
    <w:p w14:paraId="0E181B91" w14:textId="77777777" w:rsidR="00E32DAE" w:rsidRPr="00F66BF2" w:rsidRDefault="00E32DAE" w:rsidP="00E32DAE">
      <w:pPr>
        <w:rPr>
          <w:rFonts w:ascii="Arial" w:hAnsi="Arial" w:cs="Arial"/>
          <w:lang w:val="en-GB"/>
        </w:rPr>
      </w:pPr>
    </w:p>
    <w:p w14:paraId="4DE63BCD" w14:textId="6538C1AD" w:rsidR="00E32DAE" w:rsidRPr="00F66BF2" w:rsidRDefault="00932D80" w:rsidP="00E32DAE">
      <w:pPr>
        <w:rPr>
          <w:rFonts w:ascii="Arial" w:hAnsi="Arial" w:cs="Arial"/>
          <w:lang w:val="en-GB"/>
        </w:rPr>
      </w:pPr>
      <w:r>
        <w:rPr>
          <w:rFonts w:ascii="Arial" w:hAnsi="Arial" w:cs="Arial"/>
          <w:noProof/>
          <w:lang w:val="en-GB"/>
        </w:rPr>
        <mc:AlternateContent>
          <mc:Choice Requires="wps">
            <w:drawing>
              <wp:anchor distT="0" distB="0" distL="114300" distR="114300" simplePos="0" relativeHeight="252900352" behindDoc="0" locked="0" layoutInCell="1" allowOverlap="1" wp14:anchorId="4D6B0375" wp14:editId="4927EDED">
                <wp:simplePos x="0" y="0"/>
                <wp:positionH relativeFrom="column">
                  <wp:posOffset>3314065</wp:posOffset>
                </wp:positionH>
                <wp:positionV relativeFrom="paragraph">
                  <wp:posOffset>141605</wp:posOffset>
                </wp:positionV>
                <wp:extent cx="546100" cy="82550"/>
                <wp:effectExtent l="38100" t="57150" r="25400" b="31750"/>
                <wp:wrapNone/>
                <wp:docPr id="329762035" name="Straight Arrow Connector 1"/>
                <wp:cNvGraphicFramePr/>
                <a:graphic xmlns:a="http://schemas.openxmlformats.org/drawingml/2006/main">
                  <a:graphicData uri="http://schemas.microsoft.com/office/word/2010/wordprocessingShape">
                    <wps:wsp>
                      <wps:cNvCnPr/>
                      <wps:spPr>
                        <a:xfrm flipH="1" flipV="1">
                          <a:off x="0" y="0"/>
                          <a:ext cx="546100" cy="82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B20C5C1" id="_x0000_t32" coordsize="21600,21600" o:spt="32" o:oned="t" path="m,l21600,21600e" filled="f">
                <v:path arrowok="t" fillok="f" o:connecttype="none"/>
                <o:lock v:ext="edit" shapetype="t"/>
              </v:shapetype>
              <v:shape id="Straight Arrow Connector 1" o:spid="_x0000_s1026" type="#_x0000_t32" style="position:absolute;margin-left:260.95pt;margin-top:11.15pt;width:43pt;height:6.5pt;flip:x y;z-index:252900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" strokecolor="black [3213]" strokeweight=".5pt">
                <v:stroke endarrow="block" joinstyle="miter"/>
              </v:shape>
            </w:pict>
          </mc:Fallback>
        </mc:AlternateContent>
      </w:r>
      <w:r>
        <w:rPr>
          <w:rFonts w:ascii="Arial" w:hAnsi="Arial" w:cs="Arial"/>
          <w:noProof/>
          <w:lang w:val="en-GB"/>
        </w:rPr>
        <mc:AlternateContent>
          <mc:Choice Requires="wps">
            <w:drawing>
              <wp:anchor distT="0" distB="0" distL="114300" distR="114300" simplePos="0" relativeHeight="252656640" behindDoc="0" locked="0" layoutInCell="1" allowOverlap="1" wp14:anchorId="3B33C477" wp14:editId="6384CF45">
                <wp:simplePos x="0" y="0"/>
                <wp:positionH relativeFrom="column">
                  <wp:posOffset>3856990</wp:posOffset>
                </wp:positionH>
                <wp:positionV relativeFrom="paragraph">
                  <wp:posOffset>141605</wp:posOffset>
                </wp:positionV>
                <wp:extent cx="914400" cy="228600"/>
                <wp:effectExtent l="0" t="0" r="6350" b="0"/>
                <wp:wrapNone/>
                <wp:docPr id="2062621024" name="Text Box 12"/>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444CEC6D" w14:textId="0804E351" w:rsidR="00E32DAE" w:rsidRPr="00F66BF2" w:rsidRDefault="00E32DAE" w:rsidP="00E32DAE">
                            <w:pPr>
                              <w:rPr>
                                <w:rFonts w:ascii="Arial" w:hAnsi="Arial" w:cs="Arial"/>
                                <w:sz w:val="18"/>
                                <w:szCs w:val="18"/>
                                <w:lang w:val="en-GB"/>
                              </w:rPr>
                            </w:pPr>
                            <w:r>
                              <w:rPr>
                                <w:rFonts w:ascii="Arial" w:hAnsi="Arial" w:cs="Arial"/>
                                <w:sz w:val="18"/>
                                <w:szCs w:val="18"/>
                                <w:lang w:val="en-GB"/>
                              </w:rPr>
                              <w:t>Metal surface</w:t>
                            </w:r>
                            <w:r w:rsidR="00932D80">
                              <w:rPr>
                                <w:rFonts w:ascii="Arial" w:hAnsi="Arial" w:cs="Arial"/>
                                <w:sz w:val="18"/>
                                <w:szCs w:val="18"/>
                                <w:lang w:val="en-GB"/>
                              </w:rPr>
                              <w:t>s heated by coil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33C477" id="_x0000_s1037" type="#_x0000_t202" style="position:absolute;margin-left:303.7pt;margin-top:11.15pt;width:1in;height:18pt;z-index:2526566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" fillcolor="white [3201]" stroked="f" strokeweight=".5pt">
                <v:textbox>
                  <w:txbxContent>
                    <w:p w14:paraId="444CEC6D" w14:textId="0804E351" w:rsidR="00E32DAE" w:rsidRPr="00F66BF2" w:rsidRDefault="00E32DAE" w:rsidP="00E32DAE">
                      <w:pPr>
                        <w:rPr>
                          <w:rFonts w:ascii="Arial" w:hAnsi="Arial" w:cs="Arial"/>
                          <w:sz w:val="18"/>
                          <w:szCs w:val="18"/>
                          <w:lang w:val="en-GB"/>
                        </w:rPr>
                      </w:pPr>
                      <w:r>
                        <w:rPr>
                          <w:rFonts w:ascii="Arial" w:hAnsi="Arial" w:cs="Arial"/>
                          <w:sz w:val="18"/>
                          <w:szCs w:val="18"/>
                          <w:lang w:val="en-GB"/>
                        </w:rPr>
                        <w:t>Metal surface</w:t>
                      </w:r>
                      <w:r w:rsidR="00932D80">
                        <w:rPr>
                          <w:rFonts w:ascii="Arial" w:hAnsi="Arial" w:cs="Arial"/>
                          <w:sz w:val="18"/>
                          <w:szCs w:val="18"/>
                          <w:lang w:val="en-GB"/>
                        </w:rPr>
                        <w:t>s heated by coil</w:t>
                      </w:r>
                    </w:p>
                  </w:txbxContent>
                </v:textbox>
              </v:shape>
            </w:pict>
          </mc:Fallback>
        </mc:AlternateContent>
      </w:r>
    </w:p>
    <w:p w14:paraId="1491152C" w14:textId="5C391CDE" w:rsidR="00E32DAE" w:rsidRPr="00F66BF2" w:rsidRDefault="00932D80" w:rsidP="00E32DAE">
      <w:pPr>
        <w:rPr>
          <w:rFonts w:ascii="Arial" w:hAnsi="Arial" w:cs="Arial"/>
          <w:lang w:val="en-GB"/>
        </w:rPr>
      </w:pPr>
      <w:r>
        <w:rPr>
          <w:rFonts w:ascii="Arial" w:hAnsi="Arial" w:cs="Arial"/>
          <w:noProof/>
          <w:lang w:val="en-GB"/>
        </w:rPr>
        <mc:AlternateContent>
          <mc:Choice Requires="wps">
            <w:drawing>
              <wp:anchor distT="0" distB="0" distL="114300" distR="114300" simplePos="0" relativeHeight="252901376" behindDoc="0" locked="0" layoutInCell="1" allowOverlap="1" wp14:anchorId="16155009" wp14:editId="035D69E3">
                <wp:simplePos x="0" y="0"/>
                <wp:positionH relativeFrom="column">
                  <wp:posOffset>3460115</wp:posOffset>
                </wp:positionH>
                <wp:positionV relativeFrom="paragraph">
                  <wp:posOffset>78105</wp:posOffset>
                </wp:positionV>
                <wp:extent cx="400050" cy="190500"/>
                <wp:effectExtent l="38100" t="0" r="19050" b="57150"/>
                <wp:wrapNone/>
                <wp:docPr id="805166041" name="Straight Arrow Connector 2"/>
                <wp:cNvGraphicFramePr/>
                <a:graphic xmlns:a="http://schemas.openxmlformats.org/drawingml/2006/main">
                  <a:graphicData uri="http://schemas.microsoft.com/office/word/2010/wordprocessingShape">
                    <wps:wsp>
                      <wps:cNvCnPr/>
                      <wps:spPr>
                        <a:xfrm flipH="1">
                          <a:off x="0" y="0"/>
                          <a:ext cx="40005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B40F20" id="Straight Arrow Connector 2" o:spid="_x0000_s1026" type="#_x0000_t32" style="position:absolute;margin-left:272.45pt;margin-top:6.15pt;width:31.5pt;height:15pt;flip:x;z-index:252901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" strokecolor="black [3213]" strokeweight=".5pt">
                <v:stroke endarrow="block" joinstyle="miter"/>
              </v:shape>
            </w:pict>
          </mc:Fallback>
        </mc:AlternateContent>
      </w:r>
    </w:p>
    <w:p w14:paraId="1CE5E977" w14:textId="77777777" w:rsidR="00E32DAE" w:rsidRPr="00F66BF2" w:rsidRDefault="00E32DAE" w:rsidP="00E32DAE">
      <w:pPr>
        <w:rPr>
          <w:rFonts w:ascii="Arial" w:hAnsi="Arial" w:cs="Arial"/>
          <w:lang w:val="en-GB"/>
        </w:rPr>
      </w:pPr>
    </w:p>
    <w:p w14:paraId="3B3A41B6" w14:textId="77777777" w:rsidR="00E32DAE" w:rsidRPr="00F66BF2" w:rsidRDefault="00E32DAE" w:rsidP="00E32DAE">
      <w:pPr>
        <w:rPr>
          <w:rFonts w:ascii="Arial" w:hAnsi="Arial" w:cs="Arial"/>
          <w:lang w:val="en-GB"/>
        </w:rPr>
      </w:pPr>
    </w:p>
    <w:p w14:paraId="44F7C7E5" w14:textId="77777777" w:rsidR="00E32DAE" w:rsidRPr="00F66BF2" w:rsidRDefault="00E32DAE" w:rsidP="00E32DAE">
      <w:pPr>
        <w:rPr>
          <w:rFonts w:ascii="Arial" w:hAnsi="Arial" w:cs="Arial"/>
          <w:lang w:val="en-GB"/>
        </w:rPr>
      </w:pPr>
    </w:p>
    <w:p w14:paraId="70BC81CB" w14:textId="77777777" w:rsidR="00E32DAE" w:rsidRDefault="00E32DAE" w:rsidP="00E32DAE">
      <w:pPr>
        <w:rPr>
          <w:rFonts w:ascii="Arial" w:hAnsi="Arial" w:cs="Arial"/>
          <w:lang w:val="en-GB"/>
        </w:rPr>
      </w:pPr>
    </w:p>
    <w:p w14:paraId="1498278B" w14:textId="77777777" w:rsidR="00E32DAE" w:rsidRDefault="00E32DAE" w:rsidP="00E32DAE">
      <w:pPr>
        <w:rPr>
          <w:rFonts w:ascii="Arial" w:hAnsi="Arial" w:cs="Arial"/>
          <w:lang w:val="en-GB"/>
        </w:rPr>
      </w:pPr>
    </w:p>
    <w:p w14:paraId="0C5ACD39" w14:textId="77777777" w:rsidR="00E32DAE" w:rsidRDefault="00E32DAE" w:rsidP="00E32DAE">
      <w:pPr>
        <w:rPr>
          <w:rFonts w:ascii="Arial" w:hAnsi="Arial" w:cs="Arial"/>
          <w:lang w:val="en-GB"/>
        </w:rPr>
      </w:pPr>
    </w:p>
    <w:p w14:paraId="4A7222ED" w14:textId="77777777" w:rsidR="00E32DAE" w:rsidRDefault="00E32DAE" w:rsidP="00E32DAE">
      <w:pPr>
        <w:rPr>
          <w:rFonts w:ascii="Arial" w:hAnsi="Arial" w:cs="Arial"/>
          <w:lang w:val="en-GB"/>
        </w:rPr>
      </w:pPr>
    </w:p>
    <w:p w14:paraId="3C83F82A" w14:textId="77777777" w:rsidR="00E32DAE" w:rsidRDefault="00E32DAE" w:rsidP="00E32DAE">
      <w:pPr>
        <w:rPr>
          <w:rFonts w:ascii="Arial" w:hAnsi="Arial" w:cs="Arial"/>
          <w:lang w:val="en-GB"/>
        </w:rPr>
      </w:pPr>
    </w:p>
    <w:p w14:paraId="41612374" w14:textId="77777777" w:rsidR="00E32DAE" w:rsidRDefault="00E32DAE" w:rsidP="00E32DAE">
      <w:pPr>
        <w:rPr>
          <w:rFonts w:ascii="Arial" w:hAnsi="Arial" w:cs="Arial"/>
          <w:lang w:val="en-GB"/>
        </w:rPr>
      </w:pPr>
    </w:p>
    <w:p w14:paraId="1B4D75E2" w14:textId="77777777" w:rsidR="00E32DAE" w:rsidRDefault="00E32DAE" w:rsidP="00E32DAE">
      <w:pPr>
        <w:rPr>
          <w:rFonts w:ascii="Arial" w:hAnsi="Arial" w:cs="Arial"/>
          <w:lang w:val="en-GB"/>
        </w:rPr>
      </w:pPr>
    </w:p>
    <w:p w14:paraId="51BF472A" w14:textId="77777777" w:rsidR="00E32DAE" w:rsidRDefault="00E32DAE" w:rsidP="00E32DAE">
      <w:pPr>
        <w:rPr>
          <w:rFonts w:ascii="Arial" w:hAnsi="Arial" w:cs="Arial"/>
          <w:lang w:val="en-GB"/>
        </w:rPr>
      </w:pPr>
    </w:p>
    <w:p w14:paraId="2B1C3E3A" w14:textId="77777777" w:rsidR="00E32DAE" w:rsidRDefault="00E32DAE" w:rsidP="00E32DAE">
      <w:pPr>
        <w:rPr>
          <w:rFonts w:ascii="Arial" w:hAnsi="Arial" w:cs="Arial"/>
          <w:lang w:val="en-GB"/>
        </w:rPr>
      </w:pPr>
    </w:p>
    <w:p w14:paraId="15751A3B" w14:textId="77777777" w:rsidR="00E32DAE" w:rsidRDefault="00E32DAE" w:rsidP="00E32DAE">
      <w:pPr>
        <w:rPr>
          <w:rFonts w:ascii="Arial" w:hAnsi="Arial" w:cs="Arial"/>
          <w:lang w:val="en-GB"/>
        </w:rPr>
      </w:pPr>
    </w:p>
    <w:p w14:paraId="0ACC2E47" w14:textId="41B53F8A" w:rsidR="00E32DAE" w:rsidRPr="00E32DAE" w:rsidRDefault="00E32DAE" w:rsidP="00E32DAE">
      <w:pPr>
        <w:rPr>
          <w:rFonts w:ascii="Arial" w:hAnsi="Arial" w:cs="Arial"/>
          <w:sz w:val="22"/>
          <w:szCs w:val="22"/>
          <w:lang w:val="en-GB"/>
        </w:rPr>
      </w:pPr>
      <w:r>
        <w:rPr>
          <w:rFonts w:ascii="Arial" w:hAnsi="Arial" w:cs="Arial"/>
          <w:lang w:val="en-GB"/>
        </w:rPr>
        <w:t>(</w:t>
      </w:r>
      <w:r w:rsidRPr="00E32DAE">
        <w:rPr>
          <w:rFonts w:ascii="Arial" w:hAnsi="Arial" w:cs="Arial"/>
          <w:sz w:val="22"/>
          <w:szCs w:val="22"/>
          <w:lang w:val="en-GB"/>
        </w:rPr>
        <w:t>a)</w:t>
      </w:r>
      <w:r w:rsidRPr="00E32DAE">
        <w:rPr>
          <w:rFonts w:ascii="Arial" w:hAnsi="Arial" w:cs="Arial"/>
          <w:sz w:val="22"/>
          <w:szCs w:val="22"/>
          <w:lang w:val="en-GB"/>
        </w:rPr>
        <w:tab/>
        <w:t xml:space="preserve">Explain how the current carrying coil can heat the metal part/surface without contacting it. </w:t>
      </w:r>
    </w:p>
    <w:p w14:paraId="56181210" w14:textId="6893AE96" w:rsidR="00E32DAE" w:rsidRDefault="00E32DAE" w:rsidP="00E32DAE">
      <w:pPr>
        <w:jc w:val="right"/>
        <w:rPr>
          <w:rFonts w:ascii="Arial" w:hAnsi="Arial" w:cs="Arial"/>
          <w:sz w:val="22"/>
          <w:szCs w:val="22"/>
          <w:lang w:val="en-GB"/>
        </w:rPr>
      </w:pPr>
      <w:r w:rsidRPr="00E32DAE">
        <w:rPr>
          <w:rFonts w:ascii="Arial" w:hAnsi="Arial" w:cs="Arial"/>
          <w:sz w:val="22"/>
          <w:szCs w:val="22"/>
          <w:lang w:val="en-GB"/>
        </w:rPr>
        <w:t>(3</w:t>
      </w:r>
      <w:r w:rsidR="00B07C77">
        <w:rPr>
          <w:rFonts w:ascii="Arial" w:hAnsi="Arial" w:cs="Arial"/>
          <w:sz w:val="22"/>
          <w:szCs w:val="22"/>
          <w:lang w:val="en-GB"/>
        </w:rPr>
        <w:t xml:space="preserve"> marks</w:t>
      </w:r>
      <w:r w:rsidRPr="00E32DAE">
        <w:rPr>
          <w:rFonts w:ascii="Arial" w:hAnsi="Arial" w:cs="Arial"/>
          <w:sz w:val="22"/>
          <w:szCs w:val="22"/>
          <w:lang w:val="en-GB"/>
        </w:rPr>
        <w:t>)</w:t>
      </w:r>
    </w:p>
    <w:p w14:paraId="4E3859F9" w14:textId="77777777" w:rsidR="0096160E" w:rsidRPr="00E32DAE" w:rsidRDefault="0096160E" w:rsidP="00E32DAE">
      <w:pPr>
        <w:jc w:val="right"/>
        <w:rPr>
          <w:rFonts w:ascii="Arial" w:hAnsi="Arial" w:cs="Arial"/>
          <w:sz w:val="22"/>
          <w:szCs w:val="22"/>
          <w:lang w:val="en-GB"/>
        </w:rPr>
      </w:pPr>
    </w:p>
    <w:p w14:paraId="7479D975" w14:textId="13551CE9" w:rsidR="00E32DAE" w:rsidRPr="00E32DAE" w:rsidRDefault="00E32DAE" w:rsidP="00E32DAE">
      <w:pPr>
        <w:spacing w:line="480" w:lineRule="auto"/>
        <w:rPr>
          <w:rFonts w:ascii="Arial" w:hAnsi="Arial" w:cs="Arial"/>
          <w:sz w:val="22"/>
          <w:szCs w:val="22"/>
          <w:lang w:val="en-GB"/>
        </w:rPr>
      </w:pPr>
      <w:r w:rsidRPr="00E32DAE">
        <w:rPr>
          <w:rFonts w:ascii="Arial" w:hAnsi="Arial" w:cs="Arial"/>
          <w:sz w:val="22"/>
          <w:szCs w:val="22"/>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lang w:val="en-GB"/>
        </w:rPr>
        <w:t>___________________________________________________________________________________________________________________________</w:t>
      </w:r>
    </w:p>
    <w:p w14:paraId="4DF67300" w14:textId="4EB24DA2" w:rsidR="00E32DAE" w:rsidRDefault="00E32DAE" w:rsidP="00B07C77">
      <w:pPr>
        <w:rPr>
          <w:rFonts w:ascii="Arial" w:hAnsi="Arial" w:cs="Arial"/>
          <w:sz w:val="22"/>
          <w:szCs w:val="22"/>
          <w:lang w:val="en-GB"/>
        </w:rPr>
      </w:pPr>
      <w:r w:rsidRPr="00E32DAE">
        <w:rPr>
          <w:rFonts w:ascii="Arial" w:hAnsi="Arial" w:cs="Arial"/>
          <w:sz w:val="22"/>
          <w:szCs w:val="22"/>
          <w:lang w:val="en-GB"/>
        </w:rPr>
        <w:t>(b)</w:t>
      </w:r>
      <w:r w:rsidRPr="00E32DAE">
        <w:rPr>
          <w:rFonts w:ascii="Arial" w:hAnsi="Arial" w:cs="Arial"/>
          <w:sz w:val="22"/>
          <w:szCs w:val="22"/>
          <w:lang w:val="en-GB"/>
        </w:rPr>
        <w:tab/>
        <w:t xml:space="preserve">The frequency of the alternating current in the coil is gradually increased. Explain the effect that </w:t>
      </w:r>
      <w:r>
        <w:rPr>
          <w:rFonts w:ascii="Arial" w:hAnsi="Arial" w:cs="Arial"/>
          <w:sz w:val="22"/>
          <w:szCs w:val="22"/>
          <w:lang w:val="en-GB"/>
        </w:rPr>
        <w:tab/>
      </w:r>
      <w:r w:rsidRPr="00E32DAE">
        <w:rPr>
          <w:rFonts w:ascii="Arial" w:hAnsi="Arial" w:cs="Arial"/>
          <w:sz w:val="22"/>
          <w:szCs w:val="22"/>
          <w:lang w:val="en-GB"/>
        </w:rPr>
        <w:t xml:space="preserve">this will have on the rate of heating of the metal part/surface. </w:t>
      </w:r>
      <w:r w:rsidR="00B07C77">
        <w:rPr>
          <w:rFonts w:ascii="Arial" w:hAnsi="Arial" w:cs="Arial"/>
          <w:sz w:val="22"/>
          <w:szCs w:val="22"/>
          <w:lang w:val="en-GB"/>
        </w:rPr>
        <w:tab/>
      </w:r>
      <w:r w:rsidR="00B07C77">
        <w:rPr>
          <w:rFonts w:ascii="Arial" w:hAnsi="Arial" w:cs="Arial"/>
          <w:sz w:val="22"/>
          <w:szCs w:val="22"/>
          <w:lang w:val="en-GB"/>
        </w:rPr>
        <w:tab/>
      </w:r>
      <w:r w:rsidR="00B07C77">
        <w:rPr>
          <w:rFonts w:ascii="Arial" w:hAnsi="Arial" w:cs="Arial"/>
          <w:sz w:val="22"/>
          <w:szCs w:val="22"/>
          <w:lang w:val="en-GB"/>
        </w:rPr>
        <w:tab/>
        <w:t xml:space="preserve">          </w:t>
      </w:r>
      <w:r w:rsidRPr="00E32DAE">
        <w:rPr>
          <w:rFonts w:ascii="Arial" w:hAnsi="Arial" w:cs="Arial"/>
          <w:sz w:val="22"/>
          <w:szCs w:val="22"/>
          <w:lang w:val="en-GB"/>
        </w:rPr>
        <w:t>(3</w:t>
      </w:r>
      <w:r w:rsidR="00B07C77">
        <w:rPr>
          <w:rFonts w:ascii="Arial" w:hAnsi="Arial" w:cs="Arial"/>
          <w:sz w:val="22"/>
          <w:szCs w:val="22"/>
          <w:lang w:val="en-GB"/>
        </w:rPr>
        <w:t xml:space="preserve"> marks</w:t>
      </w:r>
      <w:r w:rsidRPr="00E32DAE">
        <w:rPr>
          <w:rFonts w:ascii="Arial" w:hAnsi="Arial" w:cs="Arial"/>
          <w:sz w:val="22"/>
          <w:szCs w:val="22"/>
          <w:lang w:val="en-GB"/>
        </w:rPr>
        <w:t>)</w:t>
      </w:r>
    </w:p>
    <w:p w14:paraId="5B85C100" w14:textId="77777777" w:rsidR="0096160E" w:rsidRPr="00E32DAE" w:rsidRDefault="0096160E" w:rsidP="00B07C77">
      <w:pPr>
        <w:rPr>
          <w:rFonts w:ascii="Arial" w:hAnsi="Arial" w:cs="Arial"/>
          <w:sz w:val="22"/>
          <w:szCs w:val="22"/>
          <w:lang w:val="en-GB"/>
        </w:rPr>
      </w:pPr>
    </w:p>
    <w:p w14:paraId="02A69E85" w14:textId="4FC43D5F" w:rsidR="00E32DAE" w:rsidRPr="00E32DAE" w:rsidRDefault="00E32DAE" w:rsidP="00E32DAE">
      <w:pPr>
        <w:spacing w:line="480" w:lineRule="auto"/>
        <w:rPr>
          <w:rFonts w:ascii="Arial" w:hAnsi="Arial" w:cs="Arial"/>
          <w:sz w:val="22"/>
          <w:szCs w:val="22"/>
          <w:lang w:val="en-GB"/>
        </w:rPr>
      </w:pPr>
      <w:r w:rsidRPr="00E32DAE">
        <w:rPr>
          <w:rFonts w:ascii="Arial" w:hAnsi="Arial" w:cs="Arial"/>
          <w:sz w:val="22"/>
          <w:szCs w:val="22"/>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lang w:val="en-GB"/>
        </w:rPr>
        <w:t>___________________________________________________________________________________________________________________________</w:t>
      </w:r>
    </w:p>
    <w:p w14:paraId="214E3BF9" w14:textId="77777777" w:rsidR="00447C4A" w:rsidRDefault="00447C4A" w:rsidP="00013B72">
      <w:pPr>
        <w:spacing w:after="160" w:line="259" w:lineRule="auto"/>
        <w:rPr>
          <w:rFonts w:ascii="Arial" w:hAnsi="Arial" w:cs="Arial"/>
          <w:b/>
          <w:bCs/>
          <w:sz w:val="22"/>
          <w:szCs w:val="22"/>
        </w:rPr>
      </w:pPr>
    </w:p>
    <w:p w14:paraId="7A55229E" w14:textId="77777777" w:rsidR="006D3BE3" w:rsidRDefault="006D3BE3" w:rsidP="00013B72">
      <w:pPr>
        <w:spacing w:after="160" w:line="259" w:lineRule="auto"/>
        <w:rPr>
          <w:rFonts w:ascii="Arial" w:hAnsi="Arial" w:cs="Arial"/>
          <w:b/>
          <w:bCs/>
          <w:sz w:val="22"/>
          <w:szCs w:val="22"/>
        </w:rPr>
      </w:pPr>
    </w:p>
    <w:p w14:paraId="28FEFCE7" w14:textId="7BF17CFE" w:rsidR="00013B72" w:rsidRPr="0096160E" w:rsidRDefault="00861F18" w:rsidP="00013B72">
      <w:pPr>
        <w:spacing w:after="160" w:line="259" w:lineRule="auto"/>
        <w:rPr>
          <w:rFonts w:ascii="Arial" w:hAnsi="Arial" w:cs="Arial"/>
          <w:sz w:val="22"/>
          <w:szCs w:val="22"/>
          <w:lang w:val="en-GB"/>
        </w:rPr>
      </w:pPr>
      <w:r>
        <w:rPr>
          <w:rFonts w:ascii="Arial" w:hAnsi="Arial" w:cs="Arial"/>
          <w:b/>
          <w:bCs/>
          <w:sz w:val="22"/>
          <w:szCs w:val="22"/>
        </w:rPr>
        <w:t xml:space="preserve">Question </w:t>
      </w:r>
      <w:r w:rsidR="00013B72">
        <w:rPr>
          <w:rFonts w:ascii="Arial" w:hAnsi="Arial" w:cs="Arial"/>
          <w:b/>
          <w:bCs/>
          <w:sz w:val="22"/>
          <w:szCs w:val="22"/>
        </w:rPr>
        <w:t>6</w:t>
      </w:r>
      <w:r w:rsidR="00013B72">
        <w:rPr>
          <w:rFonts w:ascii="Arial" w:hAnsi="Arial" w:cs="Arial"/>
          <w:b/>
          <w:bCs/>
          <w:sz w:val="22"/>
          <w:szCs w:val="22"/>
        </w:rPr>
        <w:tab/>
      </w:r>
      <w:r w:rsidR="00013B72">
        <w:rPr>
          <w:rFonts w:ascii="Arial" w:hAnsi="Arial" w:cs="Arial"/>
          <w:b/>
          <w:bCs/>
          <w:sz w:val="22"/>
          <w:szCs w:val="22"/>
        </w:rPr>
        <w:tab/>
      </w:r>
      <w:r w:rsidR="00013B72">
        <w:rPr>
          <w:rFonts w:ascii="Arial" w:hAnsi="Arial" w:cs="Arial"/>
          <w:b/>
          <w:bCs/>
          <w:sz w:val="22"/>
          <w:szCs w:val="22"/>
        </w:rPr>
        <w:tab/>
      </w:r>
      <w:r w:rsidR="00013B72">
        <w:rPr>
          <w:rFonts w:ascii="Arial" w:hAnsi="Arial" w:cs="Arial"/>
          <w:b/>
          <w:bCs/>
          <w:sz w:val="22"/>
          <w:szCs w:val="22"/>
        </w:rPr>
        <w:tab/>
      </w:r>
      <w:r w:rsidR="00013B72">
        <w:rPr>
          <w:rFonts w:ascii="Arial" w:hAnsi="Arial" w:cs="Arial"/>
          <w:b/>
          <w:bCs/>
          <w:sz w:val="22"/>
          <w:szCs w:val="22"/>
        </w:rPr>
        <w:tab/>
      </w:r>
      <w:r w:rsidR="00013B72">
        <w:rPr>
          <w:rFonts w:ascii="Arial" w:hAnsi="Arial" w:cs="Arial"/>
          <w:b/>
          <w:bCs/>
          <w:sz w:val="22"/>
          <w:szCs w:val="22"/>
        </w:rPr>
        <w:tab/>
      </w:r>
      <w:r w:rsidR="00013B72">
        <w:rPr>
          <w:rFonts w:ascii="Arial" w:hAnsi="Arial" w:cs="Arial"/>
          <w:b/>
          <w:bCs/>
          <w:sz w:val="22"/>
          <w:szCs w:val="22"/>
        </w:rPr>
        <w:tab/>
      </w:r>
      <w:r w:rsidR="00013B72">
        <w:rPr>
          <w:rFonts w:ascii="Arial" w:hAnsi="Arial" w:cs="Arial"/>
          <w:b/>
          <w:bCs/>
          <w:sz w:val="22"/>
          <w:szCs w:val="22"/>
        </w:rPr>
        <w:tab/>
      </w:r>
      <w:r w:rsidR="00013B72">
        <w:rPr>
          <w:rFonts w:ascii="Arial" w:hAnsi="Arial" w:cs="Arial"/>
          <w:b/>
          <w:bCs/>
          <w:sz w:val="22"/>
          <w:szCs w:val="22"/>
        </w:rPr>
        <w:tab/>
      </w:r>
      <w:r w:rsidR="00013B72">
        <w:rPr>
          <w:rFonts w:ascii="Arial" w:hAnsi="Arial" w:cs="Arial"/>
          <w:b/>
          <w:bCs/>
          <w:sz w:val="22"/>
          <w:szCs w:val="22"/>
        </w:rPr>
        <w:tab/>
      </w:r>
      <w:r w:rsidR="00013B72">
        <w:rPr>
          <w:rFonts w:ascii="Arial" w:hAnsi="Arial" w:cs="Arial"/>
          <w:b/>
          <w:bCs/>
          <w:sz w:val="22"/>
          <w:szCs w:val="22"/>
        </w:rPr>
        <w:tab/>
      </w:r>
      <w:r w:rsidR="0096160E">
        <w:rPr>
          <w:rFonts w:ascii="Arial" w:hAnsi="Arial" w:cs="Arial"/>
          <w:b/>
          <w:bCs/>
          <w:sz w:val="22"/>
          <w:szCs w:val="22"/>
        </w:rPr>
        <w:t xml:space="preserve">      </w:t>
      </w:r>
      <w:proofErr w:type="gramStart"/>
      <w:r w:rsidR="0096160E">
        <w:rPr>
          <w:rFonts w:ascii="Arial" w:hAnsi="Arial" w:cs="Arial"/>
          <w:b/>
          <w:bCs/>
          <w:sz w:val="22"/>
          <w:szCs w:val="22"/>
        </w:rPr>
        <w:t xml:space="preserve">   </w:t>
      </w:r>
      <w:r w:rsidR="00013B72">
        <w:rPr>
          <w:rFonts w:ascii="Arial" w:hAnsi="Arial" w:cs="Arial"/>
          <w:b/>
          <w:bCs/>
          <w:sz w:val="22"/>
          <w:szCs w:val="22"/>
        </w:rPr>
        <w:t>(</w:t>
      </w:r>
      <w:proofErr w:type="gramEnd"/>
      <w:r w:rsidR="009A3F16">
        <w:rPr>
          <w:rFonts w:ascii="Arial" w:hAnsi="Arial" w:cs="Arial"/>
          <w:b/>
          <w:bCs/>
          <w:sz w:val="22"/>
          <w:szCs w:val="22"/>
        </w:rPr>
        <w:t>6</w:t>
      </w:r>
      <w:r w:rsidR="00013B72">
        <w:rPr>
          <w:rFonts w:ascii="Arial" w:hAnsi="Arial" w:cs="Arial"/>
          <w:b/>
          <w:bCs/>
          <w:sz w:val="22"/>
          <w:szCs w:val="22"/>
        </w:rPr>
        <w:t xml:space="preserve"> marks)</w:t>
      </w:r>
    </w:p>
    <w:p w14:paraId="5C66611F" w14:textId="77777777" w:rsidR="009A3F16" w:rsidRPr="009A3F16" w:rsidRDefault="009A3F16" w:rsidP="009A3F16">
      <w:pPr>
        <w:rPr>
          <w:rFonts w:ascii="Arial" w:hAnsi="Arial" w:cs="Arial"/>
          <w:sz w:val="22"/>
          <w:szCs w:val="22"/>
          <w:lang w:val="en-GB"/>
        </w:rPr>
      </w:pPr>
      <w:r w:rsidRPr="009A3F16">
        <w:rPr>
          <w:rFonts w:ascii="Arial" w:hAnsi="Arial" w:cs="Arial"/>
          <w:sz w:val="22"/>
          <w:szCs w:val="22"/>
          <w:lang w:val="en-GB"/>
        </w:rPr>
        <w:t>The table below contains information about the planet Jupiter.</w:t>
      </w:r>
    </w:p>
    <w:p w14:paraId="2A072FBA" w14:textId="77777777" w:rsidR="009A3F16" w:rsidRPr="009A3F16" w:rsidRDefault="009A3F16" w:rsidP="009A3F16">
      <w:pPr>
        <w:rPr>
          <w:rFonts w:ascii="Arial" w:hAnsi="Arial" w:cs="Arial"/>
          <w:sz w:val="22"/>
          <w:szCs w:val="22"/>
          <w:lang w:val="en-GB"/>
        </w:rPr>
      </w:pPr>
    </w:p>
    <w:tbl>
      <w:tblPr>
        <w:tblStyle w:val="TableGrid"/>
        <w:tblW w:w="0" w:type="auto"/>
        <w:tblInd w:w="1555" w:type="dxa"/>
        <w:tblLook w:val="04A0" w:firstRow="1" w:lastRow="0" w:firstColumn="1" w:lastColumn="0" w:noHBand="0" w:noVBand="1"/>
      </w:tblPr>
      <w:tblGrid>
        <w:gridCol w:w="2953"/>
        <w:gridCol w:w="3425"/>
      </w:tblGrid>
      <w:tr w:rsidR="009A3F16" w:rsidRPr="009A3F16" w14:paraId="532588D4" w14:textId="77777777" w:rsidTr="00FD614D">
        <w:trPr>
          <w:trHeight w:val="567"/>
        </w:trPr>
        <w:tc>
          <w:tcPr>
            <w:tcW w:w="2953" w:type="dxa"/>
            <w:vAlign w:val="center"/>
          </w:tcPr>
          <w:p w14:paraId="5EA8CE3B" w14:textId="77777777" w:rsidR="009A3F16" w:rsidRPr="009A3F16" w:rsidRDefault="009A3F16" w:rsidP="00FD614D">
            <w:pPr>
              <w:jc w:val="center"/>
              <w:rPr>
                <w:rFonts w:ascii="Arial" w:hAnsi="Arial" w:cs="Arial"/>
                <w:sz w:val="22"/>
                <w:szCs w:val="22"/>
                <w:lang w:val="en-GB"/>
              </w:rPr>
            </w:pPr>
            <w:r w:rsidRPr="009A3F16">
              <w:rPr>
                <w:rFonts w:ascii="Arial" w:hAnsi="Arial" w:cs="Arial"/>
                <w:sz w:val="22"/>
                <w:szCs w:val="22"/>
                <w:lang w:val="en-GB"/>
              </w:rPr>
              <w:t>Planetary Radius</w:t>
            </w:r>
          </w:p>
        </w:tc>
        <w:tc>
          <w:tcPr>
            <w:tcW w:w="3425" w:type="dxa"/>
            <w:vAlign w:val="center"/>
          </w:tcPr>
          <w:p w14:paraId="0CFCA3D3" w14:textId="49C0F6FA" w:rsidR="009A3F16" w:rsidRPr="009A3F16" w:rsidRDefault="009A3F16" w:rsidP="00FD614D">
            <w:pPr>
              <w:jc w:val="center"/>
              <w:rPr>
                <w:rFonts w:ascii="Arial" w:hAnsi="Arial" w:cs="Arial"/>
                <w:sz w:val="22"/>
                <w:szCs w:val="22"/>
                <w:lang w:val="en-GB"/>
              </w:rPr>
            </w:pPr>
            <w:r w:rsidRPr="009A3F16">
              <w:rPr>
                <w:rFonts w:ascii="Arial" w:hAnsi="Arial" w:cs="Arial"/>
                <w:sz w:val="22"/>
                <w:szCs w:val="22"/>
                <w:lang w:val="en-GB"/>
              </w:rPr>
              <w:t xml:space="preserve">6.99 </w:t>
            </w:r>
            <w:r w:rsidR="00C1445C">
              <w:rPr>
                <w:rFonts w:ascii="Arial" w:hAnsi="Arial" w:cs="Arial"/>
                <w:sz w:val="22"/>
                <w:szCs w:val="22"/>
                <w:lang w:val="en-GB"/>
              </w:rPr>
              <w:t>×</w:t>
            </w:r>
            <w:r w:rsidRPr="009A3F16">
              <w:rPr>
                <w:rFonts w:ascii="Arial" w:hAnsi="Arial" w:cs="Arial"/>
                <w:sz w:val="22"/>
                <w:szCs w:val="22"/>
                <w:lang w:val="en-GB"/>
              </w:rPr>
              <w:t xml:space="preserve"> 10</w:t>
            </w:r>
            <w:r w:rsidRPr="009A3F16">
              <w:rPr>
                <w:rFonts w:ascii="Arial" w:hAnsi="Arial" w:cs="Arial"/>
                <w:sz w:val="22"/>
                <w:szCs w:val="22"/>
                <w:vertAlign w:val="superscript"/>
                <w:lang w:val="en-GB"/>
              </w:rPr>
              <w:t>4</w:t>
            </w:r>
            <w:r w:rsidRPr="009A3F16">
              <w:rPr>
                <w:rFonts w:ascii="Arial" w:hAnsi="Arial" w:cs="Arial"/>
                <w:sz w:val="22"/>
                <w:szCs w:val="22"/>
                <w:lang w:val="en-GB"/>
              </w:rPr>
              <w:t xml:space="preserve"> km</w:t>
            </w:r>
          </w:p>
        </w:tc>
      </w:tr>
      <w:tr w:rsidR="009A3F16" w:rsidRPr="009A3F16" w14:paraId="4E0C706F" w14:textId="77777777" w:rsidTr="00FD614D">
        <w:trPr>
          <w:trHeight w:val="567"/>
        </w:trPr>
        <w:tc>
          <w:tcPr>
            <w:tcW w:w="2953" w:type="dxa"/>
            <w:vAlign w:val="center"/>
          </w:tcPr>
          <w:p w14:paraId="61FF092D" w14:textId="77777777" w:rsidR="009A3F16" w:rsidRPr="009A3F16" w:rsidRDefault="009A3F16" w:rsidP="00FD614D">
            <w:pPr>
              <w:jc w:val="center"/>
              <w:rPr>
                <w:rFonts w:ascii="Arial" w:hAnsi="Arial" w:cs="Arial"/>
                <w:sz w:val="22"/>
                <w:szCs w:val="22"/>
                <w:lang w:val="en-GB"/>
              </w:rPr>
            </w:pPr>
            <w:r w:rsidRPr="009A3F16">
              <w:rPr>
                <w:rFonts w:ascii="Arial" w:hAnsi="Arial" w:cs="Arial"/>
                <w:sz w:val="22"/>
                <w:szCs w:val="22"/>
                <w:lang w:val="en-GB"/>
              </w:rPr>
              <w:t>Average Orbital Radius</w:t>
            </w:r>
          </w:p>
        </w:tc>
        <w:tc>
          <w:tcPr>
            <w:tcW w:w="3425" w:type="dxa"/>
            <w:vAlign w:val="center"/>
          </w:tcPr>
          <w:p w14:paraId="100FED39" w14:textId="15D17708" w:rsidR="009A3F16" w:rsidRPr="009A3F16" w:rsidRDefault="009A3F16" w:rsidP="00FD614D">
            <w:pPr>
              <w:jc w:val="center"/>
              <w:rPr>
                <w:rFonts w:ascii="Arial" w:hAnsi="Arial" w:cs="Arial"/>
                <w:sz w:val="22"/>
                <w:szCs w:val="22"/>
                <w:lang w:val="en-GB"/>
              </w:rPr>
            </w:pPr>
            <w:r w:rsidRPr="009A3F16">
              <w:rPr>
                <w:rFonts w:ascii="Arial" w:hAnsi="Arial" w:cs="Arial"/>
                <w:sz w:val="22"/>
                <w:szCs w:val="22"/>
                <w:lang w:val="en-GB"/>
              </w:rPr>
              <w:t>5.2</w:t>
            </w:r>
            <w:r w:rsidR="00E96DC9">
              <w:rPr>
                <w:rFonts w:ascii="Arial" w:hAnsi="Arial" w:cs="Arial"/>
                <w:sz w:val="22"/>
                <w:szCs w:val="22"/>
                <w:lang w:val="en-GB"/>
              </w:rPr>
              <w:t>0</w:t>
            </w:r>
            <w:r w:rsidRPr="009A3F16">
              <w:rPr>
                <w:rFonts w:ascii="Arial" w:hAnsi="Arial" w:cs="Arial"/>
                <w:sz w:val="22"/>
                <w:szCs w:val="22"/>
                <w:lang w:val="en-GB"/>
              </w:rPr>
              <w:t xml:space="preserve"> AU</w:t>
            </w:r>
          </w:p>
        </w:tc>
      </w:tr>
      <w:tr w:rsidR="009A3F16" w:rsidRPr="009A3F16" w14:paraId="67BA3BD9" w14:textId="77777777" w:rsidTr="00FD614D">
        <w:trPr>
          <w:trHeight w:val="567"/>
        </w:trPr>
        <w:tc>
          <w:tcPr>
            <w:tcW w:w="2953" w:type="dxa"/>
            <w:vAlign w:val="center"/>
          </w:tcPr>
          <w:p w14:paraId="4E422C2A" w14:textId="77777777" w:rsidR="009A3F16" w:rsidRPr="009A3F16" w:rsidRDefault="009A3F16" w:rsidP="00FD614D">
            <w:pPr>
              <w:jc w:val="center"/>
              <w:rPr>
                <w:rFonts w:ascii="Arial" w:hAnsi="Arial" w:cs="Arial"/>
                <w:sz w:val="22"/>
                <w:szCs w:val="22"/>
                <w:lang w:val="en-GB"/>
              </w:rPr>
            </w:pPr>
            <w:r w:rsidRPr="009A3F16">
              <w:rPr>
                <w:rFonts w:ascii="Arial" w:hAnsi="Arial" w:cs="Arial"/>
                <w:sz w:val="22"/>
                <w:szCs w:val="22"/>
                <w:lang w:val="en-GB"/>
              </w:rPr>
              <w:t>Orbital Period</w:t>
            </w:r>
          </w:p>
        </w:tc>
        <w:tc>
          <w:tcPr>
            <w:tcW w:w="3425" w:type="dxa"/>
            <w:vAlign w:val="center"/>
          </w:tcPr>
          <w:p w14:paraId="5BA518EE" w14:textId="5BAEA39A" w:rsidR="009A3F16" w:rsidRPr="009A3F16" w:rsidRDefault="009A3F16" w:rsidP="00FD614D">
            <w:pPr>
              <w:jc w:val="center"/>
              <w:rPr>
                <w:rFonts w:ascii="Arial" w:hAnsi="Arial" w:cs="Arial"/>
                <w:sz w:val="22"/>
                <w:szCs w:val="22"/>
                <w:lang w:val="en-GB"/>
              </w:rPr>
            </w:pPr>
            <w:r w:rsidRPr="009A3F16">
              <w:rPr>
                <w:rFonts w:ascii="Arial" w:hAnsi="Arial" w:cs="Arial"/>
                <w:sz w:val="22"/>
                <w:szCs w:val="22"/>
                <w:lang w:val="en-GB"/>
              </w:rPr>
              <w:t xml:space="preserve">4.33 </w:t>
            </w:r>
            <w:r w:rsidR="00C1445C">
              <w:rPr>
                <w:rFonts w:ascii="Arial" w:hAnsi="Arial" w:cs="Arial"/>
                <w:sz w:val="22"/>
                <w:szCs w:val="22"/>
                <w:lang w:val="en-GB"/>
              </w:rPr>
              <w:t>×</w:t>
            </w:r>
            <w:r w:rsidRPr="009A3F16">
              <w:rPr>
                <w:rFonts w:ascii="Arial" w:hAnsi="Arial" w:cs="Arial"/>
                <w:sz w:val="22"/>
                <w:szCs w:val="22"/>
                <w:lang w:val="en-GB"/>
              </w:rPr>
              <w:t xml:space="preserve"> 10</w:t>
            </w:r>
            <w:r w:rsidRPr="009A3F16">
              <w:rPr>
                <w:rFonts w:ascii="Arial" w:hAnsi="Arial" w:cs="Arial"/>
                <w:sz w:val="22"/>
                <w:szCs w:val="22"/>
                <w:vertAlign w:val="superscript"/>
                <w:lang w:val="en-GB"/>
              </w:rPr>
              <w:t xml:space="preserve">3 </w:t>
            </w:r>
            <w:r w:rsidRPr="009A3F16">
              <w:rPr>
                <w:rFonts w:ascii="Arial" w:hAnsi="Arial" w:cs="Arial"/>
                <w:sz w:val="22"/>
                <w:szCs w:val="22"/>
                <w:lang w:val="en-GB"/>
              </w:rPr>
              <w:t>earth days</w:t>
            </w:r>
          </w:p>
        </w:tc>
      </w:tr>
      <w:tr w:rsidR="009A3F16" w:rsidRPr="009A3F16" w14:paraId="1799AFF7" w14:textId="77777777" w:rsidTr="00FD614D">
        <w:trPr>
          <w:trHeight w:val="567"/>
        </w:trPr>
        <w:tc>
          <w:tcPr>
            <w:tcW w:w="2953" w:type="dxa"/>
            <w:vAlign w:val="center"/>
          </w:tcPr>
          <w:p w14:paraId="6E96E86B" w14:textId="77777777" w:rsidR="009A3F16" w:rsidRPr="009A3F16" w:rsidRDefault="009A3F16" w:rsidP="00FD614D">
            <w:pPr>
              <w:jc w:val="center"/>
              <w:rPr>
                <w:rFonts w:ascii="Arial" w:hAnsi="Arial" w:cs="Arial"/>
                <w:sz w:val="22"/>
                <w:szCs w:val="22"/>
                <w:lang w:val="en-GB"/>
              </w:rPr>
            </w:pPr>
            <w:r w:rsidRPr="009A3F16">
              <w:rPr>
                <w:rFonts w:ascii="Arial" w:hAnsi="Arial" w:cs="Arial"/>
                <w:sz w:val="22"/>
                <w:szCs w:val="22"/>
                <w:lang w:val="en-GB"/>
              </w:rPr>
              <w:t>Period of Rotation</w:t>
            </w:r>
          </w:p>
        </w:tc>
        <w:tc>
          <w:tcPr>
            <w:tcW w:w="3425" w:type="dxa"/>
            <w:vAlign w:val="center"/>
          </w:tcPr>
          <w:p w14:paraId="2E5F42FD" w14:textId="1708A9B1" w:rsidR="009A3F16" w:rsidRPr="009A3F16" w:rsidRDefault="009A3F16" w:rsidP="00FD614D">
            <w:pPr>
              <w:jc w:val="center"/>
              <w:rPr>
                <w:rFonts w:ascii="Arial" w:hAnsi="Arial" w:cs="Arial"/>
                <w:sz w:val="22"/>
                <w:szCs w:val="22"/>
                <w:lang w:val="en-GB"/>
              </w:rPr>
            </w:pPr>
            <w:r w:rsidRPr="009A3F16">
              <w:rPr>
                <w:rFonts w:ascii="Arial" w:hAnsi="Arial" w:cs="Arial"/>
                <w:sz w:val="22"/>
                <w:szCs w:val="22"/>
                <w:lang w:val="en-GB"/>
              </w:rPr>
              <w:t>9</w:t>
            </w:r>
            <w:r w:rsidR="00E96DC9">
              <w:rPr>
                <w:rFonts w:ascii="Arial" w:hAnsi="Arial" w:cs="Arial"/>
                <w:sz w:val="22"/>
                <w:szCs w:val="22"/>
                <w:lang w:val="en-GB"/>
              </w:rPr>
              <w:t>.00</w:t>
            </w:r>
            <w:r w:rsidRPr="009A3F16">
              <w:rPr>
                <w:rFonts w:ascii="Arial" w:hAnsi="Arial" w:cs="Arial"/>
                <w:sz w:val="22"/>
                <w:szCs w:val="22"/>
                <w:lang w:val="en-GB"/>
              </w:rPr>
              <w:t xml:space="preserve"> hours and 56</w:t>
            </w:r>
            <w:r w:rsidR="00E96DC9">
              <w:rPr>
                <w:rFonts w:ascii="Arial" w:hAnsi="Arial" w:cs="Arial"/>
                <w:sz w:val="22"/>
                <w:szCs w:val="22"/>
                <w:lang w:val="en-GB"/>
              </w:rPr>
              <w:t>.0</w:t>
            </w:r>
            <w:r w:rsidRPr="009A3F16">
              <w:rPr>
                <w:rFonts w:ascii="Arial" w:hAnsi="Arial" w:cs="Arial"/>
                <w:sz w:val="22"/>
                <w:szCs w:val="22"/>
                <w:lang w:val="en-GB"/>
              </w:rPr>
              <w:t xml:space="preserve"> minutes</w:t>
            </w:r>
          </w:p>
        </w:tc>
      </w:tr>
      <w:tr w:rsidR="009A3F16" w:rsidRPr="009A3F16" w14:paraId="6ED24B1D" w14:textId="77777777" w:rsidTr="00FD614D">
        <w:trPr>
          <w:trHeight w:val="567"/>
        </w:trPr>
        <w:tc>
          <w:tcPr>
            <w:tcW w:w="2953" w:type="dxa"/>
            <w:vAlign w:val="center"/>
          </w:tcPr>
          <w:p w14:paraId="7E005837" w14:textId="77777777" w:rsidR="009A3F16" w:rsidRPr="009A3F16" w:rsidRDefault="009A3F16" w:rsidP="00FD614D">
            <w:pPr>
              <w:jc w:val="center"/>
              <w:rPr>
                <w:rFonts w:ascii="Arial" w:hAnsi="Arial" w:cs="Arial"/>
                <w:sz w:val="22"/>
                <w:szCs w:val="22"/>
                <w:lang w:val="en-GB"/>
              </w:rPr>
            </w:pPr>
            <w:r w:rsidRPr="009A3F16">
              <w:rPr>
                <w:rFonts w:ascii="Arial" w:hAnsi="Arial" w:cs="Arial"/>
                <w:sz w:val="22"/>
                <w:szCs w:val="22"/>
                <w:lang w:val="en-GB"/>
              </w:rPr>
              <w:t>Mass</w:t>
            </w:r>
          </w:p>
        </w:tc>
        <w:tc>
          <w:tcPr>
            <w:tcW w:w="3425" w:type="dxa"/>
            <w:vAlign w:val="center"/>
          </w:tcPr>
          <w:p w14:paraId="6E452CBD" w14:textId="544DFF84" w:rsidR="009A3F16" w:rsidRPr="009A3F16" w:rsidRDefault="009A3F16" w:rsidP="00FD614D">
            <w:pPr>
              <w:jc w:val="center"/>
              <w:rPr>
                <w:rFonts w:ascii="Arial" w:hAnsi="Arial" w:cs="Arial"/>
                <w:sz w:val="22"/>
                <w:szCs w:val="22"/>
                <w:lang w:val="en-GB"/>
              </w:rPr>
            </w:pPr>
            <w:r w:rsidRPr="009A3F16">
              <w:rPr>
                <w:rFonts w:ascii="Arial" w:hAnsi="Arial" w:cs="Arial"/>
                <w:sz w:val="22"/>
                <w:szCs w:val="22"/>
                <w:lang w:val="en-GB"/>
              </w:rPr>
              <w:t xml:space="preserve">1.90 </w:t>
            </w:r>
            <w:r w:rsidR="00C1445C">
              <w:rPr>
                <w:rFonts w:ascii="Arial" w:hAnsi="Arial" w:cs="Arial"/>
                <w:sz w:val="22"/>
                <w:szCs w:val="22"/>
                <w:lang w:val="en-GB"/>
              </w:rPr>
              <w:t>×</w:t>
            </w:r>
            <w:r w:rsidRPr="009A3F16">
              <w:rPr>
                <w:rFonts w:ascii="Arial" w:hAnsi="Arial" w:cs="Arial"/>
                <w:sz w:val="22"/>
                <w:szCs w:val="22"/>
                <w:lang w:val="en-GB"/>
              </w:rPr>
              <w:t xml:space="preserve"> 10</w:t>
            </w:r>
            <w:r w:rsidRPr="009A3F16">
              <w:rPr>
                <w:rFonts w:ascii="Arial" w:hAnsi="Arial" w:cs="Arial"/>
                <w:sz w:val="22"/>
                <w:szCs w:val="22"/>
                <w:vertAlign w:val="superscript"/>
                <w:lang w:val="en-GB"/>
              </w:rPr>
              <w:t>27</w:t>
            </w:r>
            <w:r w:rsidRPr="009A3F16">
              <w:rPr>
                <w:rFonts w:ascii="Arial" w:hAnsi="Arial" w:cs="Arial"/>
                <w:sz w:val="22"/>
                <w:szCs w:val="22"/>
                <w:lang w:val="en-GB"/>
              </w:rPr>
              <w:t xml:space="preserve"> kg</w:t>
            </w:r>
          </w:p>
        </w:tc>
      </w:tr>
    </w:tbl>
    <w:p w14:paraId="14988C80" w14:textId="77777777" w:rsidR="009A3F16" w:rsidRPr="009A3F16" w:rsidRDefault="009A3F16" w:rsidP="009A3F16">
      <w:pPr>
        <w:rPr>
          <w:rFonts w:ascii="Arial" w:hAnsi="Arial" w:cs="Arial"/>
          <w:sz w:val="22"/>
          <w:szCs w:val="22"/>
          <w:lang w:val="en-GB"/>
        </w:rPr>
      </w:pPr>
    </w:p>
    <w:p w14:paraId="3B52D2CE" w14:textId="77777777" w:rsidR="009A3F16" w:rsidRDefault="009A3F16" w:rsidP="009A3F16">
      <w:pPr>
        <w:rPr>
          <w:rFonts w:ascii="Arial" w:hAnsi="Arial" w:cs="Arial"/>
          <w:sz w:val="22"/>
          <w:szCs w:val="22"/>
          <w:lang w:val="en-GB"/>
        </w:rPr>
      </w:pPr>
      <w:r w:rsidRPr="009A3F16">
        <w:rPr>
          <w:rFonts w:ascii="Arial" w:hAnsi="Arial" w:cs="Arial"/>
          <w:sz w:val="22"/>
          <w:szCs w:val="22"/>
          <w:lang w:val="en-GB"/>
        </w:rPr>
        <w:t xml:space="preserve">Using the appropriate data from the table above, calculate the altitude that a satellite would need to be placed in for its orbit to be geosynchronous around Jupiter. </w:t>
      </w:r>
    </w:p>
    <w:p w14:paraId="3F4A2962" w14:textId="77777777" w:rsidR="009A3F16" w:rsidRDefault="009A3F16" w:rsidP="009A3F16">
      <w:pPr>
        <w:rPr>
          <w:rFonts w:ascii="Arial" w:hAnsi="Arial" w:cs="Arial"/>
          <w:sz w:val="22"/>
          <w:szCs w:val="22"/>
          <w:lang w:val="en-GB"/>
        </w:rPr>
      </w:pPr>
    </w:p>
    <w:p w14:paraId="11F9A1FA" w14:textId="77777777" w:rsidR="009A3F16" w:rsidRDefault="009A3F16" w:rsidP="009A3F16">
      <w:pPr>
        <w:rPr>
          <w:rFonts w:ascii="Arial" w:hAnsi="Arial" w:cs="Arial"/>
          <w:sz w:val="22"/>
          <w:szCs w:val="22"/>
          <w:lang w:val="en-GB"/>
        </w:rPr>
      </w:pPr>
    </w:p>
    <w:p w14:paraId="78556A2A" w14:textId="77777777" w:rsidR="009A3F16" w:rsidRDefault="009A3F16" w:rsidP="009A3F16">
      <w:pPr>
        <w:rPr>
          <w:rFonts w:ascii="Arial" w:hAnsi="Arial" w:cs="Arial"/>
          <w:sz w:val="22"/>
          <w:szCs w:val="22"/>
          <w:lang w:val="en-GB"/>
        </w:rPr>
      </w:pPr>
    </w:p>
    <w:p w14:paraId="6C6472C1" w14:textId="77777777" w:rsidR="009A3F16" w:rsidRDefault="009A3F16" w:rsidP="009A3F16">
      <w:pPr>
        <w:rPr>
          <w:rFonts w:ascii="Arial" w:hAnsi="Arial" w:cs="Arial"/>
          <w:sz w:val="22"/>
          <w:szCs w:val="22"/>
          <w:lang w:val="en-GB"/>
        </w:rPr>
      </w:pPr>
    </w:p>
    <w:p w14:paraId="03073751" w14:textId="77777777" w:rsidR="009A3F16" w:rsidRDefault="009A3F16" w:rsidP="009A3F16">
      <w:pPr>
        <w:rPr>
          <w:rFonts w:ascii="Arial" w:hAnsi="Arial" w:cs="Arial"/>
          <w:sz w:val="22"/>
          <w:szCs w:val="22"/>
          <w:lang w:val="en-GB"/>
        </w:rPr>
      </w:pPr>
    </w:p>
    <w:p w14:paraId="5DFC9696" w14:textId="77777777" w:rsidR="009A3F16" w:rsidRDefault="009A3F16" w:rsidP="009A3F16">
      <w:pPr>
        <w:rPr>
          <w:rFonts w:ascii="Arial" w:hAnsi="Arial" w:cs="Arial"/>
          <w:sz w:val="22"/>
          <w:szCs w:val="22"/>
          <w:lang w:val="en-GB"/>
        </w:rPr>
      </w:pPr>
    </w:p>
    <w:p w14:paraId="667F4CA7" w14:textId="77777777" w:rsidR="009A3F16" w:rsidRDefault="009A3F16" w:rsidP="009A3F16">
      <w:pPr>
        <w:rPr>
          <w:rFonts w:ascii="Arial" w:hAnsi="Arial" w:cs="Arial"/>
          <w:sz w:val="22"/>
          <w:szCs w:val="22"/>
          <w:lang w:val="en-GB"/>
        </w:rPr>
      </w:pPr>
    </w:p>
    <w:p w14:paraId="40CC91EA" w14:textId="77777777" w:rsidR="009A3F16" w:rsidRDefault="009A3F16" w:rsidP="009A3F16">
      <w:pPr>
        <w:rPr>
          <w:rFonts w:ascii="Arial" w:hAnsi="Arial" w:cs="Arial"/>
          <w:sz w:val="22"/>
          <w:szCs w:val="22"/>
          <w:lang w:val="en-GB"/>
        </w:rPr>
      </w:pPr>
    </w:p>
    <w:p w14:paraId="30102517" w14:textId="77777777" w:rsidR="009A3F16" w:rsidRDefault="009A3F16" w:rsidP="009A3F16">
      <w:pPr>
        <w:rPr>
          <w:rFonts w:ascii="Arial" w:hAnsi="Arial" w:cs="Arial"/>
          <w:sz w:val="22"/>
          <w:szCs w:val="22"/>
          <w:lang w:val="en-GB"/>
        </w:rPr>
      </w:pPr>
    </w:p>
    <w:p w14:paraId="1C68E54F" w14:textId="77777777" w:rsidR="009A3F16" w:rsidRDefault="009A3F16" w:rsidP="009A3F16">
      <w:pPr>
        <w:rPr>
          <w:rFonts w:ascii="Arial" w:hAnsi="Arial" w:cs="Arial"/>
          <w:sz w:val="22"/>
          <w:szCs w:val="22"/>
          <w:lang w:val="en-GB"/>
        </w:rPr>
      </w:pPr>
    </w:p>
    <w:p w14:paraId="3544D839" w14:textId="77777777" w:rsidR="009A3F16" w:rsidRDefault="009A3F16" w:rsidP="009A3F16">
      <w:pPr>
        <w:rPr>
          <w:rFonts w:ascii="Arial" w:hAnsi="Arial" w:cs="Arial"/>
          <w:sz w:val="22"/>
          <w:szCs w:val="22"/>
          <w:lang w:val="en-GB"/>
        </w:rPr>
      </w:pPr>
    </w:p>
    <w:p w14:paraId="6BEBC80C" w14:textId="77777777" w:rsidR="009A3F16" w:rsidRDefault="009A3F16" w:rsidP="009A3F16">
      <w:pPr>
        <w:rPr>
          <w:rFonts w:ascii="Arial" w:hAnsi="Arial" w:cs="Arial"/>
          <w:sz w:val="22"/>
          <w:szCs w:val="22"/>
          <w:lang w:val="en-GB"/>
        </w:rPr>
      </w:pPr>
    </w:p>
    <w:p w14:paraId="27E05214" w14:textId="77777777" w:rsidR="009A3F16" w:rsidRDefault="009A3F16" w:rsidP="009A3F16">
      <w:pPr>
        <w:rPr>
          <w:rFonts w:ascii="Arial" w:hAnsi="Arial" w:cs="Arial"/>
          <w:sz w:val="22"/>
          <w:szCs w:val="22"/>
          <w:lang w:val="en-GB"/>
        </w:rPr>
      </w:pPr>
    </w:p>
    <w:p w14:paraId="62B8FFBB" w14:textId="77777777" w:rsidR="009A3F16" w:rsidRDefault="009A3F16" w:rsidP="009A3F16">
      <w:pPr>
        <w:rPr>
          <w:rFonts w:ascii="Arial" w:hAnsi="Arial" w:cs="Arial"/>
          <w:sz w:val="22"/>
          <w:szCs w:val="22"/>
          <w:lang w:val="en-GB"/>
        </w:rPr>
      </w:pPr>
    </w:p>
    <w:p w14:paraId="648C417C" w14:textId="77777777" w:rsidR="009A3F16" w:rsidRDefault="009A3F16" w:rsidP="009A3F16">
      <w:pPr>
        <w:rPr>
          <w:rFonts w:ascii="Arial" w:hAnsi="Arial" w:cs="Arial"/>
          <w:sz w:val="22"/>
          <w:szCs w:val="22"/>
          <w:lang w:val="en-GB"/>
        </w:rPr>
      </w:pPr>
    </w:p>
    <w:p w14:paraId="209BEC03" w14:textId="77777777" w:rsidR="009A3F16" w:rsidRDefault="009A3F16" w:rsidP="009A3F16">
      <w:pPr>
        <w:rPr>
          <w:rFonts w:ascii="Arial" w:hAnsi="Arial" w:cs="Arial"/>
          <w:sz w:val="22"/>
          <w:szCs w:val="22"/>
          <w:lang w:val="en-GB"/>
        </w:rPr>
      </w:pPr>
    </w:p>
    <w:p w14:paraId="32F86F84" w14:textId="77777777" w:rsidR="009A3F16" w:rsidRDefault="009A3F16" w:rsidP="009A3F16">
      <w:pPr>
        <w:rPr>
          <w:rFonts w:ascii="Arial" w:hAnsi="Arial" w:cs="Arial"/>
          <w:sz w:val="22"/>
          <w:szCs w:val="22"/>
          <w:lang w:val="en-GB"/>
        </w:rPr>
      </w:pPr>
    </w:p>
    <w:p w14:paraId="017972D2" w14:textId="77777777" w:rsidR="009A3F16" w:rsidRDefault="009A3F16" w:rsidP="009A3F16">
      <w:pPr>
        <w:rPr>
          <w:rFonts w:ascii="Arial" w:hAnsi="Arial" w:cs="Arial"/>
          <w:sz w:val="22"/>
          <w:szCs w:val="22"/>
          <w:lang w:val="en-GB"/>
        </w:rPr>
      </w:pPr>
    </w:p>
    <w:p w14:paraId="66A3C2D1" w14:textId="77777777" w:rsidR="009A3F16" w:rsidRDefault="009A3F16" w:rsidP="009A3F16">
      <w:pPr>
        <w:rPr>
          <w:rFonts w:ascii="Arial" w:hAnsi="Arial" w:cs="Arial"/>
          <w:sz w:val="22"/>
          <w:szCs w:val="22"/>
          <w:lang w:val="en-GB"/>
        </w:rPr>
      </w:pPr>
    </w:p>
    <w:p w14:paraId="457779FA" w14:textId="77777777" w:rsidR="009A3F16" w:rsidRDefault="009A3F16" w:rsidP="009A3F16">
      <w:pPr>
        <w:rPr>
          <w:rFonts w:ascii="Arial" w:hAnsi="Arial" w:cs="Arial"/>
          <w:sz w:val="22"/>
          <w:szCs w:val="22"/>
          <w:lang w:val="en-GB"/>
        </w:rPr>
      </w:pPr>
    </w:p>
    <w:p w14:paraId="7AE330E4" w14:textId="77777777" w:rsidR="009A3F16" w:rsidRDefault="009A3F16" w:rsidP="009A3F16">
      <w:pPr>
        <w:rPr>
          <w:rFonts w:ascii="Arial" w:hAnsi="Arial" w:cs="Arial"/>
          <w:sz w:val="22"/>
          <w:szCs w:val="22"/>
          <w:lang w:val="en-GB"/>
        </w:rPr>
      </w:pPr>
    </w:p>
    <w:p w14:paraId="009D2817" w14:textId="77777777" w:rsidR="009A3F16" w:rsidRDefault="009A3F16" w:rsidP="009A3F16">
      <w:pPr>
        <w:rPr>
          <w:rFonts w:ascii="Arial" w:hAnsi="Arial" w:cs="Arial"/>
          <w:sz w:val="22"/>
          <w:szCs w:val="22"/>
          <w:lang w:val="en-GB"/>
        </w:rPr>
      </w:pPr>
    </w:p>
    <w:p w14:paraId="30494C7C" w14:textId="77777777" w:rsidR="009A3F16" w:rsidRDefault="009A3F16" w:rsidP="009A3F16">
      <w:pPr>
        <w:rPr>
          <w:rFonts w:ascii="Arial" w:hAnsi="Arial" w:cs="Arial"/>
          <w:sz w:val="22"/>
          <w:szCs w:val="22"/>
          <w:lang w:val="en-GB"/>
        </w:rPr>
      </w:pPr>
    </w:p>
    <w:p w14:paraId="12B7257D" w14:textId="77777777" w:rsidR="004D69E8" w:rsidRDefault="004D69E8" w:rsidP="009A3F16">
      <w:pPr>
        <w:rPr>
          <w:rFonts w:ascii="Arial" w:hAnsi="Arial" w:cs="Arial"/>
          <w:sz w:val="22"/>
          <w:szCs w:val="22"/>
          <w:lang w:val="en-GB"/>
        </w:rPr>
      </w:pPr>
    </w:p>
    <w:p w14:paraId="21D4671B" w14:textId="77777777" w:rsidR="004D69E8" w:rsidRDefault="004D69E8" w:rsidP="009A3F16">
      <w:pPr>
        <w:rPr>
          <w:rFonts w:ascii="Arial" w:hAnsi="Arial" w:cs="Arial"/>
          <w:sz w:val="22"/>
          <w:szCs w:val="22"/>
          <w:lang w:val="en-GB"/>
        </w:rPr>
      </w:pPr>
    </w:p>
    <w:p w14:paraId="28BB1D23" w14:textId="77777777" w:rsidR="004D69E8" w:rsidRDefault="004D69E8" w:rsidP="009A3F16">
      <w:pPr>
        <w:rPr>
          <w:rFonts w:ascii="Arial" w:hAnsi="Arial" w:cs="Arial"/>
          <w:sz w:val="22"/>
          <w:szCs w:val="22"/>
          <w:lang w:val="en-GB"/>
        </w:rPr>
      </w:pPr>
    </w:p>
    <w:p w14:paraId="56C973EA" w14:textId="77777777" w:rsidR="009A3F16" w:rsidRDefault="009A3F16" w:rsidP="009A3F16">
      <w:pPr>
        <w:rPr>
          <w:rFonts w:ascii="Arial" w:hAnsi="Arial" w:cs="Arial"/>
          <w:sz w:val="22"/>
          <w:szCs w:val="22"/>
          <w:lang w:val="en-GB"/>
        </w:rPr>
      </w:pPr>
    </w:p>
    <w:p w14:paraId="4287BD6F" w14:textId="77777777" w:rsidR="009A3F16" w:rsidRDefault="009A3F16" w:rsidP="009A3F16">
      <w:pPr>
        <w:rPr>
          <w:rFonts w:ascii="Arial" w:hAnsi="Arial" w:cs="Arial"/>
          <w:sz w:val="22"/>
          <w:szCs w:val="22"/>
          <w:lang w:val="en-GB"/>
        </w:rPr>
      </w:pPr>
    </w:p>
    <w:p w14:paraId="0AB7C669" w14:textId="77777777" w:rsidR="009A3F16" w:rsidRDefault="009A3F16" w:rsidP="009A3F16">
      <w:pPr>
        <w:rPr>
          <w:rFonts w:ascii="Arial" w:hAnsi="Arial" w:cs="Arial"/>
          <w:sz w:val="22"/>
          <w:szCs w:val="22"/>
          <w:lang w:val="en-GB"/>
        </w:rPr>
      </w:pPr>
    </w:p>
    <w:p w14:paraId="7CC20192" w14:textId="31960316" w:rsidR="009A3F16" w:rsidRPr="009A3F16" w:rsidRDefault="00860521" w:rsidP="009A3F16">
      <w:pPr>
        <w:jc w:val="right"/>
        <w:rPr>
          <w:rFonts w:ascii="Arial" w:hAnsi="Arial" w:cs="Arial"/>
          <w:sz w:val="22"/>
          <w:szCs w:val="22"/>
          <w:lang w:val="en-GB"/>
        </w:rPr>
      </w:pPr>
      <w:r>
        <w:rPr>
          <w:rFonts w:ascii="Arial" w:hAnsi="Arial" w:cs="Arial"/>
          <w:sz w:val="22"/>
          <w:szCs w:val="22"/>
          <w:lang w:val="en-GB"/>
        </w:rPr>
        <w:t>Answer</w:t>
      </w:r>
      <w:r w:rsidR="009A3F16">
        <w:rPr>
          <w:rFonts w:ascii="Arial" w:hAnsi="Arial" w:cs="Arial"/>
          <w:sz w:val="22"/>
          <w:szCs w:val="22"/>
          <w:lang w:val="en-GB"/>
        </w:rPr>
        <w:t xml:space="preserve"> </w:t>
      </w:r>
      <w:r w:rsidR="00A57FC6" w:rsidRPr="007845CE">
        <w:rPr>
          <w:rFonts w:ascii="Arial" w:hAnsi="Arial" w:cs="Arial"/>
          <w:bCs/>
        </w:rPr>
        <w:t xml:space="preserve">________________ </w:t>
      </w:r>
      <w:r w:rsidR="009A3F16">
        <w:rPr>
          <w:rFonts w:ascii="Arial" w:hAnsi="Arial" w:cs="Arial"/>
          <w:sz w:val="22"/>
          <w:szCs w:val="22"/>
          <w:lang w:val="en-GB"/>
        </w:rPr>
        <w:t>m</w:t>
      </w:r>
    </w:p>
    <w:p w14:paraId="0179A26D" w14:textId="77777777" w:rsidR="009A3F16" w:rsidRDefault="009A3F16" w:rsidP="00013B72">
      <w:pPr>
        <w:spacing w:after="160" w:line="259" w:lineRule="auto"/>
        <w:rPr>
          <w:rFonts w:ascii="Arial" w:hAnsi="Arial" w:cs="Arial"/>
          <w:b/>
          <w:bCs/>
          <w:sz w:val="22"/>
          <w:szCs w:val="22"/>
        </w:rPr>
      </w:pPr>
    </w:p>
    <w:p w14:paraId="7673011C" w14:textId="77777777" w:rsidR="00013B72" w:rsidRPr="00013B72" w:rsidRDefault="00013B72" w:rsidP="00013B72">
      <w:pPr>
        <w:pStyle w:val="ListParagraph"/>
        <w:jc w:val="right"/>
        <w:rPr>
          <w:rFonts w:ascii="Arial" w:hAnsi="Arial" w:cs="Arial"/>
          <w:sz w:val="22"/>
          <w:szCs w:val="22"/>
          <w:lang w:val="en-GB"/>
        </w:rPr>
      </w:pPr>
    </w:p>
    <w:p w14:paraId="09EB3A80" w14:textId="77777777" w:rsidR="008547C1" w:rsidRDefault="008547C1">
      <w:pPr>
        <w:spacing w:after="160" w:line="259" w:lineRule="auto"/>
        <w:rPr>
          <w:rFonts w:ascii="Arial" w:hAnsi="Arial" w:cs="Arial"/>
          <w:sz w:val="22"/>
          <w:szCs w:val="22"/>
          <w:lang w:val="en-GB"/>
        </w:rPr>
      </w:pPr>
      <w:r>
        <w:rPr>
          <w:rFonts w:ascii="Arial" w:hAnsi="Arial" w:cs="Arial"/>
          <w:sz w:val="22"/>
          <w:szCs w:val="22"/>
          <w:lang w:val="en-GB"/>
        </w:rPr>
        <w:br w:type="page"/>
      </w:r>
    </w:p>
    <w:p w14:paraId="05FA2E00" w14:textId="3D662D5A" w:rsidR="00C4226B" w:rsidRDefault="00861F18" w:rsidP="00C4226B">
      <w:pPr>
        <w:spacing w:after="160" w:line="259" w:lineRule="auto"/>
        <w:rPr>
          <w:rFonts w:ascii="Arial" w:hAnsi="Arial" w:cs="Arial"/>
          <w:b/>
          <w:bCs/>
          <w:sz w:val="22"/>
          <w:szCs w:val="22"/>
        </w:rPr>
      </w:pPr>
      <w:r>
        <w:rPr>
          <w:rFonts w:ascii="Arial" w:hAnsi="Arial" w:cs="Arial"/>
          <w:b/>
          <w:bCs/>
          <w:sz w:val="22"/>
          <w:szCs w:val="22"/>
        </w:rPr>
        <w:lastRenderedPageBreak/>
        <w:t xml:space="preserve">Question </w:t>
      </w:r>
      <w:r w:rsidR="00C4226B">
        <w:rPr>
          <w:rFonts w:ascii="Arial" w:hAnsi="Arial" w:cs="Arial"/>
          <w:b/>
          <w:bCs/>
          <w:sz w:val="22"/>
          <w:szCs w:val="22"/>
        </w:rPr>
        <w:t>7</w:t>
      </w:r>
      <w:r w:rsidR="00C4226B">
        <w:rPr>
          <w:rFonts w:ascii="Arial" w:hAnsi="Arial" w:cs="Arial"/>
          <w:b/>
          <w:bCs/>
          <w:sz w:val="22"/>
          <w:szCs w:val="22"/>
        </w:rPr>
        <w:tab/>
      </w:r>
      <w:r w:rsidR="00C4226B">
        <w:rPr>
          <w:rFonts w:ascii="Arial" w:hAnsi="Arial" w:cs="Arial"/>
          <w:b/>
          <w:bCs/>
          <w:sz w:val="22"/>
          <w:szCs w:val="22"/>
        </w:rPr>
        <w:tab/>
      </w:r>
      <w:r w:rsidR="00C4226B">
        <w:rPr>
          <w:rFonts w:ascii="Arial" w:hAnsi="Arial" w:cs="Arial"/>
          <w:b/>
          <w:bCs/>
          <w:sz w:val="22"/>
          <w:szCs w:val="22"/>
        </w:rPr>
        <w:tab/>
      </w:r>
      <w:r w:rsidR="00C4226B">
        <w:rPr>
          <w:rFonts w:ascii="Arial" w:hAnsi="Arial" w:cs="Arial"/>
          <w:b/>
          <w:bCs/>
          <w:sz w:val="22"/>
          <w:szCs w:val="22"/>
        </w:rPr>
        <w:tab/>
      </w:r>
      <w:r w:rsidR="00C4226B">
        <w:rPr>
          <w:rFonts w:ascii="Arial" w:hAnsi="Arial" w:cs="Arial"/>
          <w:b/>
          <w:bCs/>
          <w:sz w:val="22"/>
          <w:szCs w:val="22"/>
        </w:rPr>
        <w:tab/>
      </w:r>
      <w:r w:rsidR="00C4226B">
        <w:rPr>
          <w:rFonts w:ascii="Arial" w:hAnsi="Arial" w:cs="Arial"/>
          <w:b/>
          <w:bCs/>
          <w:sz w:val="22"/>
          <w:szCs w:val="22"/>
        </w:rPr>
        <w:tab/>
      </w:r>
      <w:r w:rsidR="00C4226B">
        <w:rPr>
          <w:rFonts w:ascii="Arial" w:hAnsi="Arial" w:cs="Arial"/>
          <w:b/>
          <w:bCs/>
          <w:sz w:val="22"/>
          <w:szCs w:val="22"/>
        </w:rPr>
        <w:tab/>
      </w:r>
      <w:r w:rsidR="00C4226B">
        <w:rPr>
          <w:rFonts w:ascii="Arial" w:hAnsi="Arial" w:cs="Arial"/>
          <w:b/>
          <w:bCs/>
          <w:sz w:val="22"/>
          <w:szCs w:val="22"/>
        </w:rPr>
        <w:tab/>
      </w:r>
      <w:r w:rsidR="00C4226B">
        <w:rPr>
          <w:rFonts w:ascii="Arial" w:hAnsi="Arial" w:cs="Arial"/>
          <w:b/>
          <w:bCs/>
          <w:sz w:val="22"/>
          <w:szCs w:val="22"/>
        </w:rPr>
        <w:tab/>
      </w:r>
      <w:r w:rsidR="00C4226B">
        <w:rPr>
          <w:rFonts w:ascii="Arial" w:hAnsi="Arial" w:cs="Arial"/>
          <w:b/>
          <w:bCs/>
          <w:sz w:val="22"/>
          <w:szCs w:val="22"/>
        </w:rPr>
        <w:tab/>
      </w:r>
      <w:r w:rsidR="00C4226B">
        <w:rPr>
          <w:rFonts w:ascii="Arial" w:hAnsi="Arial" w:cs="Arial"/>
          <w:b/>
          <w:bCs/>
          <w:sz w:val="22"/>
          <w:szCs w:val="22"/>
        </w:rPr>
        <w:tab/>
      </w:r>
      <w:r w:rsidR="00B80192">
        <w:rPr>
          <w:rFonts w:ascii="Arial" w:hAnsi="Arial" w:cs="Arial"/>
          <w:b/>
          <w:bCs/>
          <w:sz w:val="22"/>
          <w:szCs w:val="22"/>
        </w:rPr>
        <w:t xml:space="preserve">      </w:t>
      </w:r>
      <w:proofErr w:type="gramStart"/>
      <w:r w:rsidR="00B80192">
        <w:rPr>
          <w:rFonts w:ascii="Arial" w:hAnsi="Arial" w:cs="Arial"/>
          <w:b/>
          <w:bCs/>
          <w:sz w:val="22"/>
          <w:szCs w:val="22"/>
        </w:rPr>
        <w:t xml:space="preserve">   </w:t>
      </w:r>
      <w:r w:rsidR="00C4226B">
        <w:rPr>
          <w:rFonts w:ascii="Arial" w:hAnsi="Arial" w:cs="Arial"/>
          <w:b/>
          <w:bCs/>
          <w:sz w:val="22"/>
          <w:szCs w:val="22"/>
        </w:rPr>
        <w:t>(</w:t>
      </w:r>
      <w:proofErr w:type="gramEnd"/>
      <w:r w:rsidR="00FD3683">
        <w:rPr>
          <w:rFonts w:ascii="Arial" w:hAnsi="Arial" w:cs="Arial"/>
          <w:b/>
          <w:bCs/>
          <w:sz w:val="22"/>
          <w:szCs w:val="22"/>
        </w:rPr>
        <w:t>5</w:t>
      </w:r>
      <w:r w:rsidR="00C4226B">
        <w:rPr>
          <w:rFonts w:ascii="Arial" w:hAnsi="Arial" w:cs="Arial"/>
          <w:b/>
          <w:bCs/>
          <w:sz w:val="22"/>
          <w:szCs w:val="22"/>
        </w:rPr>
        <w:t xml:space="preserve"> marks)</w:t>
      </w:r>
    </w:p>
    <w:p w14:paraId="3EC23E35" w14:textId="02BEB2DC" w:rsidR="00FD3683" w:rsidRPr="00641660" w:rsidRDefault="00FD3683" w:rsidP="00FD3683">
      <w:pPr>
        <w:rPr>
          <w:rFonts w:ascii="Arial" w:hAnsi="Arial" w:cs="Arial"/>
          <w:sz w:val="22"/>
          <w:szCs w:val="22"/>
          <w:lang w:val="en-GB"/>
        </w:rPr>
      </w:pPr>
      <w:r w:rsidRPr="00641660">
        <w:rPr>
          <w:rFonts w:ascii="Arial" w:hAnsi="Arial" w:cs="Arial"/>
          <w:sz w:val="22"/>
          <w:szCs w:val="22"/>
          <w:lang w:val="en-GB"/>
        </w:rPr>
        <w:t>Two current carrying wires (A and B) are positioned above the earth’s surface as shown below. Wire A is held in a stationary position directly above Wire B which is free to move</w:t>
      </w:r>
      <w:r w:rsidR="00922D9A">
        <w:rPr>
          <w:rFonts w:ascii="Arial" w:hAnsi="Arial" w:cs="Arial"/>
          <w:sz w:val="22"/>
          <w:szCs w:val="22"/>
          <w:lang w:val="en-GB"/>
        </w:rPr>
        <w:t xml:space="preserve"> vertically</w:t>
      </w:r>
      <w:r w:rsidRPr="00641660">
        <w:rPr>
          <w:rFonts w:ascii="Arial" w:hAnsi="Arial" w:cs="Arial"/>
          <w:sz w:val="22"/>
          <w:szCs w:val="22"/>
          <w:lang w:val="en-GB"/>
        </w:rPr>
        <w:t>. The current in wire A (I</w:t>
      </w:r>
      <w:r w:rsidRPr="00641660">
        <w:rPr>
          <w:rFonts w:ascii="Arial" w:hAnsi="Arial" w:cs="Arial"/>
          <w:sz w:val="22"/>
          <w:szCs w:val="22"/>
          <w:vertAlign w:val="subscript"/>
          <w:lang w:val="en-GB"/>
        </w:rPr>
        <w:t>A</w:t>
      </w:r>
      <w:r w:rsidRPr="00641660">
        <w:rPr>
          <w:rFonts w:ascii="Arial" w:hAnsi="Arial" w:cs="Arial"/>
          <w:sz w:val="22"/>
          <w:szCs w:val="22"/>
          <w:lang w:val="en-GB"/>
        </w:rPr>
        <w:t xml:space="preserve">) flows in the direction shown. </w:t>
      </w:r>
    </w:p>
    <w:p w14:paraId="3CD93B11" w14:textId="542B76CC" w:rsidR="00FD3683" w:rsidRDefault="00FD3683" w:rsidP="00FD3683">
      <w:pPr>
        <w:rPr>
          <w:rFonts w:ascii="Arial" w:hAnsi="Arial" w:cs="Arial"/>
          <w:lang w:val="en-GB"/>
        </w:rPr>
      </w:pPr>
      <w:r>
        <w:rPr>
          <w:rFonts w:ascii="Arial" w:hAnsi="Arial" w:cs="Arial"/>
          <w:noProof/>
          <w:lang w:val="en-GB"/>
        </w:rPr>
        <mc:AlternateContent>
          <mc:Choice Requires="wps">
            <w:drawing>
              <wp:anchor distT="0" distB="0" distL="114300" distR="114300" simplePos="0" relativeHeight="252664832" behindDoc="0" locked="0" layoutInCell="1" allowOverlap="1" wp14:anchorId="3E533CB3" wp14:editId="1BED4093">
                <wp:simplePos x="0" y="0"/>
                <wp:positionH relativeFrom="column">
                  <wp:posOffset>1028700</wp:posOffset>
                </wp:positionH>
                <wp:positionV relativeFrom="paragraph">
                  <wp:posOffset>1321435</wp:posOffset>
                </wp:positionV>
                <wp:extent cx="3543300" cy="0"/>
                <wp:effectExtent l="0" t="19050" r="19050" b="19050"/>
                <wp:wrapNone/>
                <wp:docPr id="287007989" name="Straight Connector 4"/>
                <wp:cNvGraphicFramePr/>
                <a:graphic xmlns:a="http://schemas.openxmlformats.org/drawingml/2006/main">
                  <a:graphicData uri="http://schemas.microsoft.com/office/word/2010/wordprocessingShape">
                    <wps:wsp>
                      <wps:cNvCnPr/>
                      <wps:spPr>
                        <a:xfrm>
                          <a:off x="0" y="0"/>
                          <a:ext cx="3543300" cy="0"/>
                        </a:xfrm>
                        <a:prstGeom prst="line">
                          <a:avLst/>
                        </a:prstGeom>
                        <a:ln w="444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5BE2A2" id="Straight Connector 4" o:spid="_x0000_s1026" style="position:absolute;z-index:252664832;visibility:visible;mso-wrap-style:square;mso-wrap-distance-left:9pt;mso-wrap-distance-top:0;mso-wrap-distance-right:9pt;mso-wrap-distance-bottom:0;mso-position-horizontal:absolute;mso-position-horizontal-relative:text;mso-position-vertical:absolute;mso-position-vertical-relative:text" from="81pt,104.05pt" to="5in,10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" strokecolor="black [3213]" strokeweight="3.5pt">
                <v:stroke joinstyle="miter"/>
              </v:line>
            </w:pict>
          </mc:Fallback>
        </mc:AlternateContent>
      </w:r>
      <w:r>
        <w:rPr>
          <w:rFonts w:ascii="Arial" w:hAnsi="Arial" w:cs="Arial"/>
          <w:noProof/>
          <w:lang w:val="en-GB"/>
        </w:rPr>
        <mc:AlternateContent>
          <mc:Choice Requires="wps">
            <w:drawing>
              <wp:anchor distT="0" distB="0" distL="114300" distR="114300" simplePos="0" relativeHeight="252663808" behindDoc="1" locked="0" layoutInCell="1" allowOverlap="1" wp14:anchorId="0394A503" wp14:editId="403450F5">
                <wp:simplePos x="0" y="0"/>
                <wp:positionH relativeFrom="column">
                  <wp:posOffset>2628900</wp:posOffset>
                </wp:positionH>
                <wp:positionV relativeFrom="paragraph">
                  <wp:posOffset>64135</wp:posOffset>
                </wp:positionV>
                <wp:extent cx="342900" cy="342900"/>
                <wp:effectExtent l="0" t="0" r="0" b="0"/>
                <wp:wrapNone/>
                <wp:docPr id="230329789" name="Text Box 5"/>
                <wp:cNvGraphicFramePr/>
                <a:graphic xmlns:a="http://schemas.openxmlformats.org/drawingml/2006/main">
                  <a:graphicData uri="http://schemas.microsoft.com/office/word/2010/wordprocessingShape">
                    <wps:wsp>
                      <wps:cNvSpPr txBox="1"/>
                      <wps:spPr>
                        <a:xfrm>
                          <a:off x="0" y="0"/>
                          <a:ext cx="342900" cy="342900"/>
                        </a:xfrm>
                        <a:prstGeom prst="rect">
                          <a:avLst/>
                        </a:prstGeom>
                        <a:solidFill>
                          <a:schemeClr val="lt1"/>
                        </a:solidFill>
                        <a:ln w="6350">
                          <a:noFill/>
                        </a:ln>
                      </wps:spPr>
                      <wps:txbx>
                        <w:txbxContent>
                          <w:p w14:paraId="6AE93371" w14:textId="77777777" w:rsidR="00FD3683" w:rsidRPr="006D43E0" w:rsidRDefault="00FD3683" w:rsidP="00FD3683">
                            <w:pPr>
                              <w:rPr>
                                <w:rFonts w:ascii="Arial" w:hAnsi="Arial" w:cs="Arial"/>
                                <w:lang w:val="en-GB"/>
                              </w:rPr>
                            </w:pPr>
                            <w:r>
                              <w:rPr>
                                <w:rFonts w:ascii="Arial" w:hAnsi="Arial" w:cs="Arial"/>
                                <w:lang w:val="en-GB"/>
                              </w:rPr>
                              <w:t>I</w:t>
                            </w:r>
                            <w:r w:rsidRPr="006D43E0">
                              <w:rPr>
                                <w:rFonts w:ascii="Arial" w:hAnsi="Arial" w:cs="Arial"/>
                                <w:vertAlign w:val="subscript"/>
                                <w:lang w:val="en-G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4A503" id="Text Box 5" o:spid="_x0000_s1038" type="#_x0000_t202" style="position:absolute;margin-left:207pt;margin-top:5.05pt;width:27pt;height:27pt;z-index:-25065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" fillcolor="white [3201]" stroked="f" strokeweight=".5pt">
                <v:textbox>
                  <w:txbxContent>
                    <w:p w14:paraId="6AE93371" w14:textId="77777777" w:rsidR="00FD3683" w:rsidRPr="006D43E0" w:rsidRDefault="00FD3683" w:rsidP="00FD3683">
                      <w:pPr>
                        <w:rPr>
                          <w:rFonts w:ascii="Arial" w:hAnsi="Arial" w:cs="Arial"/>
                          <w:lang w:val="en-GB"/>
                        </w:rPr>
                      </w:pPr>
                      <w:r>
                        <w:rPr>
                          <w:rFonts w:ascii="Arial" w:hAnsi="Arial" w:cs="Arial"/>
                          <w:lang w:val="en-GB"/>
                        </w:rPr>
                        <w:t>I</w:t>
                      </w:r>
                      <w:r w:rsidRPr="006D43E0">
                        <w:rPr>
                          <w:rFonts w:ascii="Arial" w:hAnsi="Arial" w:cs="Arial"/>
                          <w:vertAlign w:val="subscript"/>
                          <w:lang w:val="en-GB"/>
                        </w:rPr>
                        <w:t>A</w:t>
                      </w:r>
                    </w:p>
                  </w:txbxContent>
                </v:textbox>
              </v:shape>
            </w:pict>
          </mc:Fallback>
        </mc:AlternateContent>
      </w:r>
      <w:r w:rsidRPr="008B133C">
        <w:rPr>
          <w:rFonts w:ascii="Arial" w:hAnsi="Arial" w:cs="Arial"/>
          <w:noProof/>
          <w:sz w:val="32"/>
          <w:szCs w:val="32"/>
          <w:lang w:val="en-GB"/>
        </w:rPr>
        <mc:AlternateContent>
          <mc:Choice Requires="wps">
            <w:drawing>
              <wp:anchor distT="0" distB="0" distL="114300" distR="114300" simplePos="0" relativeHeight="252662784" behindDoc="0" locked="0" layoutInCell="1" allowOverlap="1" wp14:anchorId="0C89968A" wp14:editId="3E769990">
                <wp:simplePos x="0" y="0"/>
                <wp:positionH relativeFrom="column">
                  <wp:posOffset>2514600</wp:posOffset>
                </wp:positionH>
                <wp:positionV relativeFrom="paragraph">
                  <wp:posOffset>407035</wp:posOffset>
                </wp:positionV>
                <wp:extent cx="228600" cy="0"/>
                <wp:effectExtent l="0" t="95250" r="0" b="95250"/>
                <wp:wrapNone/>
                <wp:docPr id="383683371" name="Straight Arrow Connector 6"/>
                <wp:cNvGraphicFramePr/>
                <a:graphic xmlns:a="http://schemas.openxmlformats.org/drawingml/2006/main">
                  <a:graphicData uri="http://schemas.microsoft.com/office/word/2010/wordprocessingShape">
                    <wps:wsp>
                      <wps:cNvCnPr/>
                      <wps:spPr>
                        <a:xfrm>
                          <a:off x="0" y="0"/>
                          <a:ext cx="228600" cy="0"/>
                        </a:xfrm>
                        <a:prstGeom prst="straightConnector1">
                          <a:avLst/>
                        </a:prstGeom>
                        <a:ln w="444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A3376E" id="_x0000_t32" coordsize="21600,21600" o:spt="32" o:oned="t" path="m,l21600,21600e" filled="f">
                <v:path arrowok="t" fillok="f" o:connecttype="none"/>
                <o:lock v:ext="edit" shapetype="t"/>
              </v:shapetype>
              <v:shape id="Straight Arrow Connector 6" o:spid="_x0000_s1026" type="#_x0000_t32" style="position:absolute;margin-left:198pt;margin-top:32.05pt;width:18pt;height:0;z-index:25266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" strokecolor="black [3213]" strokeweight="3.5pt">
                <v:stroke endarrow="block" joinstyle="miter"/>
              </v:shape>
            </w:pict>
          </mc:Fallback>
        </mc:AlternateContent>
      </w:r>
      <w:r>
        <w:rPr>
          <w:rFonts w:ascii="Arial" w:hAnsi="Arial" w:cs="Arial"/>
          <w:noProof/>
          <w:lang w:val="en-GB"/>
        </w:rPr>
        <mc:AlternateContent>
          <mc:Choice Requires="wps">
            <w:drawing>
              <wp:anchor distT="0" distB="0" distL="114300" distR="114300" simplePos="0" relativeHeight="252659712" behindDoc="0" locked="0" layoutInCell="1" allowOverlap="1" wp14:anchorId="4914AB4E" wp14:editId="2279550A">
                <wp:simplePos x="0" y="0"/>
                <wp:positionH relativeFrom="column">
                  <wp:posOffset>1028700</wp:posOffset>
                </wp:positionH>
                <wp:positionV relativeFrom="paragraph">
                  <wp:posOffset>407035</wp:posOffset>
                </wp:positionV>
                <wp:extent cx="3543300" cy="0"/>
                <wp:effectExtent l="0" t="19050" r="19050" b="19050"/>
                <wp:wrapNone/>
                <wp:docPr id="2034542709" name="Straight Connector 4"/>
                <wp:cNvGraphicFramePr/>
                <a:graphic xmlns:a="http://schemas.openxmlformats.org/drawingml/2006/main">
                  <a:graphicData uri="http://schemas.microsoft.com/office/word/2010/wordprocessingShape">
                    <wps:wsp>
                      <wps:cNvCnPr/>
                      <wps:spPr>
                        <a:xfrm>
                          <a:off x="0" y="0"/>
                          <a:ext cx="3543300" cy="0"/>
                        </a:xfrm>
                        <a:prstGeom prst="line">
                          <a:avLst/>
                        </a:prstGeom>
                        <a:ln w="444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6F7084" id="Straight Connector 4" o:spid="_x0000_s1026" style="position:absolute;z-index:252659712;visibility:visible;mso-wrap-style:square;mso-wrap-distance-left:9pt;mso-wrap-distance-top:0;mso-wrap-distance-right:9pt;mso-wrap-distance-bottom:0;mso-position-horizontal:absolute;mso-position-horizontal-relative:text;mso-position-vertical:absolute;mso-position-vertical-relative:text" from="81pt,32.05pt" to="5in,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" strokecolor="black [3213]" strokeweight="3.5pt">
                <v:stroke joinstyle="miter"/>
              </v:line>
            </w:pict>
          </mc:Fallback>
        </mc:AlternateContent>
      </w:r>
    </w:p>
    <w:p w14:paraId="74BBBD69" w14:textId="3216325C" w:rsidR="00FD3683" w:rsidRPr="006D43E0" w:rsidRDefault="00FD3683" w:rsidP="00FD3683">
      <w:pPr>
        <w:rPr>
          <w:rFonts w:ascii="Arial" w:hAnsi="Arial" w:cs="Arial"/>
          <w:lang w:val="en-GB"/>
        </w:rPr>
      </w:pPr>
      <w:r>
        <w:rPr>
          <w:rFonts w:ascii="Arial" w:hAnsi="Arial" w:cs="Arial"/>
          <w:noProof/>
          <w:lang w:val="en-GB"/>
        </w:rPr>
        <mc:AlternateContent>
          <mc:Choice Requires="wps">
            <w:drawing>
              <wp:anchor distT="0" distB="0" distL="114300" distR="114300" simplePos="0" relativeHeight="252666880" behindDoc="1" locked="0" layoutInCell="1" allowOverlap="1" wp14:anchorId="53A0F0CA" wp14:editId="58A751C1">
                <wp:simplePos x="0" y="0"/>
                <wp:positionH relativeFrom="column">
                  <wp:posOffset>4882515</wp:posOffset>
                </wp:positionH>
                <wp:positionV relativeFrom="paragraph">
                  <wp:posOffset>137795</wp:posOffset>
                </wp:positionV>
                <wp:extent cx="571500" cy="342900"/>
                <wp:effectExtent l="0" t="0" r="0" b="0"/>
                <wp:wrapNone/>
                <wp:docPr id="93165911" name="Text Box 5"/>
                <wp:cNvGraphicFramePr/>
                <a:graphic xmlns:a="http://schemas.openxmlformats.org/drawingml/2006/main">
                  <a:graphicData uri="http://schemas.microsoft.com/office/word/2010/wordprocessingShape">
                    <wps:wsp>
                      <wps:cNvSpPr txBox="1"/>
                      <wps:spPr>
                        <a:xfrm>
                          <a:off x="0" y="0"/>
                          <a:ext cx="571500" cy="342900"/>
                        </a:xfrm>
                        <a:prstGeom prst="rect">
                          <a:avLst/>
                        </a:prstGeom>
                        <a:solidFill>
                          <a:schemeClr val="lt1"/>
                        </a:solidFill>
                        <a:ln w="6350">
                          <a:noFill/>
                        </a:ln>
                      </wps:spPr>
                      <wps:txbx>
                        <w:txbxContent>
                          <w:p w14:paraId="20C11D03" w14:textId="05D5CF3D" w:rsidR="00FD3683" w:rsidRPr="00FD3683" w:rsidRDefault="00FD3683" w:rsidP="00FD3683">
                            <w:pPr>
                              <w:rPr>
                                <w:rFonts w:ascii="Arial" w:hAnsi="Arial" w:cs="Arial"/>
                                <w:sz w:val="18"/>
                                <w:szCs w:val="18"/>
                                <w:lang w:val="en-GB"/>
                              </w:rPr>
                            </w:pPr>
                            <w:r w:rsidRPr="00FD3683">
                              <w:rPr>
                                <w:rFonts w:ascii="Arial" w:hAnsi="Arial" w:cs="Arial"/>
                                <w:sz w:val="18"/>
                                <w:szCs w:val="18"/>
                                <w:lang w:val="en-GB"/>
                              </w:rPr>
                              <w:t>Wire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0F0CA" id="_x0000_s1039" type="#_x0000_t202" style="position:absolute;margin-left:384.45pt;margin-top:10.85pt;width:45pt;height:27pt;z-index:-25064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" fillcolor="white [3201]" stroked="f" strokeweight=".5pt">
                <v:textbox>
                  <w:txbxContent>
                    <w:p w14:paraId="20C11D03" w14:textId="05D5CF3D" w:rsidR="00FD3683" w:rsidRPr="00FD3683" w:rsidRDefault="00FD3683" w:rsidP="00FD3683">
                      <w:pPr>
                        <w:rPr>
                          <w:rFonts w:ascii="Arial" w:hAnsi="Arial" w:cs="Arial"/>
                          <w:sz w:val="18"/>
                          <w:szCs w:val="18"/>
                          <w:lang w:val="en-GB"/>
                        </w:rPr>
                      </w:pPr>
                      <w:r w:rsidRPr="00FD3683">
                        <w:rPr>
                          <w:rFonts w:ascii="Arial" w:hAnsi="Arial" w:cs="Arial"/>
                          <w:sz w:val="18"/>
                          <w:szCs w:val="18"/>
                          <w:lang w:val="en-GB"/>
                        </w:rPr>
                        <w:t>Wire A</w:t>
                      </w:r>
                    </w:p>
                  </w:txbxContent>
                </v:textbox>
              </v:shape>
            </w:pict>
          </mc:Fallback>
        </mc:AlternateContent>
      </w:r>
    </w:p>
    <w:p w14:paraId="615E54DC" w14:textId="4A2789E9" w:rsidR="00FD3683" w:rsidRPr="006D43E0" w:rsidRDefault="00FD3683" w:rsidP="00FD3683">
      <w:pPr>
        <w:rPr>
          <w:rFonts w:ascii="Arial" w:hAnsi="Arial" w:cs="Arial"/>
          <w:lang w:val="en-GB"/>
        </w:rPr>
      </w:pPr>
    </w:p>
    <w:p w14:paraId="7AEA7587" w14:textId="6ADE65A7" w:rsidR="00FD3683" w:rsidRPr="006D43E0" w:rsidRDefault="00FD3683" w:rsidP="00FD3683">
      <w:pPr>
        <w:rPr>
          <w:rFonts w:ascii="Arial" w:hAnsi="Arial" w:cs="Arial"/>
          <w:lang w:val="en-GB"/>
        </w:rPr>
      </w:pPr>
    </w:p>
    <w:p w14:paraId="0FABB4AE" w14:textId="3A326692" w:rsidR="00FD3683" w:rsidRPr="006D43E0" w:rsidRDefault="00FD3683" w:rsidP="00FD3683">
      <w:pPr>
        <w:rPr>
          <w:rFonts w:ascii="Arial" w:hAnsi="Arial" w:cs="Arial"/>
          <w:lang w:val="en-GB"/>
        </w:rPr>
      </w:pPr>
    </w:p>
    <w:p w14:paraId="493F3BC5" w14:textId="0C1E0741" w:rsidR="00FD3683" w:rsidRDefault="00FD3683" w:rsidP="00FD3683">
      <w:pPr>
        <w:rPr>
          <w:rFonts w:ascii="Arial" w:hAnsi="Arial" w:cs="Arial"/>
          <w:lang w:val="en-GB"/>
        </w:rPr>
      </w:pPr>
    </w:p>
    <w:p w14:paraId="19E4D620" w14:textId="38A58184" w:rsidR="00FD3683" w:rsidRDefault="00FD3683" w:rsidP="00FD3683">
      <w:pPr>
        <w:rPr>
          <w:rFonts w:ascii="Arial" w:hAnsi="Arial" w:cs="Arial"/>
          <w:lang w:val="en-GB"/>
        </w:rPr>
      </w:pPr>
    </w:p>
    <w:p w14:paraId="40971D19" w14:textId="1C3B0B29" w:rsidR="00FD3683" w:rsidRDefault="00FD3683" w:rsidP="00FD3683">
      <w:pPr>
        <w:rPr>
          <w:rFonts w:ascii="Arial" w:hAnsi="Arial" w:cs="Arial"/>
          <w:lang w:val="en-GB"/>
        </w:rPr>
      </w:pPr>
    </w:p>
    <w:p w14:paraId="50DBEC26" w14:textId="1896AF98" w:rsidR="00FD3683" w:rsidRDefault="00FD3683" w:rsidP="00FD3683">
      <w:pPr>
        <w:rPr>
          <w:rFonts w:ascii="Arial" w:hAnsi="Arial" w:cs="Arial"/>
          <w:lang w:val="en-GB"/>
        </w:rPr>
      </w:pPr>
      <w:r>
        <w:rPr>
          <w:rFonts w:ascii="Arial" w:hAnsi="Arial" w:cs="Arial"/>
          <w:noProof/>
          <w:lang w:val="en-GB"/>
        </w:rPr>
        <mc:AlternateContent>
          <mc:Choice Requires="wps">
            <w:drawing>
              <wp:anchor distT="0" distB="0" distL="114300" distR="114300" simplePos="0" relativeHeight="252668928" behindDoc="1" locked="0" layoutInCell="1" allowOverlap="1" wp14:anchorId="1B14D19B" wp14:editId="6FB15D0D">
                <wp:simplePos x="0" y="0"/>
                <wp:positionH relativeFrom="column">
                  <wp:posOffset>4882515</wp:posOffset>
                </wp:positionH>
                <wp:positionV relativeFrom="paragraph">
                  <wp:posOffset>10795</wp:posOffset>
                </wp:positionV>
                <wp:extent cx="571500" cy="342900"/>
                <wp:effectExtent l="0" t="0" r="0" b="0"/>
                <wp:wrapNone/>
                <wp:docPr id="1250718674" name="Text Box 5"/>
                <wp:cNvGraphicFramePr/>
                <a:graphic xmlns:a="http://schemas.openxmlformats.org/drawingml/2006/main">
                  <a:graphicData uri="http://schemas.microsoft.com/office/word/2010/wordprocessingShape">
                    <wps:wsp>
                      <wps:cNvSpPr txBox="1"/>
                      <wps:spPr>
                        <a:xfrm>
                          <a:off x="0" y="0"/>
                          <a:ext cx="571500" cy="342900"/>
                        </a:xfrm>
                        <a:prstGeom prst="rect">
                          <a:avLst/>
                        </a:prstGeom>
                        <a:solidFill>
                          <a:schemeClr val="lt1"/>
                        </a:solidFill>
                        <a:ln w="6350">
                          <a:noFill/>
                        </a:ln>
                      </wps:spPr>
                      <wps:txbx>
                        <w:txbxContent>
                          <w:p w14:paraId="7D1FC989" w14:textId="58D760C7" w:rsidR="00FD3683" w:rsidRPr="00FD3683" w:rsidRDefault="00FD3683" w:rsidP="00FD3683">
                            <w:pPr>
                              <w:rPr>
                                <w:rFonts w:ascii="Arial" w:hAnsi="Arial" w:cs="Arial"/>
                                <w:sz w:val="18"/>
                                <w:szCs w:val="18"/>
                                <w:lang w:val="en-GB"/>
                              </w:rPr>
                            </w:pPr>
                            <w:r w:rsidRPr="00FD3683">
                              <w:rPr>
                                <w:rFonts w:ascii="Arial" w:hAnsi="Arial" w:cs="Arial"/>
                                <w:sz w:val="18"/>
                                <w:szCs w:val="18"/>
                                <w:lang w:val="en-GB"/>
                              </w:rPr>
                              <w:t xml:space="preserve">Wire </w:t>
                            </w:r>
                            <w:r>
                              <w:rPr>
                                <w:rFonts w:ascii="Arial" w:hAnsi="Arial" w:cs="Arial"/>
                                <w:sz w:val="18"/>
                                <w:szCs w:val="18"/>
                                <w:lang w:val="en-G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4D19B" id="_x0000_s1040" type="#_x0000_t202" style="position:absolute;margin-left:384.45pt;margin-top:.85pt;width:45pt;height:27pt;z-index:-25064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" fillcolor="white [3201]" stroked="f" strokeweight=".5pt">
                <v:textbox>
                  <w:txbxContent>
                    <w:p w14:paraId="7D1FC989" w14:textId="58D760C7" w:rsidR="00FD3683" w:rsidRPr="00FD3683" w:rsidRDefault="00FD3683" w:rsidP="00FD3683">
                      <w:pPr>
                        <w:rPr>
                          <w:rFonts w:ascii="Arial" w:hAnsi="Arial" w:cs="Arial"/>
                          <w:sz w:val="18"/>
                          <w:szCs w:val="18"/>
                          <w:lang w:val="en-GB"/>
                        </w:rPr>
                      </w:pPr>
                      <w:r w:rsidRPr="00FD3683">
                        <w:rPr>
                          <w:rFonts w:ascii="Arial" w:hAnsi="Arial" w:cs="Arial"/>
                          <w:sz w:val="18"/>
                          <w:szCs w:val="18"/>
                          <w:lang w:val="en-GB"/>
                        </w:rPr>
                        <w:t xml:space="preserve">Wire </w:t>
                      </w:r>
                      <w:r>
                        <w:rPr>
                          <w:rFonts w:ascii="Arial" w:hAnsi="Arial" w:cs="Arial"/>
                          <w:sz w:val="18"/>
                          <w:szCs w:val="18"/>
                          <w:lang w:val="en-GB"/>
                        </w:rPr>
                        <w:t>B</w:t>
                      </w:r>
                    </w:p>
                  </w:txbxContent>
                </v:textbox>
              </v:shape>
            </w:pict>
          </mc:Fallback>
        </mc:AlternateContent>
      </w:r>
    </w:p>
    <w:p w14:paraId="1E1EF401" w14:textId="77777777" w:rsidR="00FD3683" w:rsidRDefault="00FD3683" w:rsidP="00FD3683">
      <w:pPr>
        <w:rPr>
          <w:rFonts w:ascii="Arial" w:hAnsi="Arial" w:cs="Arial"/>
          <w:lang w:val="en-GB"/>
        </w:rPr>
      </w:pPr>
    </w:p>
    <w:p w14:paraId="655C9D4F" w14:textId="77777777" w:rsidR="00FD3683" w:rsidRDefault="00FD3683" w:rsidP="00FD3683">
      <w:pPr>
        <w:rPr>
          <w:rFonts w:ascii="Arial" w:hAnsi="Arial" w:cs="Arial"/>
          <w:lang w:val="en-GB"/>
        </w:rPr>
      </w:pPr>
    </w:p>
    <w:p w14:paraId="7AF75021" w14:textId="6EB923D8" w:rsidR="00FD3683" w:rsidRPr="00641660" w:rsidRDefault="00FD3683" w:rsidP="00FD3683">
      <w:pPr>
        <w:rPr>
          <w:rFonts w:ascii="Arial" w:hAnsi="Arial" w:cs="Arial"/>
          <w:sz w:val="22"/>
          <w:szCs w:val="22"/>
          <w:lang w:val="en-GB"/>
        </w:rPr>
      </w:pPr>
      <w:r w:rsidRPr="00641660">
        <w:rPr>
          <w:rFonts w:ascii="Arial" w:hAnsi="Arial" w:cs="Arial"/>
          <w:sz w:val="22"/>
          <w:szCs w:val="22"/>
          <w:lang w:val="en-GB"/>
        </w:rPr>
        <w:t>Wire B has current flowing through it in a direction which causes it to remain in a stationary position (i</w:t>
      </w:r>
      <w:r w:rsidR="004970EC">
        <w:rPr>
          <w:rFonts w:ascii="Arial" w:hAnsi="Arial" w:cs="Arial"/>
          <w:sz w:val="22"/>
          <w:szCs w:val="22"/>
          <w:lang w:val="en-GB"/>
        </w:rPr>
        <w:t>.</w:t>
      </w:r>
      <w:r w:rsidRPr="00641660">
        <w:rPr>
          <w:rFonts w:ascii="Arial" w:hAnsi="Arial" w:cs="Arial"/>
          <w:sz w:val="22"/>
          <w:szCs w:val="22"/>
          <w:lang w:val="en-GB"/>
        </w:rPr>
        <w:t>e</w:t>
      </w:r>
      <w:r w:rsidR="004970EC">
        <w:rPr>
          <w:rFonts w:ascii="Arial" w:hAnsi="Arial" w:cs="Arial"/>
          <w:sz w:val="22"/>
          <w:szCs w:val="22"/>
          <w:lang w:val="en-GB"/>
        </w:rPr>
        <w:t>.</w:t>
      </w:r>
      <w:r w:rsidRPr="00641660">
        <w:rPr>
          <w:rFonts w:ascii="Arial" w:hAnsi="Arial" w:cs="Arial"/>
          <w:sz w:val="22"/>
          <w:szCs w:val="22"/>
          <w:lang w:val="en-GB"/>
        </w:rPr>
        <w:t xml:space="preserve"> – levitate above the earth).</w:t>
      </w:r>
    </w:p>
    <w:p w14:paraId="57A5F69C" w14:textId="77777777" w:rsidR="00641660" w:rsidRDefault="00641660" w:rsidP="00FD3683">
      <w:pPr>
        <w:rPr>
          <w:rFonts w:ascii="Arial" w:hAnsi="Arial" w:cs="Arial"/>
          <w:lang w:val="en-GB"/>
        </w:rPr>
      </w:pPr>
    </w:p>
    <w:p w14:paraId="6C52C884" w14:textId="2BD3A024" w:rsidR="00FD3683" w:rsidRPr="00125041" w:rsidRDefault="00FD3683" w:rsidP="00C3212E">
      <w:pPr>
        <w:rPr>
          <w:rFonts w:ascii="Arial" w:hAnsi="Arial" w:cs="Arial"/>
          <w:sz w:val="22"/>
          <w:szCs w:val="22"/>
          <w:lang w:val="en-GB"/>
        </w:rPr>
      </w:pPr>
      <w:r w:rsidRPr="00125041">
        <w:rPr>
          <w:rFonts w:ascii="Arial" w:hAnsi="Arial" w:cs="Arial"/>
          <w:sz w:val="22"/>
          <w:szCs w:val="22"/>
          <w:lang w:val="en-GB"/>
        </w:rPr>
        <w:t>(a)</w:t>
      </w:r>
      <w:r w:rsidRPr="00125041">
        <w:rPr>
          <w:rFonts w:ascii="Arial" w:hAnsi="Arial" w:cs="Arial"/>
          <w:sz w:val="22"/>
          <w:szCs w:val="22"/>
          <w:lang w:val="en-GB"/>
        </w:rPr>
        <w:tab/>
        <w:t>On the diagram above, indicate the direction of current in wire B (I</w:t>
      </w:r>
      <w:r w:rsidRPr="00125041">
        <w:rPr>
          <w:rFonts w:ascii="Arial" w:hAnsi="Arial" w:cs="Arial"/>
          <w:sz w:val="22"/>
          <w:szCs w:val="22"/>
          <w:vertAlign w:val="subscript"/>
          <w:lang w:val="en-GB"/>
        </w:rPr>
        <w:t>B</w:t>
      </w:r>
      <w:r w:rsidRPr="00125041">
        <w:rPr>
          <w:rFonts w:ascii="Arial" w:hAnsi="Arial" w:cs="Arial"/>
          <w:sz w:val="22"/>
          <w:szCs w:val="22"/>
          <w:lang w:val="en-GB"/>
        </w:rPr>
        <w:t xml:space="preserve">) which enables it to remain in </w:t>
      </w:r>
      <w:r w:rsidR="002A3451">
        <w:rPr>
          <w:rFonts w:ascii="Arial" w:hAnsi="Arial" w:cs="Arial"/>
          <w:sz w:val="22"/>
          <w:szCs w:val="22"/>
          <w:lang w:val="en-GB"/>
        </w:rPr>
        <w:tab/>
      </w:r>
      <w:r w:rsidRPr="00125041">
        <w:rPr>
          <w:rFonts w:ascii="Arial" w:hAnsi="Arial" w:cs="Arial"/>
          <w:sz w:val="22"/>
          <w:szCs w:val="22"/>
          <w:lang w:val="en-GB"/>
        </w:rPr>
        <w:t xml:space="preserve">a stationary position. </w:t>
      </w:r>
      <w:r w:rsidR="00C3212E">
        <w:rPr>
          <w:rFonts w:ascii="Arial" w:hAnsi="Arial" w:cs="Arial"/>
          <w:sz w:val="22"/>
          <w:szCs w:val="22"/>
          <w:lang w:val="en-GB"/>
        </w:rPr>
        <w:t xml:space="preserve">                                                                                     </w:t>
      </w:r>
      <w:r w:rsidR="002A3451">
        <w:rPr>
          <w:rFonts w:ascii="Arial" w:hAnsi="Arial" w:cs="Arial"/>
          <w:sz w:val="22"/>
          <w:szCs w:val="22"/>
          <w:lang w:val="en-GB"/>
        </w:rPr>
        <w:tab/>
        <w:t xml:space="preserve">            </w:t>
      </w:r>
      <w:r w:rsidRPr="00125041">
        <w:rPr>
          <w:rFonts w:ascii="Arial" w:hAnsi="Arial" w:cs="Arial"/>
          <w:sz w:val="22"/>
          <w:szCs w:val="22"/>
          <w:lang w:val="en-GB"/>
        </w:rPr>
        <w:t>(1</w:t>
      </w:r>
      <w:r w:rsidR="00C3212E">
        <w:rPr>
          <w:rFonts w:ascii="Arial" w:hAnsi="Arial" w:cs="Arial"/>
          <w:sz w:val="22"/>
          <w:szCs w:val="22"/>
          <w:lang w:val="en-GB"/>
        </w:rPr>
        <w:t xml:space="preserve"> mark</w:t>
      </w:r>
      <w:r w:rsidRPr="00125041">
        <w:rPr>
          <w:rFonts w:ascii="Arial" w:hAnsi="Arial" w:cs="Arial"/>
          <w:sz w:val="22"/>
          <w:szCs w:val="22"/>
          <w:lang w:val="en-GB"/>
        </w:rPr>
        <w:t>)</w:t>
      </w:r>
    </w:p>
    <w:p w14:paraId="3EE350B0" w14:textId="77777777" w:rsidR="00FD3683" w:rsidRPr="00125041" w:rsidRDefault="00FD3683" w:rsidP="00FD3683">
      <w:pPr>
        <w:jc w:val="right"/>
        <w:rPr>
          <w:rFonts w:ascii="Arial" w:hAnsi="Arial" w:cs="Arial"/>
          <w:sz w:val="22"/>
          <w:szCs w:val="22"/>
          <w:lang w:val="en-GB"/>
        </w:rPr>
      </w:pPr>
    </w:p>
    <w:p w14:paraId="319B3699" w14:textId="03C6A8D1" w:rsidR="00FD3683" w:rsidRPr="00125041" w:rsidRDefault="00FD3683" w:rsidP="00FD3683">
      <w:pPr>
        <w:rPr>
          <w:rFonts w:ascii="Arial" w:hAnsi="Arial" w:cs="Arial"/>
          <w:sz w:val="22"/>
          <w:szCs w:val="22"/>
          <w:lang w:val="en-GB"/>
        </w:rPr>
      </w:pPr>
    </w:p>
    <w:p w14:paraId="2A8A4A13" w14:textId="1F878C90" w:rsidR="00FD3683" w:rsidRPr="00125041" w:rsidRDefault="00FD3683" w:rsidP="00FD3683">
      <w:pPr>
        <w:rPr>
          <w:rFonts w:ascii="Arial" w:hAnsi="Arial" w:cs="Arial"/>
          <w:sz w:val="22"/>
          <w:szCs w:val="22"/>
          <w:lang w:val="en-GB"/>
        </w:rPr>
      </w:pPr>
      <w:r w:rsidRPr="00125041">
        <w:rPr>
          <w:rFonts w:ascii="Arial" w:hAnsi="Arial" w:cs="Arial"/>
          <w:sz w:val="22"/>
          <w:szCs w:val="22"/>
          <w:lang w:val="en-GB"/>
        </w:rPr>
        <w:t>(b)</w:t>
      </w:r>
      <w:r w:rsidRPr="00125041">
        <w:rPr>
          <w:rFonts w:ascii="Arial" w:hAnsi="Arial" w:cs="Arial"/>
          <w:sz w:val="22"/>
          <w:szCs w:val="22"/>
          <w:lang w:val="en-GB"/>
        </w:rPr>
        <w:tab/>
      </w:r>
      <w:r w:rsidR="00922D9A" w:rsidRPr="00125041">
        <w:rPr>
          <w:rFonts w:ascii="Arial" w:hAnsi="Arial" w:cs="Arial"/>
          <w:sz w:val="22"/>
          <w:szCs w:val="22"/>
          <w:lang w:val="en-GB"/>
        </w:rPr>
        <w:t>The current in wire A (I</w:t>
      </w:r>
      <w:r w:rsidR="00922D9A" w:rsidRPr="00125041">
        <w:rPr>
          <w:rFonts w:ascii="Arial" w:hAnsi="Arial" w:cs="Arial"/>
          <w:sz w:val="22"/>
          <w:szCs w:val="22"/>
          <w:vertAlign w:val="subscript"/>
          <w:lang w:val="en-GB"/>
        </w:rPr>
        <w:t>A</w:t>
      </w:r>
      <w:r w:rsidR="00922D9A" w:rsidRPr="00125041">
        <w:rPr>
          <w:rFonts w:ascii="Arial" w:hAnsi="Arial" w:cs="Arial"/>
          <w:sz w:val="22"/>
          <w:szCs w:val="22"/>
          <w:lang w:val="en-GB"/>
        </w:rPr>
        <w:t>) is gradually decreased in magnitude.</w:t>
      </w:r>
      <w:r w:rsidR="00922D9A">
        <w:rPr>
          <w:rFonts w:ascii="Arial" w:hAnsi="Arial" w:cs="Arial"/>
          <w:sz w:val="22"/>
          <w:szCs w:val="22"/>
          <w:lang w:val="en-GB"/>
        </w:rPr>
        <w:t xml:space="preserve"> </w:t>
      </w:r>
      <w:r w:rsidRPr="00125041">
        <w:rPr>
          <w:rFonts w:ascii="Arial" w:hAnsi="Arial" w:cs="Arial"/>
          <w:sz w:val="22"/>
          <w:szCs w:val="22"/>
          <w:lang w:val="en-GB"/>
        </w:rPr>
        <w:t xml:space="preserve">Describe the motion of wire B </w:t>
      </w:r>
      <w:r w:rsidR="00922D9A">
        <w:rPr>
          <w:rFonts w:ascii="Arial" w:hAnsi="Arial" w:cs="Arial"/>
          <w:sz w:val="22"/>
          <w:szCs w:val="22"/>
          <w:lang w:val="en-GB"/>
        </w:rPr>
        <w:tab/>
      </w:r>
      <w:r w:rsidRPr="00125041">
        <w:rPr>
          <w:rFonts w:ascii="Arial" w:hAnsi="Arial" w:cs="Arial"/>
          <w:sz w:val="22"/>
          <w:szCs w:val="22"/>
          <w:lang w:val="en-GB"/>
        </w:rPr>
        <w:t>which results from this change in I</w:t>
      </w:r>
      <w:r w:rsidRPr="00125041">
        <w:rPr>
          <w:rFonts w:ascii="Arial" w:hAnsi="Arial" w:cs="Arial"/>
          <w:sz w:val="22"/>
          <w:szCs w:val="22"/>
          <w:vertAlign w:val="subscript"/>
          <w:lang w:val="en-GB"/>
        </w:rPr>
        <w:t>A</w:t>
      </w:r>
      <w:r w:rsidRPr="00125041">
        <w:rPr>
          <w:rFonts w:ascii="Arial" w:hAnsi="Arial" w:cs="Arial"/>
          <w:sz w:val="22"/>
          <w:szCs w:val="22"/>
          <w:lang w:val="en-GB"/>
        </w:rPr>
        <w:t>. Explain your answer.</w:t>
      </w:r>
    </w:p>
    <w:p w14:paraId="1648811D" w14:textId="51D34844" w:rsidR="00FD3683" w:rsidRDefault="00FD3683" w:rsidP="00FD3683">
      <w:pPr>
        <w:jc w:val="right"/>
        <w:rPr>
          <w:rFonts w:ascii="Arial" w:hAnsi="Arial" w:cs="Arial"/>
          <w:sz w:val="22"/>
          <w:szCs w:val="22"/>
          <w:lang w:val="en-GB"/>
        </w:rPr>
      </w:pPr>
      <w:r w:rsidRPr="00125041">
        <w:rPr>
          <w:rFonts w:ascii="Arial" w:hAnsi="Arial" w:cs="Arial"/>
          <w:sz w:val="22"/>
          <w:szCs w:val="22"/>
          <w:lang w:val="en-GB"/>
        </w:rPr>
        <w:t>(4</w:t>
      </w:r>
      <w:r w:rsidR="00C3212E">
        <w:rPr>
          <w:rFonts w:ascii="Arial" w:hAnsi="Arial" w:cs="Arial"/>
          <w:sz w:val="22"/>
          <w:szCs w:val="22"/>
          <w:lang w:val="en-GB"/>
        </w:rPr>
        <w:t xml:space="preserve"> marks</w:t>
      </w:r>
      <w:r w:rsidRPr="00125041">
        <w:rPr>
          <w:rFonts w:ascii="Arial" w:hAnsi="Arial" w:cs="Arial"/>
          <w:sz w:val="22"/>
          <w:szCs w:val="22"/>
          <w:lang w:val="en-GB"/>
        </w:rPr>
        <w:t>)</w:t>
      </w:r>
    </w:p>
    <w:p w14:paraId="0CD744E5" w14:textId="77777777" w:rsidR="00FE0E8C" w:rsidRPr="00125041" w:rsidRDefault="00FE0E8C" w:rsidP="00FD3683">
      <w:pPr>
        <w:jc w:val="right"/>
        <w:rPr>
          <w:rFonts w:ascii="Arial" w:hAnsi="Arial" w:cs="Arial"/>
          <w:sz w:val="22"/>
          <w:szCs w:val="22"/>
          <w:lang w:val="en-GB"/>
        </w:rPr>
      </w:pPr>
    </w:p>
    <w:p w14:paraId="213E37A3" w14:textId="04FE8AF4" w:rsidR="00FD3683" w:rsidRDefault="00FD3683" w:rsidP="00125041">
      <w:pPr>
        <w:spacing w:after="160" w:line="480" w:lineRule="auto"/>
        <w:rPr>
          <w:rFonts w:ascii="Arial" w:hAnsi="Arial" w:cs="Arial"/>
          <w:b/>
          <w:bCs/>
          <w:sz w:val="22"/>
          <w:szCs w:val="22"/>
        </w:rPr>
      </w:pPr>
      <w:r>
        <w:rPr>
          <w:rFonts w:ascii="Arial" w:hAnsi="Arial"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641660">
        <w:rPr>
          <w:rFonts w:ascii="Arial" w:hAnsi="Arial" w:cs="Arial"/>
          <w:lang w:val="en-GB"/>
        </w:rPr>
        <w:t>_________________</w:t>
      </w:r>
      <w:r w:rsidR="00432DEF">
        <w:rPr>
          <w:rFonts w:ascii="Arial" w:hAnsi="Arial"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20D2F8" w14:textId="77777777" w:rsidR="00432DEF" w:rsidRDefault="00432DEF">
      <w:pPr>
        <w:spacing w:after="160" w:line="259" w:lineRule="auto"/>
        <w:rPr>
          <w:rFonts w:ascii="Arial" w:hAnsi="Arial" w:cs="Arial"/>
          <w:b/>
          <w:bCs/>
          <w:sz w:val="22"/>
          <w:szCs w:val="22"/>
        </w:rPr>
      </w:pPr>
      <w:r>
        <w:rPr>
          <w:rFonts w:ascii="Arial" w:hAnsi="Arial" w:cs="Arial"/>
          <w:b/>
          <w:bCs/>
          <w:sz w:val="22"/>
          <w:szCs w:val="22"/>
        </w:rPr>
        <w:br w:type="page"/>
      </w:r>
    </w:p>
    <w:p w14:paraId="40C8E96B" w14:textId="77777777" w:rsidR="00E01A13" w:rsidRDefault="00E01A13" w:rsidP="00B70380">
      <w:pPr>
        <w:spacing w:after="160" w:line="259" w:lineRule="auto"/>
        <w:rPr>
          <w:rFonts w:ascii="Arial" w:hAnsi="Arial" w:cs="Arial"/>
          <w:b/>
          <w:bCs/>
          <w:sz w:val="22"/>
          <w:szCs w:val="22"/>
        </w:rPr>
      </w:pPr>
    </w:p>
    <w:p w14:paraId="7209BC22" w14:textId="30121553" w:rsidR="00B70380" w:rsidRDefault="00754A8A" w:rsidP="00B70380">
      <w:pPr>
        <w:spacing w:after="160" w:line="259" w:lineRule="auto"/>
        <w:rPr>
          <w:rFonts w:ascii="Arial" w:hAnsi="Arial" w:cs="Arial"/>
          <w:b/>
          <w:bCs/>
          <w:sz w:val="22"/>
          <w:szCs w:val="22"/>
        </w:rPr>
      </w:pPr>
      <w:r>
        <w:rPr>
          <w:rFonts w:ascii="Arial" w:hAnsi="Arial" w:cs="Arial"/>
          <w:b/>
          <w:bCs/>
          <w:sz w:val="22"/>
          <w:szCs w:val="22"/>
        </w:rPr>
        <w:t xml:space="preserve">Question </w:t>
      </w:r>
      <w:r w:rsidR="00B70380">
        <w:rPr>
          <w:rFonts w:ascii="Arial" w:hAnsi="Arial" w:cs="Arial"/>
          <w:b/>
          <w:bCs/>
          <w:sz w:val="22"/>
          <w:szCs w:val="22"/>
        </w:rPr>
        <w:t>8</w:t>
      </w:r>
      <w:r w:rsidR="00B70380">
        <w:rPr>
          <w:rFonts w:ascii="Arial" w:hAnsi="Arial" w:cs="Arial"/>
          <w:b/>
          <w:bCs/>
          <w:sz w:val="22"/>
          <w:szCs w:val="22"/>
        </w:rPr>
        <w:tab/>
      </w:r>
      <w:r w:rsidR="00B70380">
        <w:rPr>
          <w:rFonts w:ascii="Arial" w:hAnsi="Arial" w:cs="Arial"/>
          <w:b/>
          <w:bCs/>
          <w:sz w:val="22"/>
          <w:szCs w:val="22"/>
        </w:rPr>
        <w:tab/>
      </w:r>
      <w:r w:rsidR="00B70380">
        <w:rPr>
          <w:rFonts w:ascii="Arial" w:hAnsi="Arial" w:cs="Arial"/>
          <w:b/>
          <w:bCs/>
          <w:sz w:val="22"/>
          <w:szCs w:val="22"/>
        </w:rPr>
        <w:tab/>
      </w:r>
      <w:r w:rsidR="00B70380">
        <w:rPr>
          <w:rFonts w:ascii="Arial" w:hAnsi="Arial" w:cs="Arial"/>
          <w:b/>
          <w:bCs/>
          <w:sz w:val="22"/>
          <w:szCs w:val="22"/>
        </w:rPr>
        <w:tab/>
      </w:r>
      <w:r w:rsidR="00B70380">
        <w:rPr>
          <w:rFonts w:ascii="Arial" w:hAnsi="Arial" w:cs="Arial"/>
          <w:b/>
          <w:bCs/>
          <w:sz w:val="22"/>
          <w:szCs w:val="22"/>
        </w:rPr>
        <w:tab/>
      </w:r>
      <w:r w:rsidR="00B70380">
        <w:rPr>
          <w:rFonts w:ascii="Arial" w:hAnsi="Arial" w:cs="Arial"/>
          <w:b/>
          <w:bCs/>
          <w:sz w:val="22"/>
          <w:szCs w:val="22"/>
        </w:rPr>
        <w:tab/>
      </w:r>
      <w:r w:rsidR="00B70380">
        <w:rPr>
          <w:rFonts w:ascii="Arial" w:hAnsi="Arial" w:cs="Arial"/>
          <w:b/>
          <w:bCs/>
          <w:sz w:val="22"/>
          <w:szCs w:val="22"/>
        </w:rPr>
        <w:tab/>
      </w:r>
      <w:r w:rsidR="00B70380">
        <w:rPr>
          <w:rFonts w:ascii="Arial" w:hAnsi="Arial" w:cs="Arial"/>
          <w:b/>
          <w:bCs/>
          <w:sz w:val="22"/>
          <w:szCs w:val="22"/>
        </w:rPr>
        <w:tab/>
      </w:r>
      <w:r w:rsidR="00B70380">
        <w:rPr>
          <w:rFonts w:ascii="Arial" w:hAnsi="Arial" w:cs="Arial"/>
          <w:b/>
          <w:bCs/>
          <w:sz w:val="22"/>
          <w:szCs w:val="22"/>
        </w:rPr>
        <w:tab/>
      </w:r>
      <w:r w:rsidR="00B70380">
        <w:rPr>
          <w:rFonts w:ascii="Arial" w:hAnsi="Arial" w:cs="Arial"/>
          <w:b/>
          <w:bCs/>
          <w:sz w:val="22"/>
          <w:szCs w:val="22"/>
        </w:rPr>
        <w:tab/>
      </w:r>
      <w:r w:rsidR="00B70380">
        <w:rPr>
          <w:rFonts w:ascii="Arial" w:hAnsi="Arial" w:cs="Arial"/>
          <w:b/>
          <w:bCs/>
          <w:sz w:val="22"/>
          <w:szCs w:val="22"/>
        </w:rPr>
        <w:tab/>
      </w:r>
      <w:r w:rsidR="00122087">
        <w:rPr>
          <w:rFonts w:ascii="Arial" w:hAnsi="Arial" w:cs="Arial"/>
          <w:b/>
          <w:bCs/>
          <w:sz w:val="22"/>
          <w:szCs w:val="22"/>
        </w:rPr>
        <w:t xml:space="preserve">      </w:t>
      </w:r>
      <w:proofErr w:type="gramStart"/>
      <w:r w:rsidR="00122087">
        <w:rPr>
          <w:rFonts w:ascii="Arial" w:hAnsi="Arial" w:cs="Arial"/>
          <w:b/>
          <w:bCs/>
          <w:sz w:val="22"/>
          <w:szCs w:val="22"/>
        </w:rPr>
        <w:t xml:space="preserve">   </w:t>
      </w:r>
      <w:r w:rsidR="00B70380">
        <w:rPr>
          <w:rFonts w:ascii="Arial" w:hAnsi="Arial" w:cs="Arial"/>
          <w:b/>
          <w:bCs/>
          <w:sz w:val="22"/>
          <w:szCs w:val="22"/>
        </w:rPr>
        <w:t>(</w:t>
      </w:r>
      <w:proofErr w:type="gramEnd"/>
      <w:r w:rsidR="00762A54">
        <w:rPr>
          <w:rFonts w:ascii="Arial" w:hAnsi="Arial" w:cs="Arial"/>
          <w:b/>
          <w:bCs/>
          <w:sz w:val="22"/>
          <w:szCs w:val="22"/>
        </w:rPr>
        <w:t>5</w:t>
      </w:r>
      <w:r w:rsidR="00B70380">
        <w:rPr>
          <w:rFonts w:ascii="Arial" w:hAnsi="Arial" w:cs="Arial"/>
          <w:b/>
          <w:bCs/>
          <w:sz w:val="22"/>
          <w:szCs w:val="22"/>
        </w:rPr>
        <w:t xml:space="preserve"> marks)</w:t>
      </w:r>
    </w:p>
    <w:p w14:paraId="248E74E9" w14:textId="142B7665" w:rsidR="003C1B37" w:rsidRPr="003C1B37" w:rsidRDefault="003C1B37" w:rsidP="003C1B37">
      <w:pPr>
        <w:rPr>
          <w:rFonts w:ascii="Arial" w:hAnsi="Arial" w:cs="Arial"/>
          <w:sz w:val="22"/>
          <w:szCs w:val="22"/>
          <w:lang w:val="en-GB"/>
        </w:rPr>
      </w:pPr>
      <w:r w:rsidRPr="003C1B37">
        <w:rPr>
          <w:rFonts w:ascii="Arial" w:hAnsi="Arial" w:cs="Arial"/>
          <w:sz w:val="22"/>
          <w:szCs w:val="22"/>
          <w:lang w:val="en-GB"/>
        </w:rPr>
        <w:t xml:space="preserve">Cosmic </w:t>
      </w:r>
      <w:proofErr w:type="gramStart"/>
      <w:r w:rsidRPr="003C1B37">
        <w:rPr>
          <w:rFonts w:ascii="Arial" w:hAnsi="Arial" w:cs="Arial"/>
          <w:sz w:val="22"/>
          <w:szCs w:val="22"/>
          <w:lang w:val="en-GB"/>
        </w:rPr>
        <w:t>rays</w:t>
      </w:r>
      <w:proofErr w:type="gramEnd"/>
      <w:r w:rsidRPr="003C1B37">
        <w:rPr>
          <w:rFonts w:ascii="Arial" w:hAnsi="Arial" w:cs="Arial"/>
          <w:sz w:val="22"/>
          <w:szCs w:val="22"/>
          <w:lang w:val="en-GB"/>
        </w:rPr>
        <w:t xml:space="preserve"> incident on the atmosphere o</w:t>
      </w:r>
      <w:r w:rsidR="00230C07">
        <w:rPr>
          <w:rFonts w:ascii="Arial" w:hAnsi="Arial" w:cs="Arial"/>
          <w:sz w:val="22"/>
          <w:szCs w:val="22"/>
          <w:lang w:val="en-GB"/>
        </w:rPr>
        <w:t>f</w:t>
      </w:r>
      <w:r w:rsidRPr="003C1B37">
        <w:rPr>
          <w:rFonts w:ascii="Arial" w:hAnsi="Arial" w:cs="Arial"/>
          <w:sz w:val="22"/>
          <w:szCs w:val="22"/>
          <w:lang w:val="en-GB"/>
        </w:rPr>
        <w:t xml:space="preserve"> the Earth consist of muons travelling at a speed of 0.994c. </w:t>
      </w:r>
    </w:p>
    <w:p w14:paraId="0827E21E" w14:textId="57BE3491" w:rsidR="003C1B37" w:rsidRDefault="003C1B37" w:rsidP="003C1B37">
      <w:pPr>
        <w:rPr>
          <w:rFonts w:ascii="Arial" w:hAnsi="Arial" w:cs="Arial"/>
          <w:sz w:val="22"/>
          <w:szCs w:val="22"/>
          <w:lang w:val="en-GB"/>
        </w:rPr>
      </w:pPr>
      <w:r w:rsidRPr="003C1B37">
        <w:rPr>
          <w:rFonts w:ascii="Arial" w:hAnsi="Arial" w:cs="Arial"/>
          <w:sz w:val="22"/>
          <w:szCs w:val="22"/>
          <w:lang w:val="en-GB"/>
        </w:rPr>
        <w:t xml:space="preserve">Calculate the </w:t>
      </w:r>
      <w:r w:rsidR="0003040C">
        <w:rPr>
          <w:rFonts w:ascii="Arial" w:hAnsi="Arial" w:cs="Arial"/>
          <w:sz w:val="22"/>
          <w:szCs w:val="22"/>
          <w:lang w:val="en-GB"/>
        </w:rPr>
        <w:t xml:space="preserve">relativistic momentum and, hence, the </w:t>
      </w:r>
      <w:r w:rsidRPr="003C1B37">
        <w:rPr>
          <w:rFonts w:ascii="Arial" w:hAnsi="Arial" w:cs="Arial"/>
          <w:sz w:val="22"/>
          <w:szCs w:val="22"/>
          <w:lang w:val="en-GB"/>
        </w:rPr>
        <w:t>de Broglie wavelength of a muon travelling at this speed.</w:t>
      </w:r>
    </w:p>
    <w:p w14:paraId="1FE95DFB" w14:textId="77777777" w:rsidR="003C1B37" w:rsidRDefault="003C1B37" w:rsidP="003C1B37">
      <w:pPr>
        <w:rPr>
          <w:rFonts w:ascii="Arial" w:hAnsi="Arial" w:cs="Arial"/>
          <w:sz w:val="22"/>
          <w:szCs w:val="22"/>
          <w:lang w:val="en-GB"/>
        </w:rPr>
      </w:pPr>
    </w:p>
    <w:p w14:paraId="3426C0E8" w14:textId="77777777" w:rsidR="003C1B37" w:rsidRDefault="003C1B37" w:rsidP="003C1B37">
      <w:pPr>
        <w:rPr>
          <w:rFonts w:ascii="Arial" w:hAnsi="Arial" w:cs="Arial"/>
          <w:sz w:val="22"/>
          <w:szCs w:val="22"/>
          <w:lang w:val="en-GB"/>
        </w:rPr>
      </w:pPr>
    </w:p>
    <w:p w14:paraId="582A3D86" w14:textId="77777777" w:rsidR="003C1B37" w:rsidRDefault="003C1B37" w:rsidP="003C1B37">
      <w:pPr>
        <w:rPr>
          <w:rFonts w:ascii="Arial" w:hAnsi="Arial" w:cs="Arial"/>
          <w:sz w:val="22"/>
          <w:szCs w:val="22"/>
          <w:lang w:val="en-GB"/>
        </w:rPr>
      </w:pPr>
    </w:p>
    <w:p w14:paraId="44F4571C" w14:textId="77777777" w:rsidR="003C1B37" w:rsidRDefault="003C1B37" w:rsidP="003C1B37">
      <w:pPr>
        <w:rPr>
          <w:rFonts w:ascii="Arial" w:hAnsi="Arial" w:cs="Arial"/>
          <w:sz w:val="22"/>
          <w:szCs w:val="22"/>
          <w:lang w:val="en-GB"/>
        </w:rPr>
      </w:pPr>
    </w:p>
    <w:p w14:paraId="67C0FF47" w14:textId="77777777" w:rsidR="003C1B37" w:rsidRDefault="003C1B37" w:rsidP="003C1B37">
      <w:pPr>
        <w:rPr>
          <w:rFonts w:ascii="Arial" w:hAnsi="Arial" w:cs="Arial"/>
          <w:sz w:val="22"/>
          <w:szCs w:val="22"/>
          <w:lang w:val="en-GB"/>
        </w:rPr>
      </w:pPr>
    </w:p>
    <w:p w14:paraId="2819FE12" w14:textId="77777777" w:rsidR="003C1B37" w:rsidRDefault="003C1B37" w:rsidP="003C1B37">
      <w:pPr>
        <w:rPr>
          <w:rFonts w:ascii="Arial" w:hAnsi="Arial" w:cs="Arial"/>
          <w:sz w:val="22"/>
          <w:szCs w:val="22"/>
          <w:lang w:val="en-GB"/>
        </w:rPr>
      </w:pPr>
    </w:p>
    <w:p w14:paraId="6A3BCA27" w14:textId="77777777" w:rsidR="003C1B37" w:rsidRDefault="003C1B37" w:rsidP="003C1B37">
      <w:pPr>
        <w:rPr>
          <w:rFonts w:ascii="Arial" w:hAnsi="Arial" w:cs="Arial"/>
          <w:sz w:val="22"/>
          <w:szCs w:val="22"/>
          <w:lang w:val="en-GB"/>
        </w:rPr>
      </w:pPr>
    </w:p>
    <w:p w14:paraId="7FA9E518" w14:textId="77777777" w:rsidR="003C1B37" w:rsidRDefault="003C1B37" w:rsidP="003C1B37">
      <w:pPr>
        <w:rPr>
          <w:rFonts w:ascii="Arial" w:hAnsi="Arial" w:cs="Arial"/>
          <w:sz w:val="22"/>
          <w:szCs w:val="22"/>
          <w:lang w:val="en-GB"/>
        </w:rPr>
      </w:pPr>
    </w:p>
    <w:p w14:paraId="6CA4AFD3" w14:textId="77777777" w:rsidR="003C1B37" w:rsidRDefault="003C1B37" w:rsidP="003C1B37">
      <w:pPr>
        <w:rPr>
          <w:rFonts w:ascii="Arial" w:hAnsi="Arial" w:cs="Arial"/>
          <w:sz w:val="22"/>
          <w:szCs w:val="22"/>
          <w:lang w:val="en-GB"/>
        </w:rPr>
      </w:pPr>
    </w:p>
    <w:p w14:paraId="09553E8E" w14:textId="77777777" w:rsidR="003C1B37" w:rsidRDefault="003C1B37" w:rsidP="003C1B37">
      <w:pPr>
        <w:rPr>
          <w:rFonts w:ascii="Arial" w:hAnsi="Arial" w:cs="Arial"/>
          <w:sz w:val="22"/>
          <w:szCs w:val="22"/>
          <w:lang w:val="en-GB"/>
        </w:rPr>
      </w:pPr>
    </w:p>
    <w:p w14:paraId="04A54846" w14:textId="77777777" w:rsidR="003C1B37" w:rsidRDefault="003C1B37" w:rsidP="003C1B37">
      <w:pPr>
        <w:rPr>
          <w:rFonts w:ascii="Arial" w:hAnsi="Arial" w:cs="Arial"/>
          <w:sz w:val="22"/>
          <w:szCs w:val="22"/>
          <w:lang w:val="en-GB"/>
        </w:rPr>
      </w:pPr>
    </w:p>
    <w:p w14:paraId="4A1951E4" w14:textId="77777777" w:rsidR="003C1B37" w:rsidRDefault="003C1B37" w:rsidP="003C1B37">
      <w:pPr>
        <w:rPr>
          <w:rFonts w:ascii="Arial" w:hAnsi="Arial" w:cs="Arial"/>
          <w:sz w:val="22"/>
          <w:szCs w:val="22"/>
          <w:lang w:val="en-GB"/>
        </w:rPr>
      </w:pPr>
    </w:p>
    <w:p w14:paraId="41A63422" w14:textId="77777777" w:rsidR="003C1B37" w:rsidRDefault="003C1B37" w:rsidP="003C1B37">
      <w:pPr>
        <w:rPr>
          <w:rFonts w:ascii="Arial" w:hAnsi="Arial" w:cs="Arial"/>
          <w:sz w:val="22"/>
          <w:szCs w:val="22"/>
          <w:lang w:val="en-GB"/>
        </w:rPr>
      </w:pPr>
    </w:p>
    <w:p w14:paraId="72CAB984" w14:textId="77777777" w:rsidR="00C571EF" w:rsidRDefault="00C571EF" w:rsidP="003C1B37">
      <w:pPr>
        <w:rPr>
          <w:rFonts w:ascii="Arial" w:hAnsi="Arial" w:cs="Arial"/>
          <w:sz w:val="22"/>
          <w:szCs w:val="22"/>
          <w:lang w:val="en-GB"/>
        </w:rPr>
      </w:pPr>
    </w:p>
    <w:p w14:paraId="274ECF23" w14:textId="77777777" w:rsidR="00C571EF" w:rsidRDefault="00C571EF" w:rsidP="003C1B37">
      <w:pPr>
        <w:rPr>
          <w:rFonts w:ascii="Arial" w:hAnsi="Arial" w:cs="Arial"/>
          <w:sz w:val="22"/>
          <w:szCs w:val="22"/>
          <w:lang w:val="en-GB"/>
        </w:rPr>
      </w:pPr>
    </w:p>
    <w:p w14:paraId="1C32012F" w14:textId="77777777" w:rsidR="00C571EF" w:rsidRDefault="00C571EF" w:rsidP="003C1B37">
      <w:pPr>
        <w:rPr>
          <w:rFonts w:ascii="Arial" w:hAnsi="Arial" w:cs="Arial"/>
          <w:sz w:val="22"/>
          <w:szCs w:val="22"/>
          <w:lang w:val="en-GB"/>
        </w:rPr>
      </w:pPr>
    </w:p>
    <w:p w14:paraId="2ECF0762" w14:textId="77777777" w:rsidR="00C571EF" w:rsidRDefault="00C571EF" w:rsidP="003C1B37">
      <w:pPr>
        <w:rPr>
          <w:rFonts w:ascii="Arial" w:hAnsi="Arial" w:cs="Arial"/>
          <w:sz w:val="22"/>
          <w:szCs w:val="22"/>
          <w:lang w:val="en-GB"/>
        </w:rPr>
      </w:pPr>
    </w:p>
    <w:p w14:paraId="5BFB26EB" w14:textId="77777777" w:rsidR="00C571EF" w:rsidRDefault="00C571EF" w:rsidP="003C1B37">
      <w:pPr>
        <w:rPr>
          <w:rFonts w:ascii="Arial" w:hAnsi="Arial" w:cs="Arial"/>
          <w:sz w:val="22"/>
          <w:szCs w:val="22"/>
          <w:lang w:val="en-GB"/>
        </w:rPr>
      </w:pPr>
    </w:p>
    <w:p w14:paraId="5F42FC10" w14:textId="77777777" w:rsidR="00C571EF" w:rsidRDefault="00C571EF" w:rsidP="003C1B37">
      <w:pPr>
        <w:rPr>
          <w:rFonts w:ascii="Arial" w:hAnsi="Arial" w:cs="Arial"/>
          <w:sz w:val="22"/>
          <w:szCs w:val="22"/>
          <w:lang w:val="en-GB"/>
        </w:rPr>
      </w:pPr>
    </w:p>
    <w:p w14:paraId="7A456DF4" w14:textId="77777777" w:rsidR="00C571EF" w:rsidRDefault="00C571EF" w:rsidP="003C1B37">
      <w:pPr>
        <w:rPr>
          <w:rFonts w:ascii="Arial" w:hAnsi="Arial" w:cs="Arial"/>
          <w:sz w:val="22"/>
          <w:szCs w:val="22"/>
          <w:lang w:val="en-GB"/>
        </w:rPr>
      </w:pPr>
    </w:p>
    <w:p w14:paraId="6A50EED2" w14:textId="77777777" w:rsidR="00C571EF" w:rsidRDefault="00C571EF" w:rsidP="003C1B37">
      <w:pPr>
        <w:rPr>
          <w:rFonts w:ascii="Arial" w:hAnsi="Arial" w:cs="Arial"/>
          <w:sz w:val="22"/>
          <w:szCs w:val="22"/>
          <w:lang w:val="en-GB"/>
        </w:rPr>
      </w:pPr>
    </w:p>
    <w:p w14:paraId="5C1F2E8F" w14:textId="77777777" w:rsidR="00C571EF" w:rsidRDefault="00C571EF" w:rsidP="003C1B37">
      <w:pPr>
        <w:rPr>
          <w:rFonts w:ascii="Arial" w:hAnsi="Arial" w:cs="Arial"/>
          <w:sz w:val="22"/>
          <w:szCs w:val="22"/>
          <w:lang w:val="en-GB"/>
        </w:rPr>
      </w:pPr>
    </w:p>
    <w:p w14:paraId="3D4E69DE" w14:textId="77777777" w:rsidR="00C571EF" w:rsidRDefault="00C571EF" w:rsidP="003C1B37">
      <w:pPr>
        <w:rPr>
          <w:rFonts w:ascii="Arial" w:hAnsi="Arial" w:cs="Arial"/>
          <w:sz w:val="22"/>
          <w:szCs w:val="22"/>
          <w:lang w:val="en-GB"/>
        </w:rPr>
      </w:pPr>
    </w:p>
    <w:p w14:paraId="304A4582" w14:textId="77777777" w:rsidR="00C571EF" w:rsidRDefault="00C571EF" w:rsidP="003C1B37">
      <w:pPr>
        <w:rPr>
          <w:rFonts w:ascii="Arial" w:hAnsi="Arial" w:cs="Arial"/>
          <w:sz w:val="22"/>
          <w:szCs w:val="22"/>
          <w:lang w:val="en-GB"/>
        </w:rPr>
      </w:pPr>
    </w:p>
    <w:p w14:paraId="24C15A7C" w14:textId="77777777" w:rsidR="003C1B37" w:rsidRDefault="003C1B37" w:rsidP="003C1B37">
      <w:pPr>
        <w:rPr>
          <w:rFonts w:ascii="Arial" w:hAnsi="Arial" w:cs="Arial"/>
          <w:sz w:val="22"/>
          <w:szCs w:val="22"/>
          <w:lang w:val="en-GB"/>
        </w:rPr>
      </w:pPr>
    </w:p>
    <w:p w14:paraId="5FEAA4C0" w14:textId="77777777" w:rsidR="003C1B37" w:rsidRDefault="003C1B37" w:rsidP="003C1B37">
      <w:pPr>
        <w:rPr>
          <w:rFonts w:ascii="Arial" w:hAnsi="Arial" w:cs="Arial"/>
          <w:sz w:val="22"/>
          <w:szCs w:val="22"/>
          <w:lang w:val="en-GB"/>
        </w:rPr>
      </w:pPr>
    </w:p>
    <w:p w14:paraId="0DE5D120" w14:textId="77777777" w:rsidR="003C1B37" w:rsidRDefault="003C1B37" w:rsidP="003C1B37">
      <w:pPr>
        <w:rPr>
          <w:rFonts w:ascii="Arial" w:hAnsi="Arial" w:cs="Arial"/>
          <w:sz w:val="22"/>
          <w:szCs w:val="22"/>
          <w:lang w:val="en-GB"/>
        </w:rPr>
      </w:pPr>
    </w:p>
    <w:p w14:paraId="0D0C92BC" w14:textId="4D6486DA" w:rsidR="003C1B37" w:rsidRDefault="00C571EF" w:rsidP="003C1B37">
      <w:pPr>
        <w:jc w:val="right"/>
        <w:rPr>
          <w:rFonts w:ascii="Arial" w:hAnsi="Arial" w:cs="Arial"/>
          <w:sz w:val="22"/>
          <w:szCs w:val="22"/>
          <w:vertAlign w:val="superscript"/>
          <w:lang w:val="en-GB"/>
        </w:rPr>
      </w:pPr>
      <w:r>
        <w:rPr>
          <w:rFonts w:ascii="Arial" w:hAnsi="Arial" w:cs="Arial"/>
          <w:sz w:val="22"/>
          <w:szCs w:val="22"/>
          <w:lang w:val="en-GB"/>
        </w:rPr>
        <w:t>Answer</w:t>
      </w:r>
      <w:r w:rsidR="003C1B37">
        <w:rPr>
          <w:rFonts w:ascii="Arial" w:hAnsi="Arial" w:cs="Arial"/>
          <w:sz w:val="22"/>
          <w:szCs w:val="22"/>
          <w:lang w:val="en-GB"/>
        </w:rPr>
        <w:t xml:space="preserve"> </w:t>
      </w:r>
      <w:r w:rsidR="00A57FC6" w:rsidRPr="007845CE">
        <w:rPr>
          <w:rFonts w:ascii="Arial" w:hAnsi="Arial" w:cs="Arial"/>
          <w:bCs/>
        </w:rPr>
        <w:t xml:space="preserve">________________ </w:t>
      </w:r>
      <w:r w:rsidR="009524F8">
        <w:rPr>
          <w:rFonts w:ascii="Arial" w:hAnsi="Arial" w:cs="Arial"/>
          <w:bCs/>
        </w:rPr>
        <w:t xml:space="preserve">kg </w:t>
      </w:r>
      <w:r w:rsidR="003C1B37">
        <w:rPr>
          <w:rFonts w:ascii="Arial" w:hAnsi="Arial" w:cs="Arial"/>
          <w:sz w:val="22"/>
          <w:szCs w:val="22"/>
          <w:lang w:val="en-GB"/>
        </w:rPr>
        <w:t>m</w:t>
      </w:r>
      <w:r w:rsidR="009524F8">
        <w:rPr>
          <w:rFonts w:ascii="Arial" w:hAnsi="Arial" w:cs="Arial"/>
          <w:sz w:val="22"/>
          <w:szCs w:val="22"/>
          <w:lang w:val="en-GB"/>
        </w:rPr>
        <w:t>s</w:t>
      </w:r>
      <w:r w:rsidR="009524F8" w:rsidRPr="009524F8">
        <w:rPr>
          <w:rFonts w:ascii="Arial" w:hAnsi="Arial" w:cs="Arial"/>
          <w:sz w:val="22"/>
          <w:szCs w:val="22"/>
          <w:vertAlign w:val="superscript"/>
          <w:lang w:val="en-GB"/>
        </w:rPr>
        <w:t>-1</w:t>
      </w:r>
    </w:p>
    <w:p w14:paraId="1A368C0B" w14:textId="77777777" w:rsidR="009524F8" w:rsidRDefault="009524F8" w:rsidP="003C1B37">
      <w:pPr>
        <w:jc w:val="right"/>
        <w:rPr>
          <w:rFonts w:ascii="Arial" w:hAnsi="Arial" w:cs="Arial"/>
          <w:sz w:val="22"/>
          <w:szCs w:val="22"/>
          <w:vertAlign w:val="superscript"/>
          <w:lang w:val="en-GB"/>
        </w:rPr>
      </w:pPr>
    </w:p>
    <w:p w14:paraId="2D7DC5F8" w14:textId="77777777" w:rsidR="009524F8" w:rsidRDefault="009524F8" w:rsidP="009524F8">
      <w:pPr>
        <w:jc w:val="right"/>
        <w:rPr>
          <w:rFonts w:ascii="Arial" w:hAnsi="Arial" w:cs="Arial"/>
          <w:sz w:val="22"/>
          <w:szCs w:val="22"/>
          <w:lang w:val="en-GB"/>
        </w:rPr>
      </w:pPr>
    </w:p>
    <w:p w14:paraId="7BB5614E" w14:textId="7D1BC5BC" w:rsidR="009524F8" w:rsidRPr="003C1B37" w:rsidRDefault="009524F8" w:rsidP="009524F8">
      <w:pPr>
        <w:jc w:val="right"/>
        <w:rPr>
          <w:rFonts w:ascii="Arial" w:hAnsi="Arial" w:cs="Arial"/>
          <w:sz w:val="22"/>
          <w:szCs w:val="22"/>
          <w:lang w:val="en-GB"/>
        </w:rPr>
      </w:pPr>
      <w:r>
        <w:rPr>
          <w:rFonts w:ascii="Arial" w:hAnsi="Arial" w:cs="Arial"/>
          <w:sz w:val="22"/>
          <w:szCs w:val="22"/>
          <w:lang w:val="en-GB"/>
        </w:rPr>
        <w:t xml:space="preserve">Answer </w:t>
      </w:r>
      <w:r w:rsidRPr="007845CE">
        <w:rPr>
          <w:rFonts w:ascii="Arial" w:hAnsi="Arial" w:cs="Arial"/>
          <w:bCs/>
        </w:rPr>
        <w:t xml:space="preserve">________________ </w:t>
      </w:r>
      <w:r>
        <w:rPr>
          <w:rFonts w:ascii="Arial" w:hAnsi="Arial" w:cs="Arial"/>
          <w:sz w:val="22"/>
          <w:szCs w:val="22"/>
          <w:lang w:val="en-GB"/>
        </w:rPr>
        <w:t>m</w:t>
      </w:r>
    </w:p>
    <w:p w14:paraId="6175B533" w14:textId="77777777" w:rsidR="009524F8" w:rsidRPr="009524F8" w:rsidRDefault="009524F8" w:rsidP="003C1B37">
      <w:pPr>
        <w:jc w:val="right"/>
        <w:rPr>
          <w:rFonts w:ascii="Arial" w:hAnsi="Arial" w:cs="Arial"/>
          <w:sz w:val="22"/>
          <w:szCs w:val="22"/>
          <w:lang w:val="en-GB"/>
        </w:rPr>
      </w:pPr>
    </w:p>
    <w:p w14:paraId="4B76A68B" w14:textId="77777777" w:rsidR="00D37C8F" w:rsidRDefault="00D37C8F">
      <w:pPr>
        <w:spacing w:after="160" w:line="259" w:lineRule="auto"/>
        <w:rPr>
          <w:rFonts w:ascii="Arial" w:hAnsi="Arial" w:cs="Arial"/>
          <w:b/>
          <w:bCs/>
          <w:sz w:val="22"/>
          <w:szCs w:val="22"/>
        </w:rPr>
      </w:pPr>
      <w:r>
        <w:rPr>
          <w:rFonts w:ascii="Arial" w:hAnsi="Arial" w:cs="Arial"/>
          <w:b/>
          <w:bCs/>
          <w:sz w:val="22"/>
          <w:szCs w:val="22"/>
        </w:rPr>
        <w:br w:type="page"/>
      </w:r>
    </w:p>
    <w:p w14:paraId="0940FF66" w14:textId="2F04B1D8" w:rsidR="00F16C95" w:rsidRDefault="00754A8A" w:rsidP="00F16C95">
      <w:pPr>
        <w:spacing w:after="160" w:line="259" w:lineRule="auto"/>
        <w:rPr>
          <w:rFonts w:ascii="Arial" w:hAnsi="Arial" w:cs="Arial"/>
          <w:b/>
          <w:bCs/>
          <w:sz w:val="22"/>
          <w:szCs w:val="22"/>
        </w:rPr>
      </w:pPr>
      <w:r>
        <w:rPr>
          <w:rFonts w:ascii="Arial" w:hAnsi="Arial" w:cs="Arial"/>
          <w:b/>
          <w:bCs/>
          <w:sz w:val="22"/>
          <w:szCs w:val="22"/>
        </w:rPr>
        <w:lastRenderedPageBreak/>
        <w:t xml:space="preserve">Question </w:t>
      </w:r>
      <w:r w:rsidR="00F16C95">
        <w:rPr>
          <w:rFonts w:ascii="Arial" w:hAnsi="Arial" w:cs="Arial"/>
          <w:b/>
          <w:bCs/>
          <w:sz w:val="22"/>
          <w:szCs w:val="22"/>
        </w:rPr>
        <w:t>9</w:t>
      </w:r>
      <w:r w:rsidR="00F16C95">
        <w:rPr>
          <w:rFonts w:ascii="Arial" w:hAnsi="Arial" w:cs="Arial"/>
          <w:b/>
          <w:bCs/>
          <w:sz w:val="22"/>
          <w:szCs w:val="22"/>
        </w:rPr>
        <w:tab/>
      </w:r>
      <w:r w:rsidR="00F16C95">
        <w:rPr>
          <w:rFonts w:ascii="Arial" w:hAnsi="Arial" w:cs="Arial"/>
          <w:b/>
          <w:bCs/>
          <w:sz w:val="22"/>
          <w:szCs w:val="22"/>
        </w:rPr>
        <w:tab/>
      </w:r>
      <w:r w:rsidR="00F16C95">
        <w:rPr>
          <w:rFonts w:ascii="Arial" w:hAnsi="Arial" w:cs="Arial"/>
          <w:b/>
          <w:bCs/>
          <w:sz w:val="22"/>
          <w:szCs w:val="22"/>
        </w:rPr>
        <w:tab/>
      </w:r>
      <w:r w:rsidR="00F16C95">
        <w:rPr>
          <w:rFonts w:ascii="Arial" w:hAnsi="Arial" w:cs="Arial"/>
          <w:b/>
          <w:bCs/>
          <w:sz w:val="22"/>
          <w:szCs w:val="22"/>
        </w:rPr>
        <w:tab/>
      </w:r>
      <w:r w:rsidR="00F16C95">
        <w:rPr>
          <w:rFonts w:ascii="Arial" w:hAnsi="Arial" w:cs="Arial"/>
          <w:b/>
          <w:bCs/>
          <w:sz w:val="22"/>
          <w:szCs w:val="22"/>
        </w:rPr>
        <w:tab/>
      </w:r>
      <w:r w:rsidR="00F16C95">
        <w:rPr>
          <w:rFonts w:ascii="Arial" w:hAnsi="Arial" w:cs="Arial"/>
          <w:b/>
          <w:bCs/>
          <w:sz w:val="22"/>
          <w:szCs w:val="22"/>
        </w:rPr>
        <w:tab/>
      </w:r>
      <w:r w:rsidR="00F16C95">
        <w:rPr>
          <w:rFonts w:ascii="Arial" w:hAnsi="Arial" w:cs="Arial"/>
          <w:b/>
          <w:bCs/>
          <w:sz w:val="22"/>
          <w:szCs w:val="22"/>
        </w:rPr>
        <w:tab/>
      </w:r>
      <w:r w:rsidR="00F16C95">
        <w:rPr>
          <w:rFonts w:ascii="Arial" w:hAnsi="Arial" w:cs="Arial"/>
          <w:b/>
          <w:bCs/>
          <w:sz w:val="22"/>
          <w:szCs w:val="22"/>
        </w:rPr>
        <w:tab/>
      </w:r>
      <w:r w:rsidR="00F16C95">
        <w:rPr>
          <w:rFonts w:ascii="Arial" w:hAnsi="Arial" w:cs="Arial"/>
          <w:b/>
          <w:bCs/>
          <w:sz w:val="22"/>
          <w:szCs w:val="22"/>
        </w:rPr>
        <w:tab/>
      </w:r>
      <w:r w:rsidR="00F16C95">
        <w:rPr>
          <w:rFonts w:ascii="Arial" w:hAnsi="Arial" w:cs="Arial"/>
          <w:b/>
          <w:bCs/>
          <w:sz w:val="22"/>
          <w:szCs w:val="22"/>
        </w:rPr>
        <w:tab/>
      </w:r>
      <w:r w:rsidR="00F16C95">
        <w:rPr>
          <w:rFonts w:ascii="Arial" w:hAnsi="Arial" w:cs="Arial"/>
          <w:b/>
          <w:bCs/>
          <w:sz w:val="22"/>
          <w:szCs w:val="22"/>
        </w:rPr>
        <w:tab/>
      </w:r>
      <w:r w:rsidR="005C7DA0">
        <w:rPr>
          <w:rFonts w:ascii="Arial" w:hAnsi="Arial" w:cs="Arial"/>
          <w:b/>
          <w:bCs/>
          <w:sz w:val="22"/>
          <w:szCs w:val="22"/>
        </w:rPr>
        <w:t xml:space="preserve">      </w:t>
      </w:r>
      <w:proofErr w:type="gramStart"/>
      <w:r w:rsidR="005C7DA0">
        <w:rPr>
          <w:rFonts w:ascii="Arial" w:hAnsi="Arial" w:cs="Arial"/>
          <w:b/>
          <w:bCs/>
          <w:sz w:val="22"/>
          <w:szCs w:val="22"/>
        </w:rPr>
        <w:t xml:space="preserve">   </w:t>
      </w:r>
      <w:r w:rsidR="00F16C95">
        <w:rPr>
          <w:rFonts w:ascii="Arial" w:hAnsi="Arial" w:cs="Arial"/>
          <w:b/>
          <w:bCs/>
          <w:sz w:val="22"/>
          <w:szCs w:val="22"/>
        </w:rPr>
        <w:t>(</w:t>
      </w:r>
      <w:proofErr w:type="gramEnd"/>
      <w:r w:rsidR="00230C07">
        <w:rPr>
          <w:rFonts w:ascii="Arial" w:hAnsi="Arial" w:cs="Arial"/>
          <w:b/>
          <w:bCs/>
          <w:sz w:val="22"/>
          <w:szCs w:val="22"/>
        </w:rPr>
        <w:t>5</w:t>
      </w:r>
      <w:r w:rsidR="00F16C95">
        <w:rPr>
          <w:rFonts w:ascii="Arial" w:hAnsi="Arial" w:cs="Arial"/>
          <w:b/>
          <w:bCs/>
          <w:sz w:val="22"/>
          <w:szCs w:val="22"/>
        </w:rPr>
        <w:t xml:space="preserve"> marks)</w:t>
      </w:r>
    </w:p>
    <w:p w14:paraId="799A9710" w14:textId="27933DD2" w:rsidR="00230C07" w:rsidRDefault="00230C07" w:rsidP="00230C07">
      <w:pPr>
        <w:rPr>
          <w:rFonts w:ascii="Arial" w:hAnsi="Arial" w:cs="Arial"/>
          <w:sz w:val="22"/>
          <w:szCs w:val="22"/>
          <w:lang w:val="en-GB"/>
        </w:rPr>
      </w:pPr>
      <w:r w:rsidRPr="00230C07">
        <w:rPr>
          <w:rFonts w:ascii="Arial" w:hAnsi="Arial" w:cs="Arial"/>
          <w:sz w:val="22"/>
          <w:szCs w:val="22"/>
          <w:lang w:val="en-GB"/>
        </w:rPr>
        <w:t xml:space="preserve">A power station generates electrical power at 2.00 </w:t>
      </w:r>
      <w:r w:rsidR="00C1445C">
        <w:rPr>
          <w:rFonts w:ascii="Arial" w:hAnsi="Arial" w:cs="Arial"/>
          <w:sz w:val="22"/>
          <w:szCs w:val="22"/>
          <w:lang w:val="en-GB"/>
        </w:rPr>
        <w:t>×</w:t>
      </w:r>
      <w:r w:rsidRPr="00230C07">
        <w:rPr>
          <w:rFonts w:ascii="Arial" w:hAnsi="Arial" w:cs="Arial"/>
          <w:sz w:val="22"/>
          <w:szCs w:val="22"/>
          <w:lang w:val="en-GB"/>
        </w:rPr>
        <w:t xml:space="preserve"> 10</w:t>
      </w:r>
      <w:r w:rsidRPr="00230C07">
        <w:rPr>
          <w:rFonts w:ascii="Arial" w:hAnsi="Arial" w:cs="Arial"/>
          <w:sz w:val="22"/>
          <w:szCs w:val="22"/>
          <w:vertAlign w:val="superscript"/>
          <w:lang w:val="en-GB"/>
        </w:rPr>
        <w:t>2</w:t>
      </w:r>
      <w:r w:rsidRPr="00230C07">
        <w:rPr>
          <w:rFonts w:ascii="Arial" w:hAnsi="Arial" w:cs="Arial"/>
          <w:sz w:val="22"/>
          <w:szCs w:val="22"/>
          <w:lang w:val="en-GB"/>
        </w:rPr>
        <w:t xml:space="preserve"> MW and 1.60 </w:t>
      </w:r>
      <w:r w:rsidR="00C1445C">
        <w:rPr>
          <w:rFonts w:ascii="Arial" w:hAnsi="Arial" w:cs="Arial"/>
          <w:sz w:val="22"/>
          <w:szCs w:val="22"/>
          <w:lang w:val="en-GB"/>
        </w:rPr>
        <w:t>×</w:t>
      </w:r>
      <w:r w:rsidRPr="00230C07">
        <w:rPr>
          <w:rFonts w:ascii="Arial" w:hAnsi="Arial" w:cs="Arial"/>
          <w:sz w:val="22"/>
          <w:szCs w:val="22"/>
          <w:lang w:val="en-GB"/>
        </w:rPr>
        <w:t xml:space="preserve"> 10</w:t>
      </w:r>
      <w:r w:rsidRPr="00230C07">
        <w:rPr>
          <w:rFonts w:ascii="Arial" w:hAnsi="Arial" w:cs="Arial"/>
          <w:sz w:val="22"/>
          <w:szCs w:val="22"/>
          <w:vertAlign w:val="superscript"/>
          <w:lang w:val="en-GB"/>
        </w:rPr>
        <w:t>4</w:t>
      </w:r>
      <w:r w:rsidRPr="00230C07">
        <w:rPr>
          <w:rFonts w:ascii="Arial" w:hAnsi="Arial" w:cs="Arial"/>
          <w:sz w:val="22"/>
          <w:szCs w:val="22"/>
          <w:lang w:val="en-GB"/>
        </w:rPr>
        <w:t xml:space="preserve"> V RMS. An ideal step-up transformer increases the transmission voltage to 3.30 </w:t>
      </w:r>
      <w:r w:rsidR="00C1445C">
        <w:rPr>
          <w:rFonts w:ascii="Arial" w:hAnsi="Arial" w:cs="Arial"/>
          <w:sz w:val="22"/>
          <w:szCs w:val="22"/>
          <w:lang w:val="en-GB"/>
        </w:rPr>
        <w:t>×</w:t>
      </w:r>
      <w:r w:rsidRPr="00230C07">
        <w:rPr>
          <w:rFonts w:ascii="Arial" w:hAnsi="Arial" w:cs="Arial"/>
          <w:sz w:val="22"/>
          <w:szCs w:val="22"/>
          <w:lang w:val="en-GB"/>
        </w:rPr>
        <w:t xml:space="preserve"> 10</w:t>
      </w:r>
      <w:r w:rsidRPr="00230C07">
        <w:rPr>
          <w:rFonts w:ascii="Arial" w:hAnsi="Arial" w:cs="Arial"/>
          <w:sz w:val="22"/>
          <w:szCs w:val="22"/>
          <w:vertAlign w:val="superscript"/>
          <w:lang w:val="en-GB"/>
        </w:rPr>
        <w:t>2</w:t>
      </w:r>
      <w:r w:rsidRPr="00230C07">
        <w:rPr>
          <w:rFonts w:ascii="Arial" w:hAnsi="Arial" w:cs="Arial"/>
          <w:sz w:val="22"/>
          <w:szCs w:val="22"/>
          <w:lang w:val="en-GB"/>
        </w:rPr>
        <w:t xml:space="preserve"> kV. The electrical power is transmitted through power lines to a substation. This part of the transmission network has an efficiency of 95.0%.</w:t>
      </w:r>
    </w:p>
    <w:p w14:paraId="416A7B42" w14:textId="726075F8" w:rsidR="00230C07" w:rsidRPr="00230C07" w:rsidRDefault="00230C07" w:rsidP="00230C07">
      <w:pPr>
        <w:rPr>
          <w:rFonts w:ascii="Arial" w:hAnsi="Arial" w:cs="Arial"/>
          <w:sz w:val="22"/>
          <w:szCs w:val="22"/>
          <w:lang w:val="en-GB"/>
        </w:rPr>
      </w:pPr>
      <w:r w:rsidRPr="00230C07">
        <w:rPr>
          <w:rFonts w:ascii="Arial" w:hAnsi="Arial" w:cs="Arial"/>
          <w:sz w:val="22"/>
          <w:szCs w:val="22"/>
          <w:lang w:val="en-GB"/>
        </w:rPr>
        <w:t xml:space="preserve"> </w:t>
      </w:r>
    </w:p>
    <w:p w14:paraId="12986C13" w14:textId="6C78F0E7" w:rsidR="00230C07" w:rsidRPr="00230C07" w:rsidRDefault="00230C07" w:rsidP="00491E7A">
      <w:pPr>
        <w:rPr>
          <w:rFonts w:ascii="Arial" w:hAnsi="Arial" w:cs="Arial"/>
          <w:sz w:val="22"/>
          <w:szCs w:val="22"/>
          <w:lang w:val="en-GB"/>
        </w:rPr>
      </w:pPr>
      <w:r w:rsidRPr="00230C07">
        <w:rPr>
          <w:rFonts w:ascii="Arial" w:hAnsi="Arial" w:cs="Arial"/>
          <w:sz w:val="22"/>
          <w:szCs w:val="22"/>
          <w:lang w:val="en-GB"/>
        </w:rPr>
        <w:t>(a)</w:t>
      </w:r>
      <w:r w:rsidRPr="00230C07">
        <w:rPr>
          <w:rFonts w:ascii="Arial" w:hAnsi="Arial" w:cs="Arial"/>
          <w:sz w:val="22"/>
          <w:szCs w:val="22"/>
          <w:lang w:val="en-GB"/>
        </w:rPr>
        <w:tab/>
        <w:t xml:space="preserve">Calculate the turns ratio for the ideal transformer at the power station. </w:t>
      </w:r>
      <w:r w:rsidR="00491E7A">
        <w:rPr>
          <w:rFonts w:ascii="Arial" w:hAnsi="Arial" w:cs="Arial"/>
          <w:sz w:val="22"/>
          <w:szCs w:val="22"/>
          <w:lang w:val="en-GB"/>
        </w:rPr>
        <w:t xml:space="preserve">                              </w:t>
      </w:r>
      <w:r w:rsidRPr="00230C07">
        <w:rPr>
          <w:rFonts w:ascii="Arial" w:hAnsi="Arial" w:cs="Arial"/>
          <w:sz w:val="22"/>
          <w:szCs w:val="22"/>
          <w:lang w:val="en-GB"/>
        </w:rPr>
        <w:t>(1</w:t>
      </w:r>
      <w:r w:rsidR="00491E7A">
        <w:rPr>
          <w:rFonts w:ascii="Arial" w:hAnsi="Arial" w:cs="Arial"/>
          <w:sz w:val="22"/>
          <w:szCs w:val="22"/>
          <w:lang w:val="en-GB"/>
        </w:rPr>
        <w:t xml:space="preserve"> mark</w:t>
      </w:r>
      <w:r w:rsidRPr="00230C07">
        <w:rPr>
          <w:rFonts w:ascii="Arial" w:hAnsi="Arial" w:cs="Arial"/>
          <w:sz w:val="22"/>
          <w:szCs w:val="22"/>
          <w:lang w:val="en-GB"/>
        </w:rPr>
        <w:t>)</w:t>
      </w:r>
    </w:p>
    <w:p w14:paraId="7C76BF75" w14:textId="77777777" w:rsidR="00230C07" w:rsidRPr="00230C07" w:rsidRDefault="00230C07" w:rsidP="00230C07">
      <w:pPr>
        <w:jc w:val="right"/>
        <w:rPr>
          <w:rFonts w:ascii="Arial" w:hAnsi="Arial" w:cs="Arial"/>
          <w:sz w:val="22"/>
          <w:szCs w:val="22"/>
          <w:lang w:val="en-GB"/>
        </w:rPr>
      </w:pPr>
    </w:p>
    <w:p w14:paraId="729BF24C" w14:textId="77777777" w:rsidR="00230C07" w:rsidRDefault="00230C07" w:rsidP="00230C07">
      <w:pPr>
        <w:jc w:val="right"/>
        <w:rPr>
          <w:rFonts w:ascii="Arial" w:hAnsi="Arial" w:cs="Arial"/>
          <w:sz w:val="22"/>
          <w:szCs w:val="22"/>
          <w:lang w:val="en-GB"/>
        </w:rPr>
      </w:pPr>
    </w:p>
    <w:p w14:paraId="68DF463F" w14:textId="77777777" w:rsidR="001F36EC" w:rsidRDefault="001F36EC" w:rsidP="00230C07">
      <w:pPr>
        <w:jc w:val="right"/>
        <w:rPr>
          <w:rFonts w:ascii="Arial" w:hAnsi="Arial" w:cs="Arial"/>
          <w:sz w:val="22"/>
          <w:szCs w:val="22"/>
          <w:lang w:val="en-GB"/>
        </w:rPr>
      </w:pPr>
    </w:p>
    <w:p w14:paraId="2B673028" w14:textId="77777777" w:rsidR="001F36EC" w:rsidRPr="00230C07" w:rsidRDefault="001F36EC" w:rsidP="00230C07">
      <w:pPr>
        <w:jc w:val="right"/>
        <w:rPr>
          <w:rFonts w:ascii="Arial" w:hAnsi="Arial" w:cs="Arial"/>
          <w:sz w:val="22"/>
          <w:szCs w:val="22"/>
          <w:lang w:val="en-GB"/>
        </w:rPr>
      </w:pPr>
    </w:p>
    <w:p w14:paraId="63AB451E" w14:textId="77777777" w:rsidR="00230C07" w:rsidRDefault="00230C07" w:rsidP="00230C07">
      <w:pPr>
        <w:jc w:val="right"/>
        <w:rPr>
          <w:rFonts w:ascii="Arial" w:hAnsi="Arial" w:cs="Arial"/>
          <w:sz w:val="22"/>
          <w:szCs w:val="22"/>
          <w:lang w:val="en-GB"/>
        </w:rPr>
      </w:pPr>
    </w:p>
    <w:p w14:paraId="46D87900" w14:textId="77777777" w:rsidR="00CB5CBC" w:rsidRDefault="00CB5CBC" w:rsidP="00230C07">
      <w:pPr>
        <w:jc w:val="right"/>
        <w:rPr>
          <w:rFonts w:ascii="Arial" w:hAnsi="Arial" w:cs="Arial"/>
          <w:sz w:val="22"/>
          <w:szCs w:val="22"/>
          <w:lang w:val="en-GB"/>
        </w:rPr>
      </w:pPr>
    </w:p>
    <w:p w14:paraId="106813A0" w14:textId="77777777" w:rsidR="00CB5CBC" w:rsidRDefault="00CB5CBC" w:rsidP="00230C07">
      <w:pPr>
        <w:jc w:val="right"/>
        <w:rPr>
          <w:rFonts w:ascii="Arial" w:hAnsi="Arial" w:cs="Arial"/>
          <w:sz w:val="22"/>
          <w:szCs w:val="22"/>
          <w:lang w:val="en-GB"/>
        </w:rPr>
      </w:pPr>
    </w:p>
    <w:p w14:paraId="4D41B0DC" w14:textId="77777777" w:rsidR="00CB5CBC" w:rsidRPr="00230C07" w:rsidRDefault="00CB5CBC" w:rsidP="00230C07">
      <w:pPr>
        <w:jc w:val="right"/>
        <w:rPr>
          <w:rFonts w:ascii="Arial" w:hAnsi="Arial" w:cs="Arial"/>
          <w:sz w:val="22"/>
          <w:szCs w:val="22"/>
          <w:lang w:val="en-GB"/>
        </w:rPr>
      </w:pPr>
    </w:p>
    <w:p w14:paraId="3C878550" w14:textId="77777777" w:rsidR="00230C07" w:rsidRPr="00230C07" w:rsidRDefault="00230C07" w:rsidP="00230C07">
      <w:pPr>
        <w:jc w:val="right"/>
        <w:rPr>
          <w:rFonts w:ascii="Arial" w:hAnsi="Arial" w:cs="Arial"/>
          <w:sz w:val="22"/>
          <w:szCs w:val="22"/>
          <w:lang w:val="en-GB"/>
        </w:rPr>
      </w:pPr>
    </w:p>
    <w:p w14:paraId="361219BE" w14:textId="42454084" w:rsidR="00230C07" w:rsidRPr="00230C07" w:rsidRDefault="00CB5CBC" w:rsidP="00230C07">
      <w:pPr>
        <w:jc w:val="right"/>
        <w:rPr>
          <w:rFonts w:ascii="Arial" w:hAnsi="Arial" w:cs="Arial"/>
          <w:sz w:val="22"/>
          <w:szCs w:val="22"/>
          <w:lang w:val="en-GB"/>
        </w:rPr>
      </w:pPr>
      <w:r>
        <w:rPr>
          <w:rFonts w:ascii="Arial" w:hAnsi="Arial" w:cs="Arial"/>
          <w:sz w:val="22"/>
          <w:szCs w:val="22"/>
          <w:lang w:val="en-GB"/>
        </w:rPr>
        <w:t>Answer</w:t>
      </w:r>
      <w:r w:rsidR="00230C07" w:rsidRPr="00230C07">
        <w:rPr>
          <w:rFonts w:ascii="Arial" w:hAnsi="Arial" w:cs="Arial"/>
          <w:sz w:val="22"/>
          <w:szCs w:val="22"/>
          <w:lang w:val="en-GB"/>
        </w:rPr>
        <w:t xml:space="preserve"> </w:t>
      </w:r>
      <w:r w:rsidR="00A57FC6" w:rsidRPr="007845CE">
        <w:rPr>
          <w:rFonts w:ascii="Arial" w:hAnsi="Arial" w:cs="Arial"/>
          <w:bCs/>
        </w:rPr>
        <w:t>________________</w:t>
      </w:r>
    </w:p>
    <w:p w14:paraId="6F725308" w14:textId="77777777" w:rsidR="00230C07" w:rsidRPr="00230C07" w:rsidRDefault="00230C07" w:rsidP="00230C07">
      <w:pPr>
        <w:jc w:val="right"/>
        <w:rPr>
          <w:rFonts w:ascii="Arial" w:hAnsi="Arial" w:cs="Arial"/>
          <w:sz w:val="22"/>
          <w:szCs w:val="22"/>
          <w:lang w:val="en-GB"/>
        </w:rPr>
      </w:pPr>
    </w:p>
    <w:p w14:paraId="2646C063" w14:textId="77777777" w:rsidR="007E03BF" w:rsidRDefault="007E03BF" w:rsidP="00491E7A">
      <w:pPr>
        <w:rPr>
          <w:rFonts w:ascii="Arial" w:hAnsi="Arial" w:cs="Arial"/>
          <w:sz w:val="22"/>
          <w:szCs w:val="22"/>
          <w:lang w:val="en-GB"/>
        </w:rPr>
      </w:pPr>
    </w:p>
    <w:p w14:paraId="13FB248C" w14:textId="0FF0DC79" w:rsidR="00230C07" w:rsidRPr="00230C07" w:rsidRDefault="00230C07" w:rsidP="00491E7A">
      <w:pPr>
        <w:rPr>
          <w:rFonts w:ascii="Arial" w:hAnsi="Arial" w:cs="Arial"/>
          <w:sz w:val="22"/>
          <w:szCs w:val="22"/>
          <w:lang w:val="en-GB"/>
        </w:rPr>
      </w:pPr>
      <w:r w:rsidRPr="00230C07">
        <w:rPr>
          <w:rFonts w:ascii="Arial" w:hAnsi="Arial" w:cs="Arial"/>
          <w:sz w:val="22"/>
          <w:szCs w:val="22"/>
          <w:lang w:val="en-GB"/>
        </w:rPr>
        <w:t>(b)</w:t>
      </w:r>
      <w:r w:rsidRPr="00230C07">
        <w:rPr>
          <w:rFonts w:ascii="Arial" w:hAnsi="Arial" w:cs="Arial"/>
          <w:sz w:val="22"/>
          <w:szCs w:val="22"/>
          <w:lang w:val="en-GB"/>
        </w:rPr>
        <w:tab/>
        <w:t>Calculate the combined resistance of the power lines.</w:t>
      </w:r>
      <w:r w:rsidR="00491E7A">
        <w:rPr>
          <w:rFonts w:ascii="Arial" w:hAnsi="Arial" w:cs="Arial"/>
          <w:sz w:val="22"/>
          <w:szCs w:val="22"/>
          <w:lang w:val="en-GB"/>
        </w:rPr>
        <w:t xml:space="preserve">                                                      </w:t>
      </w:r>
      <w:r w:rsidRPr="00230C07">
        <w:rPr>
          <w:rFonts w:ascii="Arial" w:hAnsi="Arial" w:cs="Arial"/>
          <w:sz w:val="22"/>
          <w:szCs w:val="22"/>
          <w:lang w:val="en-GB"/>
        </w:rPr>
        <w:t>(4</w:t>
      </w:r>
      <w:r w:rsidR="00491E7A">
        <w:rPr>
          <w:rFonts w:ascii="Arial" w:hAnsi="Arial" w:cs="Arial"/>
          <w:sz w:val="22"/>
          <w:szCs w:val="22"/>
          <w:lang w:val="en-GB"/>
        </w:rPr>
        <w:t xml:space="preserve"> marks</w:t>
      </w:r>
      <w:r w:rsidRPr="00230C07">
        <w:rPr>
          <w:rFonts w:ascii="Arial" w:hAnsi="Arial" w:cs="Arial"/>
          <w:sz w:val="22"/>
          <w:szCs w:val="22"/>
          <w:lang w:val="en-GB"/>
        </w:rPr>
        <w:t>)</w:t>
      </w:r>
    </w:p>
    <w:p w14:paraId="24B5C09D" w14:textId="77777777" w:rsidR="00230C07" w:rsidRPr="00230C07" w:rsidRDefault="00230C07" w:rsidP="00230C07">
      <w:pPr>
        <w:jc w:val="right"/>
        <w:rPr>
          <w:rFonts w:ascii="Arial" w:hAnsi="Arial" w:cs="Arial"/>
          <w:sz w:val="22"/>
          <w:szCs w:val="22"/>
          <w:lang w:val="en-GB"/>
        </w:rPr>
      </w:pPr>
    </w:p>
    <w:p w14:paraId="6BAB11E3" w14:textId="77777777" w:rsidR="00230C07" w:rsidRPr="00230C07" w:rsidRDefault="00230C07" w:rsidP="00230C07">
      <w:pPr>
        <w:jc w:val="right"/>
        <w:rPr>
          <w:rFonts w:ascii="Arial" w:hAnsi="Arial" w:cs="Arial"/>
          <w:sz w:val="22"/>
          <w:szCs w:val="22"/>
          <w:lang w:val="en-GB"/>
        </w:rPr>
      </w:pPr>
    </w:p>
    <w:p w14:paraId="1CDA1CEA" w14:textId="77777777" w:rsidR="00230C07" w:rsidRPr="00230C07" w:rsidRDefault="00230C07" w:rsidP="00230C07">
      <w:pPr>
        <w:jc w:val="right"/>
        <w:rPr>
          <w:rFonts w:ascii="Arial" w:hAnsi="Arial" w:cs="Arial"/>
          <w:sz w:val="22"/>
          <w:szCs w:val="22"/>
          <w:lang w:val="en-GB"/>
        </w:rPr>
      </w:pPr>
    </w:p>
    <w:p w14:paraId="769402C3" w14:textId="77777777" w:rsidR="00230C07" w:rsidRPr="00230C07" w:rsidRDefault="00230C07" w:rsidP="00230C07">
      <w:pPr>
        <w:jc w:val="right"/>
        <w:rPr>
          <w:rFonts w:ascii="Arial" w:hAnsi="Arial" w:cs="Arial"/>
          <w:sz w:val="22"/>
          <w:szCs w:val="22"/>
          <w:lang w:val="en-GB"/>
        </w:rPr>
      </w:pPr>
    </w:p>
    <w:p w14:paraId="273AF72A" w14:textId="77777777" w:rsidR="00230C07" w:rsidRDefault="00230C07" w:rsidP="00230C07">
      <w:pPr>
        <w:jc w:val="right"/>
        <w:rPr>
          <w:rFonts w:ascii="Arial" w:hAnsi="Arial" w:cs="Arial"/>
          <w:sz w:val="22"/>
          <w:szCs w:val="22"/>
          <w:lang w:val="en-GB"/>
        </w:rPr>
      </w:pPr>
    </w:p>
    <w:p w14:paraId="68FC7539" w14:textId="77777777" w:rsidR="001F36EC" w:rsidRDefault="001F36EC" w:rsidP="00230C07">
      <w:pPr>
        <w:jc w:val="right"/>
        <w:rPr>
          <w:rFonts w:ascii="Arial" w:hAnsi="Arial" w:cs="Arial"/>
          <w:sz w:val="22"/>
          <w:szCs w:val="22"/>
          <w:lang w:val="en-GB"/>
        </w:rPr>
      </w:pPr>
    </w:p>
    <w:p w14:paraId="3F098779" w14:textId="77777777" w:rsidR="001F36EC" w:rsidRDefault="001F36EC" w:rsidP="00230C07">
      <w:pPr>
        <w:jc w:val="right"/>
        <w:rPr>
          <w:rFonts w:ascii="Arial" w:hAnsi="Arial" w:cs="Arial"/>
          <w:sz w:val="22"/>
          <w:szCs w:val="22"/>
          <w:lang w:val="en-GB"/>
        </w:rPr>
      </w:pPr>
    </w:p>
    <w:p w14:paraId="4F530C17" w14:textId="77777777" w:rsidR="001F36EC" w:rsidRDefault="001F36EC" w:rsidP="00230C07">
      <w:pPr>
        <w:jc w:val="right"/>
        <w:rPr>
          <w:rFonts w:ascii="Arial" w:hAnsi="Arial" w:cs="Arial"/>
          <w:sz w:val="22"/>
          <w:szCs w:val="22"/>
          <w:lang w:val="en-GB"/>
        </w:rPr>
      </w:pPr>
    </w:p>
    <w:p w14:paraId="45F55036" w14:textId="77777777" w:rsidR="00230C07" w:rsidRDefault="00230C07" w:rsidP="00230C07">
      <w:pPr>
        <w:jc w:val="right"/>
        <w:rPr>
          <w:rFonts w:ascii="Arial" w:hAnsi="Arial" w:cs="Arial"/>
          <w:sz w:val="22"/>
          <w:szCs w:val="22"/>
          <w:lang w:val="en-GB"/>
        </w:rPr>
      </w:pPr>
    </w:p>
    <w:p w14:paraId="44BBF33D" w14:textId="77777777" w:rsidR="00230C07" w:rsidRDefault="00230C07" w:rsidP="00230C07">
      <w:pPr>
        <w:jc w:val="right"/>
        <w:rPr>
          <w:rFonts w:ascii="Arial" w:hAnsi="Arial" w:cs="Arial"/>
          <w:sz w:val="22"/>
          <w:szCs w:val="22"/>
          <w:lang w:val="en-GB"/>
        </w:rPr>
      </w:pPr>
    </w:p>
    <w:p w14:paraId="3F5DE741" w14:textId="77777777" w:rsidR="00CB5CBC" w:rsidRDefault="00CB5CBC" w:rsidP="00230C07">
      <w:pPr>
        <w:jc w:val="right"/>
        <w:rPr>
          <w:rFonts w:ascii="Arial" w:hAnsi="Arial" w:cs="Arial"/>
          <w:sz w:val="22"/>
          <w:szCs w:val="22"/>
          <w:lang w:val="en-GB"/>
        </w:rPr>
      </w:pPr>
    </w:p>
    <w:p w14:paraId="38B4FCD1" w14:textId="77777777" w:rsidR="00CB5CBC" w:rsidRDefault="00CB5CBC" w:rsidP="00230C07">
      <w:pPr>
        <w:jc w:val="right"/>
        <w:rPr>
          <w:rFonts w:ascii="Arial" w:hAnsi="Arial" w:cs="Arial"/>
          <w:sz w:val="22"/>
          <w:szCs w:val="22"/>
          <w:lang w:val="en-GB"/>
        </w:rPr>
      </w:pPr>
    </w:p>
    <w:p w14:paraId="2D931059" w14:textId="77777777" w:rsidR="00CB5CBC" w:rsidRDefault="00CB5CBC" w:rsidP="00230C07">
      <w:pPr>
        <w:jc w:val="right"/>
        <w:rPr>
          <w:rFonts w:ascii="Arial" w:hAnsi="Arial" w:cs="Arial"/>
          <w:sz w:val="22"/>
          <w:szCs w:val="22"/>
          <w:lang w:val="en-GB"/>
        </w:rPr>
      </w:pPr>
    </w:p>
    <w:p w14:paraId="1DDC9940" w14:textId="77777777" w:rsidR="00CB5CBC" w:rsidRDefault="00CB5CBC" w:rsidP="00230C07">
      <w:pPr>
        <w:jc w:val="right"/>
        <w:rPr>
          <w:rFonts w:ascii="Arial" w:hAnsi="Arial" w:cs="Arial"/>
          <w:sz w:val="22"/>
          <w:szCs w:val="22"/>
          <w:lang w:val="en-GB"/>
        </w:rPr>
      </w:pPr>
    </w:p>
    <w:p w14:paraId="3A691195" w14:textId="77777777" w:rsidR="00CB5CBC" w:rsidRPr="00230C07" w:rsidRDefault="00CB5CBC" w:rsidP="00230C07">
      <w:pPr>
        <w:jc w:val="right"/>
        <w:rPr>
          <w:rFonts w:ascii="Arial" w:hAnsi="Arial" w:cs="Arial"/>
          <w:sz w:val="22"/>
          <w:szCs w:val="22"/>
          <w:lang w:val="en-GB"/>
        </w:rPr>
      </w:pPr>
    </w:p>
    <w:p w14:paraId="1C28D7B5" w14:textId="77777777" w:rsidR="00230C07" w:rsidRPr="00230C07" w:rsidRDefault="00230C07" w:rsidP="00230C07">
      <w:pPr>
        <w:jc w:val="right"/>
        <w:rPr>
          <w:rFonts w:ascii="Arial" w:hAnsi="Arial" w:cs="Arial"/>
          <w:sz w:val="22"/>
          <w:szCs w:val="22"/>
          <w:lang w:val="en-GB"/>
        </w:rPr>
      </w:pPr>
    </w:p>
    <w:p w14:paraId="65E7FF3D" w14:textId="77777777" w:rsidR="00230C07" w:rsidRDefault="00230C07" w:rsidP="00230C07">
      <w:pPr>
        <w:jc w:val="right"/>
        <w:rPr>
          <w:rFonts w:ascii="Arial" w:hAnsi="Arial" w:cs="Arial"/>
          <w:sz w:val="22"/>
          <w:szCs w:val="22"/>
          <w:lang w:val="en-GB"/>
        </w:rPr>
      </w:pPr>
    </w:p>
    <w:p w14:paraId="262F941B" w14:textId="77777777" w:rsidR="00A522D9" w:rsidRDefault="00A522D9" w:rsidP="00230C07">
      <w:pPr>
        <w:jc w:val="right"/>
        <w:rPr>
          <w:rFonts w:ascii="Arial" w:hAnsi="Arial" w:cs="Arial"/>
          <w:sz w:val="22"/>
          <w:szCs w:val="22"/>
          <w:lang w:val="en-GB"/>
        </w:rPr>
      </w:pPr>
    </w:p>
    <w:p w14:paraId="7795F19D" w14:textId="77777777" w:rsidR="00A522D9" w:rsidRDefault="00A522D9" w:rsidP="00230C07">
      <w:pPr>
        <w:jc w:val="right"/>
        <w:rPr>
          <w:rFonts w:ascii="Arial" w:hAnsi="Arial" w:cs="Arial"/>
          <w:sz w:val="22"/>
          <w:szCs w:val="22"/>
          <w:lang w:val="en-GB"/>
        </w:rPr>
      </w:pPr>
    </w:p>
    <w:p w14:paraId="72ACEF46" w14:textId="77777777" w:rsidR="00221B72" w:rsidRDefault="00221B72" w:rsidP="00230C07">
      <w:pPr>
        <w:jc w:val="right"/>
        <w:rPr>
          <w:rFonts w:ascii="Arial" w:hAnsi="Arial" w:cs="Arial"/>
          <w:sz w:val="22"/>
          <w:szCs w:val="22"/>
          <w:lang w:val="en-GB"/>
        </w:rPr>
      </w:pPr>
    </w:p>
    <w:p w14:paraId="768A47C4" w14:textId="77777777" w:rsidR="00221B72" w:rsidRDefault="00221B72" w:rsidP="00230C07">
      <w:pPr>
        <w:jc w:val="right"/>
        <w:rPr>
          <w:rFonts w:ascii="Arial" w:hAnsi="Arial" w:cs="Arial"/>
          <w:sz w:val="22"/>
          <w:szCs w:val="22"/>
          <w:lang w:val="en-GB"/>
        </w:rPr>
      </w:pPr>
    </w:p>
    <w:p w14:paraId="634D43E9" w14:textId="77777777" w:rsidR="00221B72" w:rsidRDefault="00221B72" w:rsidP="00230C07">
      <w:pPr>
        <w:jc w:val="right"/>
        <w:rPr>
          <w:rFonts w:ascii="Arial" w:hAnsi="Arial" w:cs="Arial"/>
          <w:sz w:val="22"/>
          <w:szCs w:val="22"/>
          <w:lang w:val="en-GB"/>
        </w:rPr>
      </w:pPr>
    </w:p>
    <w:p w14:paraId="122DD029" w14:textId="77777777" w:rsidR="00221B72" w:rsidRDefault="00221B72" w:rsidP="00230C07">
      <w:pPr>
        <w:jc w:val="right"/>
        <w:rPr>
          <w:rFonts w:ascii="Arial" w:hAnsi="Arial" w:cs="Arial"/>
          <w:sz w:val="22"/>
          <w:szCs w:val="22"/>
          <w:lang w:val="en-GB"/>
        </w:rPr>
      </w:pPr>
    </w:p>
    <w:p w14:paraId="07AB1DBF" w14:textId="77777777" w:rsidR="00221B72" w:rsidRDefault="00221B72" w:rsidP="00230C07">
      <w:pPr>
        <w:jc w:val="right"/>
        <w:rPr>
          <w:rFonts w:ascii="Arial" w:hAnsi="Arial" w:cs="Arial"/>
          <w:sz w:val="22"/>
          <w:szCs w:val="22"/>
          <w:lang w:val="en-GB"/>
        </w:rPr>
      </w:pPr>
    </w:p>
    <w:p w14:paraId="1650CAC6" w14:textId="77777777" w:rsidR="00221B72" w:rsidRDefault="00221B72" w:rsidP="00230C07">
      <w:pPr>
        <w:jc w:val="right"/>
        <w:rPr>
          <w:rFonts w:ascii="Arial" w:hAnsi="Arial" w:cs="Arial"/>
          <w:sz w:val="22"/>
          <w:szCs w:val="22"/>
          <w:lang w:val="en-GB"/>
        </w:rPr>
      </w:pPr>
    </w:p>
    <w:p w14:paraId="27E5D985" w14:textId="77777777" w:rsidR="00221B72" w:rsidRDefault="00221B72" w:rsidP="00230C07">
      <w:pPr>
        <w:jc w:val="right"/>
        <w:rPr>
          <w:rFonts w:ascii="Arial" w:hAnsi="Arial" w:cs="Arial"/>
          <w:sz w:val="22"/>
          <w:szCs w:val="22"/>
          <w:lang w:val="en-GB"/>
        </w:rPr>
      </w:pPr>
    </w:p>
    <w:p w14:paraId="3B7545F3" w14:textId="77777777" w:rsidR="00221B72" w:rsidRDefault="00221B72" w:rsidP="00230C07">
      <w:pPr>
        <w:jc w:val="right"/>
        <w:rPr>
          <w:rFonts w:ascii="Arial" w:hAnsi="Arial" w:cs="Arial"/>
          <w:sz w:val="22"/>
          <w:szCs w:val="22"/>
          <w:lang w:val="en-GB"/>
        </w:rPr>
      </w:pPr>
    </w:p>
    <w:p w14:paraId="0AF9273A" w14:textId="77777777" w:rsidR="00221B72" w:rsidRDefault="00221B72" w:rsidP="00230C07">
      <w:pPr>
        <w:jc w:val="right"/>
        <w:rPr>
          <w:rFonts w:ascii="Arial" w:hAnsi="Arial" w:cs="Arial"/>
          <w:sz w:val="22"/>
          <w:szCs w:val="22"/>
          <w:lang w:val="en-GB"/>
        </w:rPr>
      </w:pPr>
    </w:p>
    <w:p w14:paraId="496E6568" w14:textId="77777777" w:rsidR="00221B72" w:rsidRDefault="00221B72" w:rsidP="00230C07">
      <w:pPr>
        <w:jc w:val="right"/>
        <w:rPr>
          <w:rFonts w:ascii="Arial" w:hAnsi="Arial" w:cs="Arial"/>
          <w:sz w:val="22"/>
          <w:szCs w:val="22"/>
          <w:lang w:val="en-GB"/>
        </w:rPr>
      </w:pPr>
    </w:p>
    <w:p w14:paraId="31DAB24B" w14:textId="77777777" w:rsidR="00221B72" w:rsidRPr="00230C07" w:rsidRDefault="00221B72" w:rsidP="00230C07">
      <w:pPr>
        <w:jc w:val="right"/>
        <w:rPr>
          <w:rFonts w:ascii="Arial" w:hAnsi="Arial" w:cs="Arial"/>
          <w:sz w:val="22"/>
          <w:szCs w:val="22"/>
          <w:lang w:val="en-GB"/>
        </w:rPr>
      </w:pPr>
    </w:p>
    <w:p w14:paraId="1037A1C0" w14:textId="75C8DDE5" w:rsidR="00230C07" w:rsidRPr="00A57FC6" w:rsidRDefault="00A57FC6" w:rsidP="00230C07">
      <w:pPr>
        <w:jc w:val="right"/>
        <w:rPr>
          <w:rFonts w:ascii="Arial" w:hAnsi="Arial" w:cs="Arial"/>
          <w:sz w:val="22"/>
          <w:szCs w:val="22"/>
          <w:lang w:val="en-GB"/>
        </w:rPr>
      </w:pPr>
      <w:r w:rsidRPr="00A57FC6">
        <w:rPr>
          <w:rFonts w:ascii="Arial" w:hAnsi="Arial" w:cs="Arial"/>
          <w:bCs/>
          <w:sz w:val="22"/>
          <w:szCs w:val="22"/>
        </w:rPr>
        <w:t xml:space="preserve">Answer ________________ </w:t>
      </w:r>
      <w:r w:rsidR="00230C07" w:rsidRPr="00A57FC6">
        <w:rPr>
          <w:rFonts w:ascii="Arial" w:hAnsi="Arial" w:cs="Arial"/>
          <w:sz w:val="22"/>
          <w:szCs w:val="22"/>
          <w:lang w:val="en-GB"/>
        </w:rPr>
        <w:t>Ω</w:t>
      </w:r>
    </w:p>
    <w:p w14:paraId="39A1E9FD" w14:textId="77777777" w:rsidR="00424FB8" w:rsidRPr="0077522C" w:rsidRDefault="00424FB8" w:rsidP="00424FB8">
      <w:pPr>
        <w:ind w:left="709" w:hanging="709"/>
        <w:rPr>
          <w:rFonts w:ascii="Arial" w:hAnsi="Arial" w:cs="Arial"/>
          <w:sz w:val="22"/>
          <w:szCs w:val="22"/>
        </w:rPr>
      </w:pPr>
    </w:p>
    <w:p w14:paraId="2324DCC8" w14:textId="77777777" w:rsidR="00424FB8" w:rsidRPr="0077522C" w:rsidRDefault="00424FB8" w:rsidP="00424FB8">
      <w:pPr>
        <w:ind w:left="709" w:hanging="709"/>
        <w:rPr>
          <w:rFonts w:ascii="Arial" w:hAnsi="Arial" w:cs="Arial"/>
          <w:sz w:val="22"/>
          <w:szCs w:val="22"/>
        </w:rPr>
      </w:pPr>
    </w:p>
    <w:p w14:paraId="40142B5D" w14:textId="77777777" w:rsidR="00EB1036" w:rsidRDefault="00EB1036">
      <w:pPr>
        <w:spacing w:after="160" w:line="259" w:lineRule="auto"/>
        <w:rPr>
          <w:rFonts w:ascii="Arial" w:hAnsi="Arial" w:cs="Arial"/>
          <w:b/>
          <w:bCs/>
          <w:sz w:val="22"/>
          <w:szCs w:val="22"/>
        </w:rPr>
      </w:pPr>
      <w:r>
        <w:rPr>
          <w:rFonts w:ascii="Arial" w:hAnsi="Arial" w:cs="Arial"/>
          <w:b/>
          <w:bCs/>
          <w:sz w:val="22"/>
          <w:szCs w:val="22"/>
        </w:rPr>
        <w:br w:type="page"/>
      </w:r>
    </w:p>
    <w:p w14:paraId="46CDE499" w14:textId="77777777" w:rsidR="00E01A13" w:rsidRDefault="00E01A13" w:rsidP="009E1727">
      <w:pPr>
        <w:spacing w:after="160" w:line="259" w:lineRule="auto"/>
        <w:rPr>
          <w:rFonts w:ascii="Arial" w:hAnsi="Arial" w:cs="Arial"/>
          <w:b/>
          <w:bCs/>
          <w:sz w:val="22"/>
          <w:szCs w:val="22"/>
        </w:rPr>
      </w:pPr>
    </w:p>
    <w:p w14:paraId="6D7DEE86" w14:textId="76AF86A8" w:rsidR="009E1727" w:rsidRDefault="00C755EF" w:rsidP="009E1727">
      <w:pPr>
        <w:spacing w:after="160" w:line="259" w:lineRule="auto"/>
        <w:rPr>
          <w:rFonts w:ascii="Arial" w:hAnsi="Arial" w:cs="Arial"/>
          <w:b/>
          <w:bCs/>
          <w:sz w:val="22"/>
          <w:szCs w:val="22"/>
        </w:rPr>
      </w:pPr>
      <w:r>
        <w:rPr>
          <w:rFonts w:ascii="Arial" w:hAnsi="Arial" w:cs="Arial"/>
          <w:b/>
          <w:bCs/>
          <w:sz w:val="22"/>
          <w:szCs w:val="22"/>
        </w:rPr>
        <w:t xml:space="preserve">Question </w:t>
      </w:r>
      <w:r w:rsidR="009E1727">
        <w:rPr>
          <w:rFonts w:ascii="Arial" w:hAnsi="Arial" w:cs="Arial"/>
          <w:b/>
          <w:bCs/>
          <w:sz w:val="22"/>
          <w:szCs w:val="22"/>
        </w:rPr>
        <w:t>10</w:t>
      </w:r>
      <w:r w:rsidR="009E1727">
        <w:rPr>
          <w:rFonts w:ascii="Arial" w:hAnsi="Arial" w:cs="Arial"/>
          <w:b/>
          <w:bCs/>
          <w:sz w:val="22"/>
          <w:szCs w:val="22"/>
        </w:rPr>
        <w:tab/>
      </w:r>
      <w:r w:rsidR="009E1727">
        <w:rPr>
          <w:rFonts w:ascii="Arial" w:hAnsi="Arial" w:cs="Arial"/>
          <w:b/>
          <w:bCs/>
          <w:sz w:val="22"/>
          <w:szCs w:val="22"/>
        </w:rPr>
        <w:tab/>
      </w:r>
      <w:r w:rsidR="009E1727">
        <w:rPr>
          <w:rFonts w:ascii="Arial" w:hAnsi="Arial" w:cs="Arial"/>
          <w:b/>
          <w:bCs/>
          <w:sz w:val="22"/>
          <w:szCs w:val="22"/>
        </w:rPr>
        <w:tab/>
      </w:r>
      <w:r w:rsidR="009E1727">
        <w:rPr>
          <w:rFonts w:ascii="Arial" w:hAnsi="Arial" w:cs="Arial"/>
          <w:b/>
          <w:bCs/>
          <w:sz w:val="22"/>
          <w:szCs w:val="22"/>
        </w:rPr>
        <w:tab/>
      </w:r>
      <w:r w:rsidR="009E1727">
        <w:rPr>
          <w:rFonts w:ascii="Arial" w:hAnsi="Arial" w:cs="Arial"/>
          <w:b/>
          <w:bCs/>
          <w:sz w:val="22"/>
          <w:szCs w:val="22"/>
        </w:rPr>
        <w:tab/>
      </w:r>
      <w:r w:rsidR="009E1727">
        <w:rPr>
          <w:rFonts w:ascii="Arial" w:hAnsi="Arial" w:cs="Arial"/>
          <w:b/>
          <w:bCs/>
          <w:sz w:val="22"/>
          <w:szCs w:val="22"/>
        </w:rPr>
        <w:tab/>
      </w:r>
      <w:r w:rsidR="009E1727">
        <w:rPr>
          <w:rFonts w:ascii="Arial" w:hAnsi="Arial" w:cs="Arial"/>
          <w:b/>
          <w:bCs/>
          <w:sz w:val="22"/>
          <w:szCs w:val="22"/>
        </w:rPr>
        <w:tab/>
      </w:r>
      <w:r w:rsidR="009E1727">
        <w:rPr>
          <w:rFonts w:ascii="Arial" w:hAnsi="Arial" w:cs="Arial"/>
          <w:b/>
          <w:bCs/>
          <w:sz w:val="22"/>
          <w:szCs w:val="22"/>
        </w:rPr>
        <w:tab/>
      </w:r>
      <w:r w:rsidR="009E1727">
        <w:rPr>
          <w:rFonts w:ascii="Arial" w:hAnsi="Arial" w:cs="Arial"/>
          <w:b/>
          <w:bCs/>
          <w:sz w:val="22"/>
          <w:szCs w:val="22"/>
        </w:rPr>
        <w:tab/>
      </w:r>
      <w:r w:rsidR="009E1727">
        <w:rPr>
          <w:rFonts w:ascii="Arial" w:hAnsi="Arial" w:cs="Arial"/>
          <w:b/>
          <w:bCs/>
          <w:sz w:val="22"/>
          <w:szCs w:val="22"/>
        </w:rPr>
        <w:tab/>
      </w:r>
      <w:r>
        <w:rPr>
          <w:rFonts w:ascii="Arial" w:hAnsi="Arial" w:cs="Arial"/>
          <w:b/>
          <w:bCs/>
          <w:sz w:val="22"/>
          <w:szCs w:val="22"/>
        </w:rPr>
        <w:tab/>
      </w:r>
      <w:r w:rsidR="001F36EC">
        <w:rPr>
          <w:rFonts w:ascii="Arial" w:hAnsi="Arial" w:cs="Arial"/>
          <w:b/>
          <w:bCs/>
          <w:sz w:val="22"/>
          <w:szCs w:val="22"/>
        </w:rPr>
        <w:t xml:space="preserve">      </w:t>
      </w:r>
      <w:proofErr w:type="gramStart"/>
      <w:r w:rsidR="001F36EC">
        <w:rPr>
          <w:rFonts w:ascii="Arial" w:hAnsi="Arial" w:cs="Arial"/>
          <w:b/>
          <w:bCs/>
          <w:sz w:val="22"/>
          <w:szCs w:val="22"/>
        </w:rPr>
        <w:t xml:space="preserve">   </w:t>
      </w:r>
      <w:r w:rsidR="009E1727">
        <w:rPr>
          <w:rFonts w:ascii="Arial" w:hAnsi="Arial" w:cs="Arial"/>
          <w:b/>
          <w:bCs/>
          <w:sz w:val="22"/>
          <w:szCs w:val="22"/>
        </w:rPr>
        <w:t>(</w:t>
      </w:r>
      <w:proofErr w:type="gramEnd"/>
      <w:r w:rsidR="00774AFE">
        <w:rPr>
          <w:rFonts w:ascii="Arial" w:hAnsi="Arial" w:cs="Arial"/>
          <w:b/>
          <w:bCs/>
          <w:sz w:val="22"/>
          <w:szCs w:val="22"/>
        </w:rPr>
        <w:t>6</w:t>
      </w:r>
      <w:r w:rsidR="009E1727">
        <w:rPr>
          <w:rFonts w:ascii="Arial" w:hAnsi="Arial" w:cs="Arial"/>
          <w:b/>
          <w:bCs/>
          <w:sz w:val="22"/>
          <w:szCs w:val="22"/>
        </w:rPr>
        <w:t xml:space="preserve"> marks)</w:t>
      </w:r>
    </w:p>
    <w:p w14:paraId="4B710845" w14:textId="4025B160" w:rsidR="00C84B4B" w:rsidRPr="005B23AB" w:rsidRDefault="00C84B4B" w:rsidP="00C84B4B">
      <w:pPr>
        <w:rPr>
          <w:rFonts w:ascii="Arial" w:hAnsi="Arial" w:cs="Arial"/>
          <w:sz w:val="22"/>
          <w:szCs w:val="22"/>
        </w:rPr>
      </w:pPr>
      <w:r w:rsidRPr="005B23AB">
        <w:rPr>
          <w:rFonts w:ascii="Arial" w:hAnsi="Arial" w:cs="Arial"/>
          <w:sz w:val="22"/>
          <w:szCs w:val="22"/>
        </w:rPr>
        <w:t>A small unpowered toy car is launched with a speed 5.95 m</w:t>
      </w:r>
      <w:r w:rsidR="00337181">
        <w:rPr>
          <w:rFonts w:ascii="Arial" w:hAnsi="Arial" w:cs="Arial"/>
          <w:sz w:val="22"/>
          <w:szCs w:val="22"/>
        </w:rPr>
        <w:t xml:space="preserve"> </w:t>
      </w:r>
      <w:r w:rsidRPr="005B23AB">
        <w:rPr>
          <w:rFonts w:ascii="Arial" w:hAnsi="Arial" w:cs="Arial"/>
          <w:sz w:val="22"/>
          <w:szCs w:val="22"/>
        </w:rPr>
        <w:t>s</w:t>
      </w:r>
      <w:r w:rsidRPr="005B23AB">
        <w:rPr>
          <w:rFonts w:ascii="Arial" w:hAnsi="Arial" w:cs="Arial"/>
          <w:sz w:val="22"/>
          <w:szCs w:val="22"/>
          <w:vertAlign w:val="superscript"/>
        </w:rPr>
        <w:t>-1</w:t>
      </w:r>
      <w:r w:rsidRPr="005B23AB">
        <w:rPr>
          <w:rFonts w:ascii="Arial" w:hAnsi="Arial" w:cs="Arial"/>
          <w:sz w:val="22"/>
          <w:szCs w:val="22"/>
        </w:rPr>
        <w:t xml:space="preserve"> toward a vertical circular loop with a 0.640 m radius. Frictional forces are negligible. </w:t>
      </w:r>
    </w:p>
    <w:p w14:paraId="4A57232C" w14:textId="77777777" w:rsidR="00C84B4B" w:rsidRDefault="00C84B4B" w:rsidP="00C84B4B">
      <w:pPr>
        <w:rPr>
          <w:rFonts w:ascii="Arial" w:hAnsi="Arial" w:cs="Arial"/>
          <w:sz w:val="24"/>
          <w:szCs w:val="24"/>
        </w:rPr>
      </w:pPr>
    </w:p>
    <w:p w14:paraId="0BED1C3D" w14:textId="77777777" w:rsidR="00C84B4B" w:rsidRDefault="00C84B4B" w:rsidP="00C84B4B">
      <w:pPr>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2674048" behindDoc="1" locked="0" layoutInCell="1" allowOverlap="1" wp14:anchorId="6133DA72" wp14:editId="1D504213">
                <wp:simplePos x="0" y="0"/>
                <wp:positionH relativeFrom="column">
                  <wp:posOffset>2857500</wp:posOffset>
                </wp:positionH>
                <wp:positionV relativeFrom="paragraph">
                  <wp:posOffset>627380</wp:posOffset>
                </wp:positionV>
                <wp:extent cx="914400" cy="228600"/>
                <wp:effectExtent l="0" t="0" r="6985" b="0"/>
                <wp:wrapNone/>
                <wp:docPr id="1199114743" name="Text Box 4"/>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3586C99A" w14:textId="77777777" w:rsidR="00C84B4B" w:rsidRPr="009D2951" w:rsidRDefault="00C84B4B" w:rsidP="00C84B4B">
                            <w:pPr>
                              <w:rPr>
                                <w:rFonts w:ascii="Arial" w:hAnsi="Arial" w:cs="Arial"/>
                                <w:sz w:val="18"/>
                                <w:szCs w:val="18"/>
                                <w:lang w:val="en-GB"/>
                              </w:rPr>
                            </w:pPr>
                            <w:r w:rsidRPr="009D2951">
                              <w:rPr>
                                <w:rFonts w:ascii="Arial" w:hAnsi="Arial" w:cs="Arial"/>
                                <w:sz w:val="18"/>
                                <w:szCs w:val="18"/>
                                <w:lang w:val="en-GB"/>
                              </w:rPr>
                              <w:t>0.640 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33DA72" id="Text Box 4" o:spid="_x0000_s1041" type="#_x0000_t202" style="position:absolute;margin-left:225pt;margin-top:49.4pt;width:1in;height:18pt;z-index:-250642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" fillcolor="white [3201]" stroked="f" strokeweight=".5pt">
                <v:textbox>
                  <w:txbxContent>
                    <w:p w14:paraId="3586C99A" w14:textId="77777777" w:rsidR="00C84B4B" w:rsidRPr="009D2951" w:rsidRDefault="00C84B4B" w:rsidP="00C84B4B">
                      <w:pPr>
                        <w:rPr>
                          <w:rFonts w:ascii="Arial" w:hAnsi="Arial" w:cs="Arial"/>
                          <w:sz w:val="18"/>
                          <w:szCs w:val="18"/>
                          <w:lang w:val="en-GB"/>
                        </w:rPr>
                      </w:pPr>
                      <w:r w:rsidRPr="009D2951">
                        <w:rPr>
                          <w:rFonts w:ascii="Arial" w:hAnsi="Arial" w:cs="Arial"/>
                          <w:sz w:val="18"/>
                          <w:szCs w:val="18"/>
                          <w:lang w:val="en-GB"/>
                        </w:rPr>
                        <w:t>0.640 m</w:t>
                      </w:r>
                    </w:p>
                  </w:txbxContent>
                </v:textbox>
              </v:shap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673024" behindDoc="0" locked="0" layoutInCell="1" allowOverlap="1" wp14:anchorId="2B0393A4" wp14:editId="4343D205">
                <wp:simplePos x="0" y="0"/>
                <wp:positionH relativeFrom="column">
                  <wp:posOffset>2743200</wp:posOffset>
                </wp:positionH>
                <wp:positionV relativeFrom="paragraph">
                  <wp:posOffset>741680</wp:posOffset>
                </wp:positionV>
                <wp:extent cx="571500" cy="342900"/>
                <wp:effectExtent l="0" t="0" r="57150" b="57150"/>
                <wp:wrapNone/>
                <wp:docPr id="860882187" name="Straight Arrow Connector 3"/>
                <wp:cNvGraphicFramePr/>
                <a:graphic xmlns:a="http://schemas.openxmlformats.org/drawingml/2006/main">
                  <a:graphicData uri="http://schemas.microsoft.com/office/word/2010/wordprocessingShape">
                    <wps:wsp>
                      <wps:cNvCnPr/>
                      <wps:spPr>
                        <a:xfrm>
                          <a:off x="0" y="0"/>
                          <a:ext cx="571500" cy="34290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31D837" id="Straight Arrow Connector 3" o:spid="_x0000_s1026" type="#_x0000_t32" style="position:absolute;margin-left:3in;margin-top:58.4pt;width:45pt;height:27pt;z-index:25267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" strokecolor="black [3213]" strokeweight=".5pt">
                <v:stroke dashstyle="dash" endarrow="block" joinstyle="miter"/>
              </v:shap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672000" behindDoc="0" locked="0" layoutInCell="1" allowOverlap="1" wp14:anchorId="1BDCE2AF" wp14:editId="03F11763">
                <wp:simplePos x="0" y="0"/>
                <wp:positionH relativeFrom="column">
                  <wp:posOffset>2057400</wp:posOffset>
                </wp:positionH>
                <wp:positionV relativeFrom="paragraph">
                  <wp:posOffset>55880</wp:posOffset>
                </wp:positionV>
                <wp:extent cx="1371600" cy="1371600"/>
                <wp:effectExtent l="19050" t="19050" r="19050" b="19050"/>
                <wp:wrapNone/>
                <wp:docPr id="1355784946" name="Oval 2"/>
                <wp:cNvGraphicFramePr/>
                <a:graphic xmlns:a="http://schemas.openxmlformats.org/drawingml/2006/main">
                  <a:graphicData uri="http://schemas.microsoft.com/office/word/2010/wordprocessingShape">
                    <wps:wsp>
                      <wps:cNvSpPr/>
                      <wps:spPr>
                        <a:xfrm>
                          <a:off x="0" y="0"/>
                          <a:ext cx="1371600" cy="1371600"/>
                        </a:xfrm>
                        <a:prstGeom prst="ellipse">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C304BB" id="Oval 2" o:spid="_x0000_s1026" style="position:absolute;margin-left:162pt;margin-top:4.4pt;width:108pt;height:108pt;z-index:252672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" filled="f" strokecolor="black [3213]" strokeweight="2.25pt">
                <v:stroke joinstyle="miter"/>
              </v:oval>
            </w:pict>
          </mc:Fallback>
        </mc:AlternateContent>
      </w:r>
    </w:p>
    <w:p w14:paraId="22610E0E" w14:textId="77777777" w:rsidR="00C84B4B" w:rsidRDefault="00C84B4B" w:rsidP="00C84B4B">
      <w:pPr>
        <w:rPr>
          <w:rFonts w:ascii="Arial" w:hAnsi="Arial" w:cs="Arial"/>
          <w:sz w:val="24"/>
          <w:szCs w:val="24"/>
        </w:rPr>
      </w:pPr>
    </w:p>
    <w:p w14:paraId="0064E3EA" w14:textId="77777777" w:rsidR="00C84B4B" w:rsidRDefault="00C84B4B" w:rsidP="00C84B4B">
      <w:pPr>
        <w:rPr>
          <w:rFonts w:ascii="Arial" w:hAnsi="Arial" w:cs="Arial"/>
          <w:sz w:val="24"/>
          <w:szCs w:val="24"/>
        </w:rPr>
      </w:pPr>
    </w:p>
    <w:p w14:paraId="10592F0B" w14:textId="77777777" w:rsidR="00C84B4B" w:rsidRDefault="00C84B4B" w:rsidP="00C84B4B">
      <w:pPr>
        <w:rPr>
          <w:rFonts w:ascii="Arial" w:hAnsi="Arial" w:cs="Arial"/>
          <w:sz w:val="24"/>
          <w:szCs w:val="24"/>
        </w:rPr>
      </w:pPr>
    </w:p>
    <w:p w14:paraId="4F722D8F" w14:textId="77777777" w:rsidR="00C84B4B" w:rsidRDefault="00C84B4B" w:rsidP="00C84B4B">
      <w:pPr>
        <w:rPr>
          <w:rFonts w:ascii="Arial" w:hAnsi="Arial" w:cs="Arial"/>
          <w:sz w:val="24"/>
          <w:szCs w:val="24"/>
        </w:rPr>
      </w:pPr>
    </w:p>
    <w:p w14:paraId="39883DA8" w14:textId="2CF3392D" w:rsidR="00C84B4B" w:rsidRDefault="00C84B4B" w:rsidP="00C84B4B">
      <w:pPr>
        <w:rPr>
          <w:rFonts w:ascii="Arial" w:hAnsi="Arial" w:cs="Arial"/>
          <w:sz w:val="24"/>
          <w:szCs w:val="24"/>
        </w:rPr>
      </w:pPr>
      <w:r>
        <w:rPr>
          <w:rFonts w:ascii="Arial" w:hAnsi="Arial" w:cs="Arial"/>
          <w:sz w:val="24"/>
          <w:szCs w:val="24"/>
        </w:rPr>
        <w:tab/>
      </w:r>
    </w:p>
    <w:p w14:paraId="6E91CA4F" w14:textId="77777777" w:rsidR="005B23AB" w:rsidRDefault="00C84B4B" w:rsidP="00C84B4B">
      <w:pPr>
        <w:rPr>
          <w:rFonts w:ascii="Arial" w:hAnsi="Arial" w:cs="Arial"/>
          <w:sz w:val="22"/>
          <w:szCs w:val="22"/>
        </w:rPr>
      </w:pPr>
      <w:r>
        <w:rPr>
          <w:rFonts w:ascii="Arial" w:hAnsi="Arial" w:cs="Arial"/>
          <w:noProof/>
          <w:sz w:val="24"/>
          <w:szCs w:val="24"/>
          <w14:ligatures w14:val="standardContextual"/>
        </w:rPr>
        <mc:AlternateContent>
          <mc:Choice Requires="wps">
            <w:drawing>
              <wp:anchor distT="0" distB="0" distL="114300" distR="114300" simplePos="0" relativeHeight="252675072" behindDoc="1" locked="0" layoutInCell="1" allowOverlap="1" wp14:anchorId="531AF333" wp14:editId="3604B3F7">
                <wp:simplePos x="0" y="0"/>
                <wp:positionH relativeFrom="column">
                  <wp:posOffset>1282700</wp:posOffset>
                </wp:positionH>
                <wp:positionV relativeFrom="paragraph">
                  <wp:posOffset>152400</wp:posOffset>
                </wp:positionV>
                <wp:extent cx="914400" cy="228600"/>
                <wp:effectExtent l="0" t="0" r="6985" b="0"/>
                <wp:wrapNone/>
                <wp:docPr id="800730255" name="Text Box 4"/>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0EF0EAEC" w14:textId="047199FA" w:rsidR="00C84B4B" w:rsidRPr="009D2951" w:rsidRDefault="00C84B4B" w:rsidP="00C84B4B">
                            <w:pPr>
                              <w:rPr>
                                <w:rFonts w:ascii="Arial" w:hAnsi="Arial" w:cs="Arial"/>
                                <w:sz w:val="18"/>
                                <w:szCs w:val="18"/>
                                <w:lang w:val="en-GB"/>
                              </w:rPr>
                            </w:pPr>
                            <w:r>
                              <w:rPr>
                                <w:rFonts w:ascii="Arial" w:hAnsi="Arial" w:cs="Arial"/>
                                <w:sz w:val="18"/>
                                <w:szCs w:val="18"/>
                                <w:lang w:val="en-GB"/>
                              </w:rPr>
                              <w:t>5.95</w:t>
                            </w:r>
                            <w:r w:rsidRPr="009D2951">
                              <w:rPr>
                                <w:rFonts w:ascii="Arial" w:hAnsi="Arial" w:cs="Arial"/>
                                <w:sz w:val="18"/>
                                <w:szCs w:val="18"/>
                                <w:lang w:val="en-GB"/>
                              </w:rPr>
                              <w:t xml:space="preserve"> m</w:t>
                            </w:r>
                            <w:r w:rsidR="002C7B86">
                              <w:rPr>
                                <w:rFonts w:ascii="Arial" w:hAnsi="Arial" w:cs="Arial"/>
                                <w:sz w:val="18"/>
                                <w:szCs w:val="18"/>
                                <w:lang w:val="en-GB"/>
                              </w:rPr>
                              <w:t xml:space="preserve"> </w:t>
                            </w:r>
                            <w:r>
                              <w:rPr>
                                <w:rFonts w:ascii="Arial" w:hAnsi="Arial" w:cs="Arial"/>
                                <w:sz w:val="18"/>
                                <w:szCs w:val="18"/>
                                <w:lang w:val="en-GB"/>
                              </w:rPr>
                              <w:t>s</w:t>
                            </w:r>
                            <w:r w:rsidRPr="009D2951">
                              <w:rPr>
                                <w:rFonts w:ascii="Arial" w:hAnsi="Arial" w:cs="Arial"/>
                                <w:sz w:val="18"/>
                                <w:szCs w:val="18"/>
                                <w:vertAlign w:val="superscript"/>
                                <w:lang w:val="en-GB"/>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1AF333" id="_x0000_s1042" type="#_x0000_t202" style="position:absolute;margin-left:101pt;margin-top:12pt;width:1in;height:18pt;z-index:-250641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" fillcolor="white [3201]" stroked="f" strokeweight=".5pt">
                <v:textbox>
                  <w:txbxContent>
                    <w:p w14:paraId="0EF0EAEC" w14:textId="047199FA" w:rsidR="00C84B4B" w:rsidRPr="009D2951" w:rsidRDefault="00C84B4B" w:rsidP="00C84B4B">
                      <w:pPr>
                        <w:rPr>
                          <w:rFonts w:ascii="Arial" w:hAnsi="Arial" w:cs="Arial"/>
                          <w:sz w:val="18"/>
                          <w:szCs w:val="18"/>
                          <w:lang w:val="en-GB"/>
                        </w:rPr>
                      </w:pPr>
                      <w:r>
                        <w:rPr>
                          <w:rFonts w:ascii="Arial" w:hAnsi="Arial" w:cs="Arial"/>
                          <w:sz w:val="18"/>
                          <w:szCs w:val="18"/>
                          <w:lang w:val="en-GB"/>
                        </w:rPr>
                        <w:t>5.95</w:t>
                      </w:r>
                      <w:r w:rsidRPr="009D2951">
                        <w:rPr>
                          <w:rFonts w:ascii="Arial" w:hAnsi="Arial" w:cs="Arial"/>
                          <w:sz w:val="18"/>
                          <w:szCs w:val="18"/>
                          <w:lang w:val="en-GB"/>
                        </w:rPr>
                        <w:t xml:space="preserve"> m</w:t>
                      </w:r>
                      <w:r w:rsidR="002C7B86">
                        <w:rPr>
                          <w:rFonts w:ascii="Arial" w:hAnsi="Arial" w:cs="Arial"/>
                          <w:sz w:val="18"/>
                          <w:szCs w:val="18"/>
                          <w:lang w:val="en-GB"/>
                        </w:rPr>
                        <w:t xml:space="preserve"> </w:t>
                      </w:r>
                      <w:r>
                        <w:rPr>
                          <w:rFonts w:ascii="Arial" w:hAnsi="Arial" w:cs="Arial"/>
                          <w:sz w:val="18"/>
                          <w:szCs w:val="18"/>
                          <w:lang w:val="en-GB"/>
                        </w:rPr>
                        <w:t>s</w:t>
                      </w:r>
                      <w:r w:rsidRPr="009D2951">
                        <w:rPr>
                          <w:rFonts w:ascii="Arial" w:hAnsi="Arial" w:cs="Arial"/>
                          <w:sz w:val="18"/>
                          <w:szCs w:val="18"/>
                          <w:vertAlign w:val="superscript"/>
                          <w:lang w:val="en-GB"/>
                        </w:rPr>
                        <w:t>-1</w:t>
                      </w:r>
                    </w:p>
                  </w:txbxContent>
                </v:textbox>
              </v:shap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676096" behindDoc="0" locked="0" layoutInCell="1" allowOverlap="1" wp14:anchorId="7217D30E" wp14:editId="19DE5676">
                <wp:simplePos x="0" y="0"/>
                <wp:positionH relativeFrom="column">
                  <wp:posOffset>793750</wp:posOffset>
                </wp:positionH>
                <wp:positionV relativeFrom="paragraph">
                  <wp:posOffset>289560</wp:posOffset>
                </wp:positionV>
                <wp:extent cx="457200" cy="0"/>
                <wp:effectExtent l="0" t="76200" r="19050" b="95250"/>
                <wp:wrapNone/>
                <wp:docPr id="1594156426" name="Straight Arrow Connector 6"/>
                <wp:cNvGraphicFramePr/>
                <a:graphic xmlns:a="http://schemas.openxmlformats.org/drawingml/2006/main">
                  <a:graphicData uri="http://schemas.microsoft.com/office/word/2010/wordprocessingShape">
                    <wps:wsp>
                      <wps:cNvCnPr/>
                      <wps:spPr>
                        <a:xfrm>
                          <a:off x="0" y="0"/>
                          <a:ext cx="4572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EE5A4E" id="Straight Arrow Connector 6" o:spid="_x0000_s1026" type="#_x0000_t32" style="position:absolute;margin-left:62.5pt;margin-top:22.8pt;width:36pt;height:0;z-index:25267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" strokecolor="black [3213]" strokeweight="1.5pt">
                <v:stroke endarrow="block" joinstyle="miter"/>
              </v:shap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670976" behindDoc="0" locked="0" layoutInCell="1" allowOverlap="1" wp14:anchorId="439801B8" wp14:editId="09029499">
                <wp:simplePos x="0" y="0"/>
                <wp:positionH relativeFrom="column">
                  <wp:posOffset>838200</wp:posOffset>
                </wp:positionH>
                <wp:positionV relativeFrom="paragraph">
                  <wp:posOffset>381000</wp:posOffset>
                </wp:positionV>
                <wp:extent cx="4457700" cy="0"/>
                <wp:effectExtent l="0" t="19050" r="19050" b="19050"/>
                <wp:wrapNone/>
                <wp:docPr id="486933012" name="Straight Connector 1"/>
                <wp:cNvGraphicFramePr/>
                <a:graphic xmlns:a="http://schemas.openxmlformats.org/drawingml/2006/main">
                  <a:graphicData uri="http://schemas.microsoft.com/office/word/2010/wordprocessingShape">
                    <wps:wsp>
                      <wps:cNvCnPr/>
                      <wps:spPr>
                        <a:xfrm>
                          <a:off x="0" y="0"/>
                          <a:ext cx="445770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006208" id="Straight Connector 1" o:spid="_x0000_s1026" style="position:absolute;z-index:252670976;visibility:visible;mso-wrap-style:square;mso-wrap-distance-left:9pt;mso-wrap-distance-top:0;mso-wrap-distance-right:9pt;mso-wrap-distance-bottom:0;mso-position-horizontal:absolute;mso-position-horizontal-relative:text;mso-position-vertical:absolute;mso-position-vertical-relative:text" from="66pt,30pt" to="417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" strokecolor="black [3213]" strokeweight="3pt">
                <v:stroke joinstyle="miter"/>
              </v:line>
            </w:pict>
          </mc:Fallback>
        </mc:AlternateContent>
      </w:r>
      <w:r>
        <w:rPr>
          <w:rFonts w:ascii="Arial" w:hAnsi="Arial" w:cs="Arial"/>
          <w:noProof/>
          <w:sz w:val="24"/>
          <w:szCs w:val="24"/>
          <w14:ligatures w14:val="standardContextual"/>
        </w:rPr>
        <w:drawing>
          <wp:inline distT="0" distB="0" distL="0" distR="0" wp14:anchorId="0DE10698" wp14:editId="5E132CBC">
            <wp:extent cx="717550" cy="717550"/>
            <wp:effectExtent l="0" t="0" r="6350" b="0"/>
            <wp:docPr id="1538659051" name="Graphic 5" descr="Race C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59051" name="Graphic 1538659051" descr="Race Car with solid fill"/>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717550" cy="654050"/>
                    </a:xfrm>
                    <a:prstGeom prst="rect">
                      <a:avLst/>
                    </a:prstGeom>
                  </pic:spPr>
                </pic:pic>
              </a:graphicData>
            </a:graphic>
          </wp:inline>
        </w:drawing>
      </w:r>
    </w:p>
    <w:p w14:paraId="3AB231F8" w14:textId="2685D45F" w:rsidR="00AB7133" w:rsidRDefault="00C84B4B" w:rsidP="00C84B4B">
      <w:pPr>
        <w:rPr>
          <w:rFonts w:ascii="Arial" w:hAnsi="Arial" w:cs="Arial"/>
          <w:sz w:val="22"/>
          <w:szCs w:val="22"/>
        </w:rPr>
      </w:pPr>
      <w:r w:rsidRPr="005B23AB">
        <w:rPr>
          <w:rFonts w:ascii="Arial" w:hAnsi="Arial" w:cs="Arial"/>
          <w:sz w:val="22"/>
          <w:szCs w:val="22"/>
        </w:rPr>
        <w:t>Will the car make it around the loop without falling off? Confirm with a calculation</w:t>
      </w:r>
      <w:r w:rsidR="00973FC9">
        <w:rPr>
          <w:rFonts w:ascii="Arial" w:hAnsi="Arial" w:cs="Arial"/>
          <w:sz w:val="22"/>
          <w:szCs w:val="22"/>
        </w:rPr>
        <w:t xml:space="preserve"> that includes the minimum speed required to complete </w:t>
      </w:r>
      <w:r w:rsidR="00723563">
        <w:rPr>
          <w:rFonts w:ascii="Arial" w:hAnsi="Arial" w:cs="Arial"/>
          <w:sz w:val="22"/>
          <w:szCs w:val="22"/>
        </w:rPr>
        <w:t xml:space="preserve">the </w:t>
      </w:r>
      <w:r w:rsidR="00973FC9">
        <w:rPr>
          <w:rFonts w:ascii="Arial" w:hAnsi="Arial" w:cs="Arial"/>
          <w:sz w:val="22"/>
          <w:szCs w:val="22"/>
        </w:rPr>
        <w:t xml:space="preserve">path across the top of the circular path. </w:t>
      </w:r>
    </w:p>
    <w:p w14:paraId="1397F55A" w14:textId="77777777" w:rsidR="00ED0A59" w:rsidRDefault="00ED0A59" w:rsidP="00ED0A59">
      <w:pPr>
        <w:spacing w:after="160" w:line="259" w:lineRule="auto"/>
        <w:rPr>
          <w:rFonts w:ascii="Arial" w:hAnsi="Arial" w:cs="Arial"/>
          <w:sz w:val="22"/>
          <w:szCs w:val="22"/>
        </w:rPr>
      </w:pPr>
    </w:p>
    <w:p w14:paraId="35F53EFE" w14:textId="77777777" w:rsidR="00ED0A59" w:rsidRDefault="00ED0A59" w:rsidP="00ED0A59">
      <w:pPr>
        <w:spacing w:after="160" w:line="259" w:lineRule="auto"/>
        <w:rPr>
          <w:rFonts w:ascii="Arial" w:hAnsi="Arial" w:cs="Arial"/>
          <w:sz w:val="22"/>
          <w:szCs w:val="22"/>
        </w:rPr>
      </w:pPr>
    </w:p>
    <w:p w14:paraId="35C5E691" w14:textId="77777777" w:rsidR="00ED0A59" w:rsidRDefault="00ED0A59" w:rsidP="00ED0A59">
      <w:pPr>
        <w:spacing w:after="160" w:line="259" w:lineRule="auto"/>
        <w:rPr>
          <w:rFonts w:ascii="Arial" w:hAnsi="Arial" w:cs="Arial"/>
          <w:sz w:val="22"/>
          <w:szCs w:val="22"/>
        </w:rPr>
      </w:pPr>
    </w:p>
    <w:p w14:paraId="04E39E9F" w14:textId="77777777" w:rsidR="00ED0A59" w:rsidRDefault="00ED0A59" w:rsidP="00ED0A59">
      <w:pPr>
        <w:spacing w:after="160" w:line="259" w:lineRule="auto"/>
        <w:rPr>
          <w:rFonts w:ascii="Arial" w:hAnsi="Arial" w:cs="Arial"/>
          <w:sz w:val="22"/>
          <w:szCs w:val="22"/>
        </w:rPr>
      </w:pPr>
    </w:p>
    <w:p w14:paraId="287166F2" w14:textId="77777777" w:rsidR="00ED0A59" w:rsidRDefault="00ED0A59" w:rsidP="00ED0A59">
      <w:pPr>
        <w:spacing w:after="160" w:line="259" w:lineRule="auto"/>
        <w:rPr>
          <w:rFonts w:ascii="Arial" w:hAnsi="Arial" w:cs="Arial"/>
          <w:sz w:val="22"/>
          <w:szCs w:val="22"/>
        </w:rPr>
      </w:pPr>
    </w:p>
    <w:p w14:paraId="5667A229" w14:textId="77777777" w:rsidR="00ED0A59" w:rsidRDefault="00ED0A59" w:rsidP="00ED0A59">
      <w:pPr>
        <w:spacing w:after="160" w:line="259" w:lineRule="auto"/>
        <w:rPr>
          <w:rFonts w:ascii="Arial" w:hAnsi="Arial" w:cs="Arial"/>
          <w:sz w:val="22"/>
          <w:szCs w:val="22"/>
        </w:rPr>
      </w:pPr>
    </w:p>
    <w:p w14:paraId="7AEC53C4" w14:textId="77777777" w:rsidR="00ED0A59" w:rsidRDefault="00ED0A59" w:rsidP="00ED0A59">
      <w:pPr>
        <w:spacing w:after="160" w:line="259" w:lineRule="auto"/>
        <w:rPr>
          <w:rFonts w:ascii="Arial" w:hAnsi="Arial" w:cs="Arial"/>
          <w:sz w:val="22"/>
          <w:szCs w:val="22"/>
        </w:rPr>
      </w:pPr>
    </w:p>
    <w:p w14:paraId="2E5DAADF" w14:textId="77777777" w:rsidR="00ED0A59" w:rsidRDefault="00ED0A59" w:rsidP="00ED0A59">
      <w:pPr>
        <w:spacing w:after="160" w:line="259" w:lineRule="auto"/>
        <w:rPr>
          <w:rFonts w:ascii="Arial" w:hAnsi="Arial" w:cs="Arial"/>
          <w:sz w:val="22"/>
          <w:szCs w:val="22"/>
        </w:rPr>
      </w:pPr>
    </w:p>
    <w:p w14:paraId="39E1F03E" w14:textId="77777777" w:rsidR="00ED0A59" w:rsidRDefault="00ED0A59" w:rsidP="00ED0A59">
      <w:pPr>
        <w:spacing w:after="160" w:line="259" w:lineRule="auto"/>
        <w:rPr>
          <w:rFonts w:ascii="Arial" w:hAnsi="Arial" w:cs="Arial"/>
          <w:sz w:val="22"/>
          <w:szCs w:val="22"/>
        </w:rPr>
      </w:pPr>
    </w:p>
    <w:p w14:paraId="0C442343" w14:textId="77777777" w:rsidR="00ED0A59" w:rsidRDefault="00ED0A59" w:rsidP="00ED0A59">
      <w:pPr>
        <w:spacing w:after="160" w:line="259" w:lineRule="auto"/>
        <w:rPr>
          <w:rFonts w:ascii="Arial" w:hAnsi="Arial" w:cs="Arial"/>
          <w:sz w:val="22"/>
          <w:szCs w:val="22"/>
        </w:rPr>
      </w:pPr>
    </w:p>
    <w:p w14:paraId="5FC1DCDD" w14:textId="77777777" w:rsidR="00ED0A59" w:rsidRDefault="00ED0A59" w:rsidP="00ED0A59">
      <w:pPr>
        <w:spacing w:after="160" w:line="259" w:lineRule="auto"/>
        <w:rPr>
          <w:rFonts w:ascii="Arial" w:hAnsi="Arial" w:cs="Arial"/>
          <w:sz w:val="22"/>
          <w:szCs w:val="22"/>
        </w:rPr>
      </w:pPr>
    </w:p>
    <w:p w14:paraId="40A0CC83" w14:textId="77777777" w:rsidR="00ED0A59" w:rsidRDefault="00ED0A59" w:rsidP="00ED0A59">
      <w:pPr>
        <w:spacing w:after="160" w:line="259" w:lineRule="auto"/>
        <w:rPr>
          <w:rFonts w:ascii="Arial" w:hAnsi="Arial" w:cs="Arial"/>
          <w:sz w:val="22"/>
          <w:szCs w:val="22"/>
        </w:rPr>
      </w:pPr>
    </w:p>
    <w:p w14:paraId="711C47BA" w14:textId="77777777" w:rsidR="00ED0A59" w:rsidRDefault="00ED0A59" w:rsidP="00ED0A59">
      <w:pPr>
        <w:spacing w:after="160" w:line="259" w:lineRule="auto"/>
        <w:rPr>
          <w:rFonts w:ascii="Arial" w:hAnsi="Arial" w:cs="Arial"/>
          <w:sz w:val="22"/>
          <w:szCs w:val="22"/>
        </w:rPr>
      </w:pPr>
    </w:p>
    <w:p w14:paraId="2E5B321D" w14:textId="77777777" w:rsidR="00ED0A59" w:rsidRDefault="00ED0A59" w:rsidP="00ED0A59">
      <w:pPr>
        <w:spacing w:after="160" w:line="259" w:lineRule="auto"/>
        <w:rPr>
          <w:rFonts w:ascii="Arial" w:hAnsi="Arial" w:cs="Arial"/>
          <w:sz w:val="22"/>
          <w:szCs w:val="22"/>
        </w:rPr>
      </w:pPr>
    </w:p>
    <w:p w14:paraId="05A97C48" w14:textId="77777777" w:rsidR="00ED0A59" w:rsidRDefault="00ED0A59" w:rsidP="00ED0A59">
      <w:pPr>
        <w:spacing w:after="160" w:line="259" w:lineRule="auto"/>
        <w:rPr>
          <w:rFonts w:ascii="Arial" w:hAnsi="Arial" w:cs="Arial"/>
          <w:sz w:val="22"/>
          <w:szCs w:val="22"/>
        </w:rPr>
      </w:pPr>
    </w:p>
    <w:p w14:paraId="1C88E9FF" w14:textId="77777777" w:rsidR="00ED0A59" w:rsidRDefault="00ED0A59" w:rsidP="00ED0A59">
      <w:pPr>
        <w:spacing w:after="160" w:line="259" w:lineRule="auto"/>
        <w:rPr>
          <w:rFonts w:ascii="Arial" w:hAnsi="Arial" w:cs="Arial"/>
          <w:sz w:val="22"/>
          <w:szCs w:val="22"/>
        </w:rPr>
      </w:pPr>
    </w:p>
    <w:p w14:paraId="61DAEEA6" w14:textId="77777777" w:rsidR="00ED0A59" w:rsidRDefault="00ED0A59" w:rsidP="00ED0A59">
      <w:pPr>
        <w:spacing w:after="160" w:line="259" w:lineRule="auto"/>
        <w:rPr>
          <w:rFonts w:ascii="Arial" w:hAnsi="Arial" w:cs="Arial"/>
          <w:sz w:val="22"/>
          <w:szCs w:val="22"/>
        </w:rPr>
      </w:pPr>
    </w:p>
    <w:p w14:paraId="1BCF782A" w14:textId="77777777" w:rsidR="00ED0A59" w:rsidRDefault="00ED0A59" w:rsidP="00ED0A59">
      <w:pPr>
        <w:spacing w:after="160" w:line="259" w:lineRule="auto"/>
        <w:rPr>
          <w:rFonts w:ascii="Arial" w:hAnsi="Arial" w:cs="Arial"/>
          <w:sz w:val="22"/>
          <w:szCs w:val="22"/>
        </w:rPr>
      </w:pPr>
    </w:p>
    <w:p w14:paraId="4F9ED52C" w14:textId="77777777" w:rsidR="00ED0A59" w:rsidRDefault="00ED0A59" w:rsidP="00ED0A59">
      <w:pPr>
        <w:spacing w:after="160" w:line="259" w:lineRule="auto"/>
        <w:rPr>
          <w:rFonts w:ascii="Arial" w:hAnsi="Arial" w:cs="Arial"/>
          <w:sz w:val="22"/>
          <w:szCs w:val="22"/>
        </w:rPr>
      </w:pPr>
    </w:p>
    <w:p w14:paraId="049A1592" w14:textId="77777777" w:rsidR="00ED0A59" w:rsidRDefault="00ED0A59" w:rsidP="00ED0A59">
      <w:pPr>
        <w:spacing w:after="160" w:line="259" w:lineRule="auto"/>
        <w:rPr>
          <w:rFonts w:ascii="Arial" w:hAnsi="Arial" w:cs="Arial"/>
          <w:sz w:val="22"/>
          <w:szCs w:val="22"/>
        </w:rPr>
      </w:pPr>
    </w:p>
    <w:p w14:paraId="217A4242" w14:textId="77777777" w:rsidR="00ED0A59" w:rsidRDefault="00ED0A59" w:rsidP="00ED0A59">
      <w:pPr>
        <w:spacing w:after="160" w:line="259" w:lineRule="auto"/>
        <w:rPr>
          <w:rFonts w:ascii="Arial" w:hAnsi="Arial" w:cs="Arial"/>
          <w:sz w:val="22"/>
          <w:szCs w:val="22"/>
        </w:rPr>
      </w:pPr>
    </w:p>
    <w:p w14:paraId="74CE5CDD" w14:textId="263A3119" w:rsidR="00AB7133" w:rsidRPr="00ED0A59" w:rsidRDefault="00AB7133" w:rsidP="00ED0A59">
      <w:pPr>
        <w:spacing w:after="160" w:line="259" w:lineRule="auto"/>
        <w:jc w:val="center"/>
        <w:rPr>
          <w:rFonts w:ascii="Arial" w:hAnsi="Arial" w:cs="Arial"/>
          <w:sz w:val="22"/>
          <w:szCs w:val="22"/>
        </w:rPr>
      </w:pPr>
      <w:r w:rsidRPr="00AA4E6F">
        <w:rPr>
          <w:rFonts w:ascii="Arial" w:hAnsi="Arial" w:cs="Arial"/>
          <w:b/>
          <w:bCs/>
          <w:sz w:val="22"/>
          <w:szCs w:val="22"/>
        </w:rPr>
        <w:t>END OF SECTION ONE</w:t>
      </w:r>
      <w:r>
        <w:rPr>
          <w:b/>
          <w:bCs/>
          <w:sz w:val="24"/>
        </w:rPr>
        <w:br w:type="page"/>
      </w:r>
    </w:p>
    <w:p w14:paraId="24C75DBF" w14:textId="6C594AD4" w:rsidR="00607048" w:rsidRPr="00AB7133" w:rsidRDefault="00607048" w:rsidP="00AB7133">
      <w:pPr>
        <w:spacing w:after="160" w:line="259" w:lineRule="auto"/>
        <w:rPr>
          <w:rFonts w:ascii="Arial" w:hAnsi="Arial" w:cs="Arial"/>
          <w:b/>
          <w:bCs/>
          <w:sz w:val="22"/>
          <w:szCs w:val="22"/>
        </w:rPr>
      </w:pPr>
      <w:r w:rsidRPr="00803CA4">
        <w:rPr>
          <w:rFonts w:ascii="Arial" w:hAnsi="Arial" w:cs="Arial"/>
          <w:b/>
          <w:sz w:val="22"/>
          <w:szCs w:val="22"/>
        </w:rPr>
        <w:lastRenderedPageBreak/>
        <w:t>Section Two: Problem</w:t>
      </w:r>
      <w:r>
        <w:rPr>
          <w:rFonts w:ascii="Arial" w:hAnsi="Arial" w:cs="Arial"/>
          <w:b/>
          <w:sz w:val="22"/>
          <w:szCs w:val="22"/>
        </w:rPr>
        <w:t xml:space="preserve"> S</w:t>
      </w:r>
      <w:r w:rsidRPr="00803CA4">
        <w:rPr>
          <w:rFonts w:ascii="Arial" w:hAnsi="Arial" w:cs="Arial"/>
          <w:b/>
          <w:sz w:val="22"/>
          <w:szCs w:val="22"/>
        </w:rPr>
        <w:t>olving</w:t>
      </w:r>
      <w:r w:rsidRPr="00803CA4">
        <w:rPr>
          <w:rFonts w:ascii="Arial" w:hAnsi="Arial" w:cs="Arial"/>
          <w:b/>
          <w:sz w:val="22"/>
          <w:szCs w:val="22"/>
        </w:rPr>
        <w:tab/>
      </w:r>
      <w:r w:rsidR="00D675A4">
        <w:rPr>
          <w:rFonts w:ascii="Arial" w:hAnsi="Arial" w:cs="Arial"/>
          <w:b/>
          <w:sz w:val="22"/>
          <w:szCs w:val="22"/>
        </w:rPr>
        <w:tab/>
      </w:r>
      <w:r w:rsidR="00D675A4">
        <w:rPr>
          <w:rFonts w:ascii="Arial" w:hAnsi="Arial" w:cs="Arial"/>
          <w:b/>
          <w:sz w:val="22"/>
          <w:szCs w:val="22"/>
        </w:rPr>
        <w:tab/>
      </w:r>
      <w:r w:rsidR="00D675A4">
        <w:rPr>
          <w:rFonts w:ascii="Arial" w:hAnsi="Arial" w:cs="Arial"/>
          <w:b/>
          <w:sz w:val="22"/>
          <w:szCs w:val="22"/>
        </w:rPr>
        <w:tab/>
      </w:r>
      <w:r w:rsidR="00D675A4">
        <w:rPr>
          <w:rFonts w:ascii="Arial" w:hAnsi="Arial" w:cs="Arial"/>
          <w:b/>
          <w:sz w:val="22"/>
          <w:szCs w:val="22"/>
        </w:rPr>
        <w:tab/>
      </w:r>
      <w:r w:rsidR="00D675A4">
        <w:rPr>
          <w:rFonts w:ascii="Arial" w:hAnsi="Arial" w:cs="Arial"/>
          <w:b/>
          <w:sz w:val="22"/>
          <w:szCs w:val="22"/>
        </w:rPr>
        <w:tab/>
      </w:r>
      <w:r w:rsidR="00D675A4">
        <w:rPr>
          <w:rFonts w:ascii="Arial" w:hAnsi="Arial" w:cs="Arial"/>
          <w:b/>
          <w:sz w:val="22"/>
          <w:szCs w:val="22"/>
        </w:rPr>
        <w:tab/>
      </w:r>
      <w:r w:rsidR="001D7580">
        <w:rPr>
          <w:rFonts w:ascii="Arial" w:hAnsi="Arial" w:cs="Arial"/>
          <w:b/>
          <w:sz w:val="22"/>
          <w:szCs w:val="22"/>
        </w:rPr>
        <w:t xml:space="preserve">           </w:t>
      </w:r>
      <w:r>
        <w:rPr>
          <w:rFonts w:ascii="Arial" w:hAnsi="Arial" w:cs="Arial"/>
          <w:b/>
          <w:sz w:val="22"/>
          <w:szCs w:val="22"/>
        </w:rPr>
        <w:t>50% (90</w:t>
      </w:r>
      <w:r w:rsidRPr="00803CA4">
        <w:rPr>
          <w:rFonts w:ascii="Arial" w:hAnsi="Arial" w:cs="Arial"/>
          <w:b/>
          <w:sz w:val="22"/>
          <w:szCs w:val="22"/>
        </w:rPr>
        <w:t xml:space="preserve"> marks)</w:t>
      </w:r>
    </w:p>
    <w:p w14:paraId="143F3885" w14:textId="25505F33" w:rsidR="0066461C" w:rsidRPr="0066461C" w:rsidRDefault="0066461C" w:rsidP="0066461C">
      <w:pPr>
        <w:ind w:left="23"/>
        <w:rPr>
          <w:rFonts w:ascii="Arial" w:hAnsi="Arial" w:cs="Arial"/>
          <w:sz w:val="22"/>
          <w:szCs w:val="22"/>
        </w:rPr>
      </w:pPr>
      <w:r w:rsidRPr="0066461C">
        <w:rPr>
          <w:rFonts w:ascii="Arial" w:hAnsi="Arial" w:cs="Arial"/>
          <w:sz w:val="22"/>
          <w:szCs w:val="22"/>
        </w:rPr>
        <w:t xml:space="preserve">This section has </w:t>
      </w:r>
      <w:r>
        <w:rPr>
          <w:rFonts w:ascii="Arial" w:hAnsi="Arial" w:cs="Arial"/>
          <w:b/>
          <w:sz w:val="22"/>
          <w:szCs w:val="22"/>
        </w:rPr>
        <w:t xml:space="preserve">6 </w:t>
      </w:r>
      <w:r w:rsidRPr="0066461C">
        <w:rPr>
          <w:rFonts w:ascii="Arial" w:hAnsi="Arial" w:cs="Arial"/>
          <w:sz w:val="22"/>
          <w:szCs w:val="22"/>
        </w:rPr>
        <w:t xml:space="preserve">questions. Answer </w:t>
      </w:r>
      <w:r w:rsidRPr="0066461C">
        <w:rPr>
          <w:rFonts w:ascii="Arial" w:hAnsi="Arial" w:cs="Arial"/>
          <w:b/>
          <w:sz w:val="22"/>
          <w:szCs w:val="22"/>
        </w:rPr>
        <w:t>all</w:t>
      </w:r>
      <w:r w:rsidRPr="0066461C">
        <w:rPr>
          <w:rFonts w:ascii="Arial" w:hAnsi="Arial" w:cs="Arial"/>
          <w:sz w:val="22"/>
          <w:szCs w:val="22"/>
        </w:rPr>
        <w:t xml:space="preserve"> questions. Write your answers in the spaces provided.</w:t>
      </w:r>
    </w:p>
    <w:p w14:paraId="7EB7EDBE" w14:textId="77777777" w:rsidR="0066461C" w:rsidRDefault="0066461C" w:rsidP="0066461C">
      <w:pPr>
        <w:ind w:left="23"/>
        <w:rPr>
          <w:rFonts w:ascii="Arial" w:hAnsi="Arial" w:cs="Arial"/>
          <w:sz w:val="22"/>
          <w:szCs w:val="22"/>
        </w:rPr>
      </w:pPr>
    </w:p>
    <w:p w14:paraId="5868046E" w14:textId="1760FC33" w:rsidR="0066461C" w:rsidRPr="0066461C" w:rsidRDefault="0066461C" w:rsidP="0066461C">
      <w:pPr>
        <w:ind w:left="23"/>
        <w:rPr>
          <w:rFonts w:ascii="Arial" w:hAnsi="Arial" w:cs="Arial"/>
          <w:sz w:val="22"/>
          <w:szCs w:val="22"/>
        </w:rPr>
      </w:pPr>
      <w:r w:rsidRPr="0066461C">
        <w:rPr>
          <w:rFonts w:ascii="Arial" w:hAnsi="Arial" w:cs="Arial"/>
          <w:sz w:val="22"/>
          <w:szCs w:val="22"/>
        </w:rPr>
        <w:t xml:space="preserve">When calculating numerical answers, show your working or reasoning clearly. Give final answers to </w:t>
      </w:r>
      <w:r w:rsidRPr="0066461C">
        <w:rPr>
          <w:rFonts w:ascii="Arial" w:hAnsi="Arial" w:cs="Arial"/>
          <w:b/>
          <w:sz w:val="22"/>
          <w:szCs w:val="22"/>
        </w:rPr>
        <w:t>three</w:t>
      </w:r>
      <w:r w:rsidRPr="0066461C">
        <w:rPr>
          <w:rFonts w:ascii="Arial" w:hAnsi="Arial" w:cs="Arial"/>
          <w:sz w:val="22"/>
          <w:szCs w:val="22"/>
        </w:rPr>
        <w:t xml:space="preserve"> significant figures and include appropriate units where applicable.</w:t>
      </w:r>
    </w:p>
    <w:p w14:paraId="390C1472" w14:textId="77777777" w:rsidR="0066461C" w:rsidRDefault="0066461C" w:rsidP="0066461C">
      <w:pPr>
        <w:ind w:left="23"/>
        <w:rPr>
          <w:rFonts w:ascii="Arial" w:hAnsi="Arial" w:cs="Arial"/>
          <w:sz w:val="22"/>
          <w:szCs w:val="22"/>
        </w:rPr>
      </w:pPr>
    </w:p>
    <w:p w14:paraId="297EE00E" w14:textId="71287B38" w:rsidR="0066461C" w:rsidRPr="0066461C" w:rsidRDefault="0066461C" w:rsidP="0066461C">
      <w:pPr>
        <w:ind w:left="23"/>
        <w:rPr>
          <w:rFonts w:ascii="Arial" w:hAnsi="Arial" w:cs="Arial"/>
          <w:sz w:val="22"/>
          <w:szCs w:val="22"/>
        </w:rPr>
      </w:pPr>
      <w:r w:rsidRPr="0066461C">
        <w:rPr>
          <w:rFonts w:ascii="Arial" w:hAnsi="Arial" w:cs="Arial"/>
          <w:sz w:val="22"/>
          <w:szCs w:val="22"/>
        </w:rPr>
        <w:t xml:space="preserve">When estimating numerical answers, show your working or reasoning clearly. Give final answers to a maximum of </w:t>
      </w:r>
      <w:r w:rsidRPr="0066461C">
        <w:rPr>
          <w:rFonts w:ascii="Arial" w:hAnsi="Arial" w:cs="Arial"/>
          <w:b/>
          <w:sz w:val="22"/>
          <w:szCs w:val="22"/>
        </w:rPr>
        <w:t>two</w:t>
      </w:r>
      <w:r w:rsidRPr="0066461C">
        <w:rPr>
          <w:rFonts w:ascii="Arial" w:hAnsi="Arial" w:cs="Arial"/>
          <w:sz w:val="22"/>
          <w:szCs w:val="22"/>
        </w:rPr>
        <w:t xml:space="preserve"> significant figures and include appropriate units where applicable.</w:t>
      </w:r>
    </w:p>
    <w:p w14:paraId="0782185C" w14:textId="77777777" w:rsidR="0066461C" w:rsidRDefault="0066461C" w:rsidP="0066461C">
      <w:pPr>
        <w:ind w:left="23"/>
        <w:rPr>
          <w:rFonts w:ascii="Arial" w:hAnsi="Arial" w:cs="Arial"/>
          <w:sz w:val="22"/>
          <w:szCs w:val="22"/>
        </w:rPr>
      </w:pPr>
    </w:p>
    <w:p w14:paraId="036648BD" w14:textId="1F79320E" w:rsidR="0066461C" w:rsidRPr="0066461C" w:rsidRDefault="0066461C" w:rsidP="0066461C">
      <w:pPr>
        <w:ind w:left="23"/>
        <w:rPr>
          <w:rFonts w:ascii="Arial" w:hAnsi="Arial" w:cs="Arial"/>
          <w:sz w:val="22"/>
          <w:szCs w:val="22"/>
          <w:lang w:val="en-US"/>
        </w:rPr>
      </w:pPr>
      <w:r w:rsidRPr="0066461C">
        <w:rPr>
          <w:rFonts w:ascii="Arial" w:hAnsi="Arial" w:cs="Arial"/>
          <w:sz w:val="22"/>
          <w:szCs w:val="22"/>
        </w:rPr>
        <w:t>Supplementary pages for planning/continuing your answers to questions are provided at the end of this Question/Answer booklet. If you use these pages to continue an answer, indicate</w:t>
      </w:r>
      <w:r w:rsidRPr="0066461C">
        <w:rPr>
          <w:rFonts w:ascii="Arial" w:hAnsi="Arial" w:cs="Arial"/>
          <w:sz w:val="22"/>
          <w:szCs w:val="22"/>
          <w:lang w:val="en-US"/>
        </w:rPr>
        <w:t xml:space="preserve"> at the original answer where answer is continued, i.e. give the page number.</w:t>
      </w:r>
    </w:p>
    <w:p w14:paraId="396400A0" w14:textId="77777777" w:rsidR="0066461C" w:rsidRDefault="0066461C" w:rsidP="0066461C">
      <w:pPr>
        <w:ind w:left="23"/>
        <w:rPr>
          <w:rFonts w:ascii="Arial" w:hAnsi="Arial" w:cs="Arial"/>
          <w:sz w:val="22"/>
          <w:szCs w:val="22"/>
        </w:rPr>
      </w:pPr>
    </w:p>
    <w:p w14:paraId="0601315D" w14:textId="52FDF5AD" w:rsidR="0066461C" w:rsidRPr="0066461C" w:rsidRDefault="0066461C" w:rsidP="0066461C">
      <w:pPr>
        <w:ind w:left="23"/>
        <w:rPr>
          <w:rFonts w:ascii="Arial" w:hAnsi="Arial" w:cs="Arial"/>
          <w:sz w:val="22"/>
          <w:szCs w:val="22"/>
        </w:rPr>
      </w:pPr>
      <w:r w:rsidRPr="0066461C">
        <w:rPr>
          <w:rFonts w:ascii="Arial" w:hAnsi="Arial" w:cs="Arial"/>
          <w:sz w:val="22"/>
          <w:szCs w:val="22"/>
        </w:rPr>
        <w:t xml:space="preserve">Suggested working time: </w:t>
      </w:r>
      <w:r>
        <w:rPr>
          <w:rFonts w:ascii="Arial" w:hAnsi="Arial" w:cs="Arial"/>
          <w:sz w:val="22"/>
          <w:szCs w:val="22"/>
        </w:rPr>
        <w:t>9</w:t>
      </w:r>
      <w:r w:rsidRPr="0066461C">
        <w:rPr>
          <w:rFonts w:ascii="Arial" w:hAnsi="Arial" w:cs="Arial"/>
          <w:sz w:val="22"/>
          <w:szCs w:val="22"/>
        </w:rPr>
        <w:t>0 minutes.</w:t>
      </w:r>
    </w:p>
    <w:p w14:paraId="0D234A64" w14:textId="77777777" w:rsidR="00607048" w:rsidRPr="00803CA4" w:rsidRDefault="00607048" w:rsidP="00607048">
      <w:pPr>
        <w:pBdr>
          <w:bottom w:val="single" w:sz="4" w:space="1" w:color="auto"/>
        </w:pBdr>
        <w:tabs>
          <w:tab w:val="left" w:pos="567"/>
        </w:tabs>
        <w:ind w:left="567" w:right="540" w:hanging="567"/>
        <w:rPr>
          <w:rFonts w:ascii="Arial" w:hAnsi="Arial" w:cs="Arial"/>
          <w:sz w:val="22"/>
          <w:szCs w:val="22"/>
        </w:rPr>
      </w:pPr>
    </w:p>
    <w:p w14:paraId="1DE986CB" w14:textId="77777777" w:rsidR="00607048" w:rsidRPr="00803CA4" w:rsidRDefault="00607048" w:rsidP="00607048">
      <w:pPr>
        <w:tabs>
          <w:tab w:val="left" w:pos="567"/>
        </w:tabs>
        <w:ind w:left="567" w:right="540" w:hanging="567"/>
        <w:rPr>
          <w:rFonts w:ascii="Arial" w:hAnsi="Arial" w:cs="Arial"/>
          <w:sz w:val="22"/>
          <w:szCs w:val="22"/>
        </w:rPr>
      </w:pPr>
    </w:p>
    <w:p w14:paraId="22E4D085" w14:textId="60C1DC12" w:rsidR="009470DA" w:rsidRDefault="009051EC" w:rsidP="009470DA">
      <w:pPr>
        <w:rPr>
          <w:rFonts w:ascii="Arial" w:hAnsi="Arial" w:cs="Arial"/>
          <w:b/>
          <w:sz w:val="22"/>
          <w:szCs w:val="22"/>
        </w:rPr>
      </w:pPr>
      <w:r w:rsidRPr="0079189C">
        <w:rPr>
          <w:rFonts w:ascii="Arial" w:hAnsi="Arial" w:cs="Arial"/>
          <w:b/>
          <w:sz w:val="22"/>
          <w:szCs w:val="22"/>
        </w:rPr>
        <w:t xml:space="preserve">Question </w:t>
      </w:r>
      <w:r w:rsidR="009811D2">
        <w:rPr>
          <w:rFonts w:ascii="Arial" w:hAnsi="Arial" w:cs="Arial"/>
          <w:b/>
          <w:sz w:val="22"/>
          <w:szCs w:val="22"/>
        </w:rPr>
        <w:t>1</w:t>
      </w:r>
      <w:r w:rsidR="00974384">
        <w:rPr>
          <w:rFonts w:ascii="Arial" w:hAnsi="Arial" w:cs="Arial"/>
          <w:b/>
          <w:sz w:val="22"/>
          <w:szCs w:val="22"/>
        </w:rPr>
        <w:t>1</w:t>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D77D4D">
        <w:rPr>
          <w:rFonts w:ascii="Arial" w:hAnsi="Arial" w:cs="Arial"/>
          <w:b/>
          <w:sz w:val="22"/>
          <w:szCs w:val="22"/>
        </w:rPr>
        <w:tab/>
      </w:r>
      <w:r w:rsidR="005C1ABD">
        <w:rPr>
          <w:rFonts w:ascii="Arial" w:hAnsi="Arial" w:cs="Arial"/>
          <w:b/>
          <w:sz w:val="22"/>
          <w:szCs w:val="22"/>
        </w:rPr>
        <w:t xml:space="preserve">    </w:t>
      </w:r>
      <w:proofErr w:type="gramStart"/>
      <w:r w:rsidR="005C1ABD">
        <w:rPr>
          <w:rFonts w:ascii="Arial" w:hAnsi="Arial" w:cs="Arial"/>
          <w:b/>
          <w:sz w:val="22"/>
          <w:szCs w:val="22"/>
        </w:rPr>
        <w:t xml:space="preserve">   </w:t>
      </w:r>
      <w:r w:rsidR="009470DA">
        <w:rPr>
          <w:rFonts w:ascii="Arial" w:hAnsi="Arial" w:cs="Arial"/>
          <w:b/>
          <w:sz w:val="22"/>
          <w:szCs w:val="22"/>
        </w:rPr>
        <w:t>(</w:t>
      </w:r>
      <w:proofErr w:type="gramEnd"/>
      <w:r w:rsidR="00E04574">
        <w:rPr>
          <w:rFonts w:ascii="Arial" w:hAnsi="Arial" w:cs="Arial"/>
          <w:b/>
          <w:sz w:val="22"/>
          <w:szCs w:val="22"/>
        </w:rPr>
        <w:t>1</w:t>
      </w:r>
      <w:r w:rsidR="007350A1">
        <w:rPr>
          <w:rFonts w:ascii="Arial" w:hAnsi="Arial" w:cs="Arial"/>
          <w:b/>
          <w:sz w:val="22"/>
          <w:szCs w:val="22"/>
        </w:rPr>
        <w:t>1</w:t>
      </w:r>
      <w:r w:rsidR="009470DA">
        <w:rPr>
          <w:rFonts w:ascii="Arial" w:hAnsi="Arial" w:cs="Arial"/>
          <w:b/>
          <w:sz w:val="22"/>
          <w:szCs w:val="22"/>
        </w:rPr>
        <w:t xml:space="preserve"> marks)</w:t>
      </w:r>
    </w:p>
    <w:p w14:paraId="0190E6DE" w14:textId="77777777" w:rsidR="007350A1" w:rsidRDefault="007350A1" w:rsidP="009470DA">
      <w:pPr>
        <w:rPr>
          <w:rFonts w:ascii="Arial" w:hAnsi="Arial" w:cs="Arial"/>
          <w:b/>
          <w:sz w:val="22"/>
          <w:szCs w:val="22"/>
        </w:rPr>
      </w:pPr>
    </w:p>
    <w:p w14:paraId="5A588A41" w14:textId="77777777" w:rsidR="007350A1" w:rsidRPr="0057280F" w:rsidRDefault="007350A1" w:rsidP="007350A1">
      <w:pPr>
        <w:rPr>
          <w:rFonts w:ascii="Arial" w:hAnsi="Arial" w:cs="Arial"/>
          <w:sz w:val="22"/>
          <w:szCs w:val="22"/>
          <w:lang w:val="en-GB"/>
        </w:rPr>
      </w:pPr>
      <w:r w:rsidRPr="0057280F">
        <w:rPr>
          <w:rFonts w:ascii="Arial" w:hAnsi="Arial" w:cs="Arial"/>
          <w:sz w:val="22"/>
          <w:szCs w:val="22"/>
          <w:lang w:val="en-GB"/>
        </w:rPr>
        <w:t xml:space="preserve">In a science fiction film, a planet is attacked by an alien force. The futuristic technology utilised by the attacking alien force and the forces defending the planet allow their spaceships and missiles to travel at relativistic speeds. </w:t>
      </w:r>
    </w:p>
    <w:p w14:paraId="5E298903" w14:textId="77777777" w:rsidR="0057280F" w:rsidRDefault="0057280F" w:rsidP="007350A1">
      <w:pPr>
        <w:rPr>
          <w:rFonts w:ascii="Arial" w:hAnsi="Arial" w:cs="Arial"/>
          <w:sz w:val="22"/>
          <w:szCs w:val="22"/>
          <w:lang w:val="en-GB"/>
        </w:rPr>
      </w:pPr>
    </w:p>
    <w:p w14:paraId="11BCBAF4" w14:textId="68108E21" w:rsidR="007350A1" w:rsidRPr="0057280F" w:rsidRDefault="007350A1" w:rsidP="007350A1">
      <w:pPr>
        <w:rPr>
          <w:rFonts w:ascii="Arial" w:hAnsi="Arial" w:cs="Arial"/>
          <w:sz w:val="22"/>
          <w:szCs w:val="22"/>
          <w:lang w:val="en-GB"/>
        </w:rPr>
      </w:pPr>
      <w:r w:rsidRPr="0057280F">
        <w:rPr>
          <w:rFonts w:ascii="Arial" w:hAnsi="Arial" w:cs="Arial"/>
          <w:sz w:val="22"/>
          <w:szCs w:val="22"/>
          <w:lang w:val="en-GB"/>
        </w:rPr>
        <w:t xml:space="preserve">An attacking ship approaches the planet at a speed of 0.650c relative to observers on the planet. Immediately, the planet launches a defending ship which travels at a relativistic speed away from the planet. The attacking ship measures the speed of the defending ship as 0.941c. </w:t>
      </w:r>
    </w:p>
    <w:p w14:paraId="3C923525" w14:textId="77777777" w:rsidR="0057280F" w:rsidRDefault="0057280F" w:rsidP="007350A1">
      <w:pPr>
        <w:rPr>
          <w:rFonts w:ascii="Arial" w:hAnsi="Arial" w:cs="Arial"/>
          <w:sz w:val="22"/>
          <w:szCs w:val="22"/>
          <w:lang w:val="en-GB"/>
        </w:rPr>
      </w:pPr>
    </w:p>
    <w:p w14:paraId="105CE63B" w14:textId="7A7A300C" w:rsidR="007350A1" w:rsidRPr="0057280F" w:rsidRDefault="007350A1" w:rsidP="007350A1">
      <w:pPr>
        <w:rPr>
          <w:rFonts w:ascii="Arial" w:hAnsi="Arial" w:cs="Arial"/>
          <w:sz w:val="22"/>
          <w:szCs w:val="22"/>
          <w:lang w:val="en-GB"/>
        </w:rPr>
      </w:pPr>
      <w:r w:rsidRPr="0057280F">
        <w:rPr>
          <w:rFonts w:ascii="Arial" w:hAnsi="Arial" w:cs="Arial"/>
          <w:sz w:val="22"/>
          <w:szCs w:val="22"/>
          <w:lang w:val="en-GB"/>
        </w:rPr>
        <w:t xml:space="preserve">In the questions that follow, assume a velocity AWAY from the planet is in a negative direction. </w:t>
      </w:r>
    </w:p>
    <w:p w14:paraId="56F912C4" w14:textId="77777777" w:rsidR="007350A1" w:rsidRPr="0057280F" w:rsidRDefault="007350A1" w:rsidP="007350A1">
      <w:pPr>
        <w:rPr>
          <w:rFonts w:ascii="Arial" w:hAnsi="Arial" w:cs="Arial"/>
          <w:sz w:val="22"/>
          <w:szCs w:val="22"/>
          <w:lang w:val="en-GB"/>
        </w:rPr>
      </w:pPr>
      <w:r w:rsidRPr="0057280F">
        <w:rPr>
          <w:rFonts w:ascii="Arial" w:hAnsi="Arial" w:cs="Arial"/>
          <w:sz w:val="22"/>
          <w:szCs w:val="22"/>
          <w:lang w:val="en-GB"/>
        </w:rPr>
        <w:t>See the diagram below.</w:t>
      </w:r>
    </w:p>
    <w:p w14:paraId="2C51BEEC" w14:textId="77777777" w:rsidR="007350A1" w:rsidRPr="0057280F" w:rsidRDefault="007350A1" w:rsidP="007350A1">
      <w:pPr>
        <w:rPr>
          <w:rFonts w:ascii="Arial" w:hAnsi="Arial" w:cs="Arial"/>
          <w:noProof/>
          <w:sz w:val="22"/>
          <w:szCs w:val="22"/>
          <w:lang w:val="en-GB"/>
        </w:rPr>
      </w:pPr>
      <w:r w:rsidRPr="0057280F">
        <w:rPr>
          <w:rFonts w:ascii="Arial" w:hAnsi="Arial" w:cs="Arial"/>
          <w:noProof/>
          <w:sz w:val="22"/>
          <w:szCs w:val="22"/>
          <w:lang w:val="en-GB"/>
        </w:rPr>
        <mc:AlternateContent>
          <mc:Choice Requires="wps">
            <w:drawing>
              <wp:anchor distT="0" distB="0" distL="114300" distR="114300" simplePos="0" relativeHeight="252698624" behindDoc="1" locked="0" layoutInCell="1" allowOverlap="1" wp14:anchorId="38B0400F" wp14:editId="5C965757">
                <wp:simplePos x="0" y="0"/>
                <wp:positionH relativeFrom="column">
                  <wp:posOffset>2514600</wp:posOffset>
                </wp:positionH>
                <wp:positionV relativeFrom="paragraph">
                  <wp:posOffset>648970</wp:posOffset>
                </wp:positionV>
                <wp:extent cx="635000" cy="304800"/>
                <wp:effectExtent l="0" t="0" r="0" b="0"/>
                <wp:wrapNone/>
                <wp:docPr id="1937755936" name="Text Box 5"/>
                <wp:cNvGraphicFramePr/>
                <a:graphic xmlns:a="http://schemas.openxmlformats.org/drawingml/2006/main">
                  <a:graphicData uri="http://schemas.microsoft.com/office/word/2010/wordprocessingShape">
                    <wps:wsp>
                      <wps:cNvSpPr txBox="1"/>
                      <wps:spPr>
                        <a:xfrm>
                          <a:off x="0" y="0"/>
                          <a:ext cx="635000" cy="304800"/>
                        </a:xfrm>
                        <a:prstGeom prst="rect">
                          <a:avLst/>
                        </a:prstGeom>
                        <a:solidFill>
                          <a:schemeClr val="lt1"/>
                        </a:solidFill>
                        <a:ln w="6350">
                          <a:noFill/>
                        </a:ln>
                      </wps:spPr>
                      <wps:txbx>
                        <w:txbxContent>
                          <w:p w14:paraId="7DED5740" w14:textId="77777777" w:rsidR="007350A1" w:rsidRPr="002B38E5" w:rsidRDefault="007350A1" w:rsidP="007350A1">
                            <w:pPr>
                              <w:jc w:val="center"/>
                              <w:rPr>
                                <w:rFonts w:ascii="Arial" w:hAnsi="Arial" w:cs="Arial"/>
                                <w:sz w:val="18"/>
                                <w:szCs w:val="18"/>
                                <w:lang w:val="en-GB"/>
                              </w:rPr>
                            </w:pPr>
                            <w:r>
                              <w:rPr>
                                <w:rFonts w:ascii="Arial" w:hAnsi="Arial" w:cs="Arial"/>
                                <w:sz w:val="18"/>
                                <w:szCs w:val="18"/>
                                <w:lang w:val="en-GB"/>
                              </w:rPr>
                              <w:t xml:space="preserve">v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0400F" id="_x0000_s1043" type="#_x0000_t202" style="position:absolute;margin-left:198pt;margin-top:51.1pt;width:50pt;height:24pt;z-index:-25061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" fillcolor="white [3201]" stroked="f" strokeweight=".5pt">
                <v:textbox>
                  <w:txbxContent>
                    <w:p w14:paraId="7DED5740" w14:textId="77777777" w:rsidR="007350A1" w:rsidRPr="002B38E5" w:rsidRDefault="007350A1" w:rsidP="007350A1">
                      <w:pPr>
                        <w:jc w:val="center"/>
                        <w:rPr>
                          <w:rFonts w:ascii="Arial" w:hAnsi="Arial" w:cs="Arial"/>
                          <w:sz w:val="18"/>
                          <w:szCs w:val="18"/>
                          <w:lang w:val="en-GB"/>
                        </w:rPr>
                      </w:pPr>
                      <w:r>
                        <w:rPr>
                          <w:rFonts w:ascii="Arial" w:hAnsi="Arial" w:cs="Arial"/>
                          <w:sz w:val="18"/>
                          <w:szCs w:val="18"/>
                          <w:lang w:val="en-GB"/>
                        </w:rPr>
                        <w:t xml:space="preserve">v =??? </w:t>
                      </w:r>
                    </w:p>
                  </w:txbxContent>
                </v:textbox>
              </v:shape>
            </w:pict>
          </mc:Fallback>
        </mc:AlternateContent>
      </w:r>
      <w:r w:rsidRPr="0057280F">
        <w:rPr>
          <w:rFonts w:ascii="Arial" w:hAnsi="Arial" w:cs="Arial"/>
          <w:noProof/>
          <w:sz w:val="22"/>
          <w:szCs w:val="22"/>
          <w:lang w:val="en-GB"/>
        </w:rPr>
        <mc:AlternateContent>
          <mc:Choice Requires="wps">
            <w:drawing>
              <wp:anchor distT="0" distB="0" distL="114300" distR="114300" simplePos="0" relativeHeight="252697600" behindDoc="1" locked="0" layoutInCell="1" allowOverlap="1" wp14:anchorId="0EA180EC" wp14:editId="64DB88D1">
                <wp:simplePos x="0" y="0"/>
                <wp:positionH relativeFrom="column">
                  <wp:posOffset>3200400</wp:posOffset>
                </wp:positionH>
                <wp:positionV relativeFrom="paragraph">
                  <wp:posOffset>648970</wp:posOffset>
                </wp:positionV>
                <wp:extent cx="635000" cy="304800"/>
                <wp:effectExtent l="0" t="0" r="0" b="0"/>
                <wp:wrapNone/>
                <wp:docPr id="859770922" name="Text Box 5"/>
                <wp:cNvGraphicFramePr/>
                <a:graphic xmlns:a="http://schemas.openxmlformats.org/drawingml/2006/main">
                  <a:graphicData uri="http://schemas.microsoft.com/office/word/2010/wordprocessingShape">
                    <wps:wsp>
                      <wps:cNvSpPr txBox="1"/>
                      <wps:spPr>
                        <a:xfrm>
                          <a:off x="0" y="0"/>
                          <a:ext cx="635000" cy="304800"/>
                        </a:xfrm>
                        <a:prstGeom prst="rect">
                          <a:avLst/>
                        </a:prstGeom>
                        <a:solidFill>
                          <a:schemeClr val="lt1"/>
                        </a:solidFill>
                        <a:ln w="6350">
                          <a:noFill/>
                        </a:ln>
                      </wps:spPr>
                      <wps:txbx>
                        <w:txbxContent>
                          <w:p w14:paraId="15392831" w14:textId="77777777" w:rsidR="007350A1" w:rsidRPr="002B38E5" w:rsidRDefault="007350A1" w:rsidP="007350A1">
                            <w:pPr>
                              <w:jc w:val="center"/>
                              <w:rPr>
                                <w:rFonts w:ascii="Arial" w:hAnsi="Arial" w:cs="Arial"/>
                                <w:sz w:val="18"/>
                                <w:szCs w:val="18"/>
                                <w:lang w:val="en-GB"/>
                              </w:rPr>
                            </w:pPr>
                            <w:r>
                              <w:rPr>
                                <w:rFonts w:ascii="Arial" w:hAnsi="Arial" w:cs="Arial"/>
                                <w:sz w:val="18"/>
                                <w:szCs w:val="18"/>
                                <w:lang w:val="en-GB"/>
                              </w:rPr>
                              <w:t>0.650c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180EC" id="_x0000_s1044" type="#_x0000_t202" style="position:absolute;margin-left:252pt;margin-top:51.1pt;width:50pt;height:24pt;z-index:-25061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" fillcolor="white [3201]" stroked="f" strokeweight=".5pt">
                <v:textbox>
                  <w:txbxContent>
                    <w:p w14:paraId="15392831" w14:textId="77777777" w:rsidR="007350A1" w:rsidRPr="002B38E5" w:rsidRDefault="007350A1" w:rsidP="007350A1">
                      <w:pPr>
                        <w:jc w:val="center"/>
                        <w:rPr>
                          <w:rFonts w:ascii="Arial" w:hAnsi="Arial" w:cs="Arial"/>
                          <w:sz w:val="18"/>
                          <w:szCs w:val="18"/>
                          <w:lang w:val="en-GB"/>
                        </w:rPr>
                      </w:pPr>
                      <w:r>
                        <w:rPr>
                          <w:rFonts w:ascii="Arial" w:hAnsi="Arial" w:cs="Arial"/>
                          <w:sz w:val="18"/>
                          <w:szCs w:val="18"/>
                          <w:lang w:val="en-GB"/>
                        </w:rPr>
                        <w:t>0.650c</w:t>
                      </w:r>
                    </w:p>
                  </w:txbxContent>
                </v:textbox>
              </v:shape>
            </w:pict>
          </mc:Fallback>
        </mc:AlternateContent>
      </w:r>
      <w:r w:rsidRPr="0057280F">
        <w:rPr>
          <w:rFonts w:ascii="Arial" w:hAnsi="Arial" w:cs="Arial"/>
          <w:noProof/>
          <w:sz w:val="22"/>
          <w:szCs w:val="22"/>
          <w:lang w:val="en-GB"/>
        </w:rPr>
        <mc:AlternateContent>
          <mc:Choice Requires="wps">
            <w:drawing>
              <wp:anchor distT="0" distB="0" distL="114300" distR="114300" simplePos="0" relativeHeight="252696576" behindDoc="0" locked="0" layoutInCell="1" allowOverlap="1" wp14:anchorId="551CA4C6" wp14:editId="46EA1A85">
                <wp:simplePos x="0" y="0"/>
                <wp:positionH relativeFrom="column">
                  <wp:posOffset>4584700</wp:posOffset>
                </wp:positionH>
                <wp:positionV relativeFrom="paragraph">
                  <wp:posOffset>953770</wp:posOffset>
                </wp:positionV>
                <wp:extent cx="800100" cy="457200"/>
                <wp:effectExtent l="0" t="0" r="0" b="0"/>
                <wp:wrapNone/>
                <wp:docPr id="1984328798" name="Text Box 5"/>
                <wp:cNvGraphicFramePr/>
                <a:graphic xmlns:a="http://schemas.openxmlformats.org/drawingml/2006/main">
                  <a:graphicData uri="http://schemas.microsoft.com/office/word/2010/wordprocessingShape">
                    <wps:wsp>
                      <wps:cNvSpPr txBox="1"/>
                      <wps:spPr>
                        <a:xfrm>
                          <a:off x="0" y="0"/>
                          <a:ext cx="800100" cy="457200"/>
                        </a:xfrm>
                        <a:prstGeom prst="rect">
                          <a:avLst/>
                        </a:prstGeom>
                        <a:solidFill>
                          <a:schemeClr val="lt1"/>
                        </a:solidFill>
                        <a:ln w="6350">
                          <a:noFill/>
                        </a:ln>
                      </wps:spPr>
                      <wps:txbx>
                        <w:txbxContent>
                          <w:p w14:paraId="4CC78FAE" w14:textId="77777777" w:rsidR="007350A1" w:rsidRPr="002B38E5" w:rsidRDefault="007350A1" w:rsidP="007350A1">
                            <w:pPr>
                              <w:jc w:val="center"/>
                              <w:rPr>
                                <w:rFonts w:ascii="Arial" w:hAnsi="Arial" w:cs="Arial"/>
                                <w:sz w:val="18"/>
                                <w:szCs w:val="18"/>
                                <w:lang w:val="en-GB"/>
                              </w:rPr>
                            </w:pPr>
                            <w:r>
                              <w:rPr>
                                <w:rFonts w:ascii="Arial" w:hAnsi="Arial" w:cs="Arial"/>
                                <w:sz w:val="18"/>
                                <w:szCs w:val="18"/>
                                <w:lang w:val="en-GB"/>
                              </w:rPr>
                              <w:t>Attacking</w:t>
                            </w:r>
                            <w:r w:rsidRPr="002B38E5">
                              <w:rPr>
                                <w:rFonts w:ascii="Arial" w:hAnsi="Arial" w:cs="Arial"/>
                                <w:sz w:val="18"/>
                                <w:szCs w:val="18"/>
                                <w:lang w:val="en-GB"/>
                              </w:rPr>
                              <w:t xml:space="preserve"> 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CA4C6" id="_x0000_s1045" type="#_x0000_t202" style="position:absolute;margin-left:361pt;margin-top:75.1pt;width:63pt;height:36pt;z-index:25269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" fillcolor="white [3201]" stroked="f" strokeweight=".5pt">
                <v:textbox>
                  <w:txbxContent>
                    <w:p w14:paraId="4CC78FAE" w14:textId="77777777" w:rsidR="007350A1" w:rsidRPr="002B38E5" w:rsidRDefault="007350A1" w:rsidP="007350A1">
                      <w:pPr>
                        <w:jc w:val="center"/>
                        <w:rPr>
                          <w:rFonts w:ascii="Arial" w:hAnsi="Arial" w:cs="Arial"/>
                          <w:sz w:val="18"/>
                          <w:szCs w:val="18"/>
                          <w:lang w:val="en-GB"/>
                        </w:rPr>
                      </w:pPr>
                      <w:r>
                        <w:rPr>
                          <w:rFonts w:ascii="Arial" w:hAnsi="Arial" w:cs="Arial"/>
                          <w:sz w:val="18"/>
                          <w:szCs w:val="18"/>
                          <w:lang w:val="en-GB"/>
                        </w:rPr>
                        <w:t>Attacking</w:t>
                      </w:r>
                      <w:r w:rsidRPr="002B38E5">
                        <w:rPr>
                          <w:rFonts w:ascii="Arial" w:hAnsi="Arial" w:cs="Arial"/>
                          <w:sz w:val="18"/>
                          <w:szCs w:val="18"/>
                          <w:lang w:val="en-GB"/>
                        </w:rPr>
                        <w:t xml:space="preserve"> ship</w:t>
                      </w:r>
                    </w:p>
                  </w:txbxContent>
                </v:textbox>
              </v:shape>
            </w:pict>
          </mc:Fallback>
        </mc:AlternateContent>
      </w:r>
      <w:r w:rsidRPr="0057280F">
        <w:rPr>
          <w:rFonts w:ascii="Arial" w:hAnsi="Arial" w:cs="Arial"/>
          <w:noProof/>
          <w:sz w:val="22"/>
          <w:szCs w:val="22"/>
          <w:lang w:val="en-GB"/>
        </w:rPr>
        <mc:AlternateContent>
          <mc:Choice Requires="wps">
            <w:drawing>
              <wp:anchor distT="0" distB="0" distL="114300" distR="114300" simplePos="0" relativeHeight="252695552" behindDoc="0" locked="0" layoutInCell="1" allowOverlap="1" wp14:anchorId="1E082AF3" wp14:editId="3A645C75">
                <wp:simplePos x="0" y="0"/>
                <wp:positionH relativeFrom="column">
                  <wp:posOffset>914400</wp:posOffset>
                </wp:positionH>
                <wp:positionV relativeFrom="paragraph">
                  <wp:posOffset>941070</wp:posOffset>
                </wp:positionV>
                <wp:extent cx="800100" cy="457200"/>
                <wp:effectExtent l="0" t="0" r="0" b="0"/>
                <wp:wrapNone/>
                <wp:docPr id="1031002191" name="Text Box 5"/>
                <wp:cNvGraphicFramePr/>
                <a:graphic xmlns:a="http://schemas.openxmlformats.org/drawingml/2006/main">
                  <a:graphicData uri="http://schemas.microsoft.com/office/word/2010/wordprocessingShape">
                    <wps:wsp>
                      <wps:cNvSpPr txBox="1"/>
                      <wps:spPr>
                        <a:xfrm>
                          <a:off x="0" y="0"/>
                          <a:ext cx="800100" cy="457200"/>
                        </a:xfrm>
                        <a:prstGeom prst="rect">
                          <a:avLst/>
                        </a:prstGeom>
                        <a:solidFill>
                          <a:schemeClr val="lt1"/>
                        </a:solidFill>
                        <a:ln w="6350">
                          <a:noFill/>
                        </a:ln>
                      </wps:spPr>
                      <wps:txbx>
                        <w:txbxContent>
                          <w:p w14:paraId="1EDFE2AD" w14:textId="77777777" w:rsidR="007350A1" w:rsidRPr="002B38E5" w:rsidRDefault="007350A1" w:rsidP="007350A1">
                            <w:pPr>
                              <w:jc w:val="center"/>
                              <w:rPr>
                                <w:rFonts w:ascii="Arial" w:hAnsi="Arial" w:cs="Arial"/>
                                <w:sz w:val="18"/>
                                <w:szCs w:val="18"/>
                                <w:lang w:val="en-GB"/>
                              </w:rPr>
                            </w:pPr>
                            <w:r w:rsidRPr="002B38E5">
                              <w:rPr>
                                <w:rFonts w:ascii="Arial" w:hAnsi="Arial" w:cs="Arial"/>
                                <w:sz w:val="18"/>
                                <w:szCs w:val="18"/>
                                <w:lang w:val="en-GB"/>
                              </w:rPr>
                              <w:t>Defending 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82AF3" id="_x0000_s1046" type="#_x0000_t202" style="position:absolute;margin-left:1in;margin-top:74.1pt;width:63pt;height:36pt;z-index:25269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" fillcolor="white [3201]" stroked="f" strokeweight=".5pt">
                <v:textbox>
                  <w:txbxContent>
                    <w:p w14:paraId="1EDFE2AD" w14:textId="77777777" w:rsidR="007350A1" w:rsidRPr="002B38E5" w:rsidRDefault="007350A1" w:rsidP="007350A1">
                      <w:pPr>
                        <w:jc w:val="center"/>
                        <w:rPr>
                          <w:rFonts w:ascii="Arial" w:hAnsi="Arial" w:cs="Arial"/>
                          <w:sz w:val="18"/>
                          <w:szCs w:val="18"/>
                          <w:lang w:val="en-GB"/>
                        </w:rPr>
                      </w:pPr>
                      <w:r w:rsidRPr="002B38E5">
                        <w:rPr>
                          <w:rFonts w:ascii="Arial" w:hAnsi="Arial" w:cs="Arial"/>
                          <w:sz w:val="18"/>
                          <w:szCs w:val="18"/>
                          <w:lang w:val="en-GB"/>
                        </w:rPr>
                        <w:t>Defending ship</w:t>
                      </w:r>
                    </w:p>
                  </w:txbxContent>
                </v:textbox>
              </v:shape>
            </w:pict>
          </mc:Fallback>
        </mc:AlternateContent>
      </w:r>
      <w:r w:rsidRPr="0057280F">
        <w:rPr>
          <w:rFonts w:ascii="Arial" w:hAnsi="Arial" w:cs="Arial"/>
          <w:noProof/>
          <w:sz w:val="22"/>
          <w:szCs w:val="22"/>
          <w:lang w:val="en-GB"/>
        </w:rPr>
        <mc:AlternateContent>
          <mc:Choice Requires="wps">
            <w:drawing>
              <wp:anchor distT="0" distB="0" distL="114300" distR="114300" simplePos="0" relativeHeight="252694528" behindDoc="1" locked="0" layoutInCell="1" allowOverlap="1" wp14:anchorId="373BC67A" wp14:editId="0B3A0539">
                <wp:simplePos x="0" y="0"/>
                <wp:positionH relativeFrom="column">
                  <wp:posOffset>800100</wp:posOffset>
                </wp:positionH>
                <wp:positionV relativeFrom="paragraph">
                  <wp:posOffset>140970</wp:posOffset>
                </wp:positionV>
                <wp:extent cx="914400" cy="228600"/>
                <wp:effectExtent l="0" t="0" r="635" b="0"/>
                <wp:wrapNone/>
                <wp:docPr id="1413188762" name="Text Box 4"/>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0E07BFDF" w14:textId="77777777" w:rsidR="007350A1" w:rsidRPr="007843C5" w:rsidRDefault="007350A1" w:rsidP="007350A1">
                            <w:pPr>
                              <w:rPr>
                                <w:rFonts w:ascii="Arial" w:hAnsi="Arial" w:cs="Arial"/>
                                <w:sz w:val="18"/>
                                <w:szCs w:val="18"/>
                                <w:lang w:val="en-GB"/>
                              </w:rPr>
                            </w:pPr>
                            <w:r w:rsidRPr="007843C5">
                              <w:rPr>
                                <w:rFonts w:ascii="Arial" w:hAnsi="Arial" w:cs="Arial"/>
                                <w:sz w:val="18"/>
                                <w:szCs w:val="18"/>
                                <w:lang w:val="en-GB"/>
                              </w:rPr>
                              <w:t>Planet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3BC67A" id="_x0000_s1047" type="#_x0000_t202" style="position:absolute;margin-left:63pt;margin-top:11.1pt;width:1in;height:18pt;z-index:-2506219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" fillcolor="white [3201]" stroked="f" strokeweight=".5pt">
                <v:textbox>
                  <w:txbxContent>
                    <w:p w14:paraId="0E07BFDF" w14:textId="77777777" w:rsidR="007350A1" w:rsidRPr="007843C5" w:rsidRDefault="007350A1" w:rsidP="007350A1">
                      <w:pPr>
                        <w:rPr>
                          <w:rFonts w:ascii="Arial" w:hAnsi="Arial" w:cs="Arial"/>
                          <w:sz w:val="18"/>
                          <w:szCs w:val="18"/>
                          <w:lang w:val="en-GB"/>
                        </w:rPr>
                      </w:pPr>
                      <w:r w:rsidRPr="007843C5">
                        <w:rPr>
                          <w:rFonts w:ascii="Arial" w:hAnsi="Arial" w:cs="Arial"/>
                          <w:sz w:val="18"/>
                          <w:szCs w:val="18"/>
                          <w:lang w:val="en-GB"/>
                        </w:rPr>
                        <w:t>Planet</w:t>
                      </w:r>
                    </w:p>
                  </w:txbxContent>
                </v:textbox>
              </v:shape>
            </w:pict>
          </mc:Fallback>
        </mc:AlternateContent>
      </w:r>
      <w:r w:rsidRPr="0057280F">
        <w:rPr>
          <w:rFonts w:ascii="Arial" w:hAnsi="Arial" w:cs="Arial"/>
          <w:noProof/>
          <w:sz w:val="22"/>
          <w:szCs w:val="22"/>
          <w:lang w:val="en-GB"/>
        </w:rPr>
        <mc:AlternateContent>
          <mc:Choice Requires="wps">
            <w:drawing>
              <wp:anchor distT="0" distB="0" distL="114300" distR="114300" simplePos="0" relativeHeight="252693504" behindDoc="0" locked="0" layoutInCell="1" allowOverlap="1" wp14:anchorId="4BE71973" wp14:editId="7BC81E06">
                <wp:simplePos x="0" y="0"/>
                <wp:positionH relativeFrom="column">
                  <wp:posOffset>3657600</wp:posOffset>
                </wp:positionH>
                <wp:positionV relativeFrom="paragraph">
                  <wp:posOffset>762635</wp:posOffset>
                </wp:positionV>
                <wp:extent cx="914400" cy="0"/>
                <wp:effectExtent l="0" t="76200" r="95250" b="76200"/>
                <wp:wrapNone/>
                <wp:docPr id="453670733" name="Straight Arrow Connector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5875">
                          <a:solidFill>
                            <a:schemeClr val="tx1"/>
                          </a:solidFill>
                          <a:tailEnd type="triangle"/>
                        </a:ln>
                        <a:scene3d>
                          <a:camera prst="orthographicFront">
                            <a:rot lat="0" lon="10800000" rev="0"/>
                          </a:camera>
                          <a:lightRig rig="threePt" dir="t"/>
                        </a:scene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52D005" id="Straight Arrow Connector 3" o:spid="_x0000_s1026" type="#_x0000_t32" style="position:absolute;margin-left:4in;margin-top:60.05pt;width:1in;height:0;z-index:25269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" strokecolor="black [3213]" strokeweight="1.25pt">
                <v:stroke endarrow="block" joinstyle="miter"/>
              </v:shape>
            </w:pict>
          </mc:Fallback>
        </mc:AlternateContent>
      </w:r>
      <w:r w:rsidRPr="0057280F">
        <w:rPr>
          <w:rFonts w:ascii="Arial" w:hAnsi="Arial" w:cs="Arial"/>
          <w:noProof/>
          <w:sz w:val="22"/>
          <w:szCs w:val="22"/>
          <w:lang w:val="en-GB"/>
        </w:rPr>
        <mc:AlternateContent>
          <mc:Choice Requires="wps">
            <w:drawing>
              <wp:anchor distT="0" distB="0" distL="114300" distR="114300" simplePos="0" relativeHeight="252692480" behindDoc="0" locked="0" layoutInCell="1" allowOverlap="1" wp14:anchorId="4734D6CC" wp14:editId="51212B72">
                <wp:simplePos x="0" y="0"/>
                <wp:positionH relativeFrom="column">
                  <wp:posOffset>1714500</wp:posOffset>
                </wp:positionH>
                <wp:positionV relativeFrom="paragraph">
                  <wp:posOffset>762635</wp:posOffset>
                </wp:positionV>
                <wp:extent cx="914400" cy="0"/>
                <wp:effectExtent l="0" t="76200" r="19050" b="95250"/>
                <wp:wrapNone/>
                <wp:docPr id="829122270" name="Straight Arrow Connector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570EFD" id="Straight Arrow Connector 3" o:spid="_x0000_s1026" type="#_x0000_t32" style="position:absolute;margin-left:135pt;margin-top:60.05pt;width:1in;height:0;z-index:252692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" strokecolor="black [3213]" strokeweight="1.25pt">
                <v:stroke endarrow="block" joinstyle="miter"/>
              </v:shape>
            </w:pict>
          </mc:Fallback>
        </mc:AlternateContent>
      </w:r>
      <w:r w:rsidRPr="0057280F">
        <w:rPr>
          <w:rFonts w:ascii="Arial" w:hAnsi="Arial" w:cs="Arial"/>
          <w:noProof/>
          <w:sz w:val="22"/>
          <w:szCs w:val="22"/>
          <w:lang w:val="en-GB"/>
        </w:rPr>
        <w:drawing>
          <wp:inline distT="0" distB="0" distL="0" distR="0" wp14:anchorId="008C9E5E" wp14:editId="2DA4297B">
            <wp:extent cx="1028700" cy="1028700"/>
            <wp:effectExtent l="0" t="0" r="0" b="0"/>
            <wp:docPr id="1673325863" name="Graphic 1" descr="Planet Sa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25863" name="Graphic 1673325863" descr="Planet Saturn"/>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1028700" cy="1028700"/>
                    </a:xfrm>
                    <a:prstGeom prst="rect">
                      <a:avLst/>
                    </a:prstGeom>
                  </pic:spPr>
                </pic:pic>
              </a:graphicData>
            </a:graphic>
          </wp:inline>
        </w:drawing>
      </w:r>
      <w:r w:rsidRPr="0057280F">
        <w:rPr>
          <w:rFonts w:ascii="Arial" w:hAnsi="Arial" w:cs="Arial"/>
          <w:noProof/>
          <w:sz w:val="22"/>
          <w:szCs w:val="22"/>
          <w:lang w:val="en-GB"/>
        </w:rPr>
        <w:drawing>
          <wp:inline distT="0" distB="0" distL="0" distR="0" wp14:anchorId="0DD82968" wp14:editId="38B931F7">
            <wp:extent cx="571500" cy="571500"/>
            <wp:effectExtent l="38100" t="0" r="0" b="0"/>
            <wp:docPr id="825811625" name="Graphic 2" descr="Rock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7650" name="Graphic 753557650" descr="Rocket with solid fill"/>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571500" cy="571500"/>
                    </a:xfrm>
                    <a:prstGeom prst="rect">
                      <a:avLst/>
                    </a:prstGeom>
                    <a:scene3d>
                      <a:camera prst="orthographicFront">
                        <a:rot lat="0" lon="0" rev="19199999"/>
                      </a:camera>
                      <a:lightRig rig="threePt" dir="t"/>
                    </a:scene3d>
                  </pic:spPr>
                </pic:pic>
              </a:graphicData>
            </a:graphic>
          </wp:inline>
        </w:drawing>
      </w:r>
      <w:r w:rsidRPr="0057280F">
        <w:rPr>
          <w:rFonts w:ascii="Arial" w:hAnsi="Arial" w:cs="Arial"/>
          <w:sz w:val="22"/>
          <w:szCs w:val="22"/>
          <w:lang w:val="en-GB"/>
        </w:rPr>
        <w:tab/>
      </w:r>
      <w:r w:rsidRPr="0057280F">
        <w:rPr>
          <w:rFonts w:ascii="Arial" w:hAnsi="Arial" w:cs="Arial"/>
          <w:sz w:val="22"/>
          <w:szCs w:val="22"/>
          <w:lang w:val="en-GB"/>
        </w:rPr>
        <w:tab/>
      </w:r>
      <w:r w:rsidRPr="0057280F">
        <w:rPr>
          <w:rFonts w:ascii="Arial" w:hAnsi="Arial" w:cs="Arial"/>
          <w:sz w:val="22"/>
          <w:szCs w:val="22"/>
          <w:lang w:val="en-GB"/>
        </w:rPr>
        <w:tab/>
      </w:r>
      <w:r w:rsidRPr="0057280F">
        <w:rPr>
          <w:rFonts w:ascii="Arial" w:hAnsi="Arial" w:cs="Arial"/>
          <w:sz w:val="22"/>
          <w:szCs w:val="22"/>
          <w:lang w:val="en-GB"/>
        </w:rPr>
        <w:tab/>
      </w:r>
      <w:r w:rsidRPr="0057280F">
        <w:rPr>
          <w:rFonts w:ascii="Arial" w:hAnsi="Arial" w:cs="Arial"/>
          <w:sz w:val="22"/>
          <w:szCs w:val="22"/>
          <w:lang w:val="en-GB"/>
        </w:rPr>
        <w:tab/>
      </w:r>
      <w:r w:rsidRPr="0057280F">
        <w:rPr>
          <w:rFonts w:ascii="Arial" w:hAnsi="Arial" w:cs="Arial"/>
          <w:sz w:val="22"/>
          <w:szCs w:val="22"/>
          <w:lang w:val="en-GB"/>
        </w:rPr>
        <w:tab/>
      </w:r>
      <w:r w:rsidRPr="0057280F">
        <w:rPr>
          <w:rFonts w:ascii="Arial" w:hAnsi="Arial" w:cs="Arial"/>
          <w:sz w:val="22"/>
          <w:szCs w:val="22"/>
          <w:lang w:val="en-GB"/>
        </w:rPr>
        <w:tab/>
      </w:r>
      <w:r w:rsidRPr="0057280F">
        <w:rPr>
          <w:rFonts w:ascii="Arial" w:hAnsi="Arial" w:cs="Arial"/>
          <w:noProof/>
          <w:sz w:val="22"/>
          <w:szCs w:val="22"/>
          <w:lang w:val="en-GB"/>
        </w:rPr>
        <w:drawing>
          <wp:inline distT="0" distB="0" distL="0" distR="0" wp14:anchorId="33BEB53F" wp14:editId="363C123F">
            <wp:extent cx="571500" cy="571500"/>
            <wp:effectExtent l="114300" t="0" r="0" b="0"/>
            <wp:docPr id="753557650" name="Graphic 2" descr="Rock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7650" name="Graphic 753557650" descr="Rocket with solid fill"/>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571500" cy="571500"/>
                    </a:xfrm>
                    <a:prstGeom prst="rect">
                      <a:avLst/>
                    </a:prstGeom>
                    <a:scene3d>
                      <a:camera prst="orthographicFront">
                        <a:rot lat="0" lon="0" rev="7800000"/>
                      </a:camera>
                      <a:lightRig rig="threePt" dir="t"/>
                    </a:scene3d>
                  </pic:spPr>
                </pic:pic>
              </a:graphicData>
            </a:graphic>
          </wp:inline>
        </w:drawing>
      </w:r>
    </w:p>
    <w:p w14:paraId="571635C8" w14:textId="77777777" w:rsidR="007350A1" w:rsidRPr="0057280F" w:rsidRDefault="007350A1" w:rsidP="007350A1">
      <w:pPr>
        <w:rPr>
          <w:rFonts w:ascii="Arial" w:hAnsi="Arial" w:cs="Arial"/>
          <w:sz w:val="22"/>
          <w:szCs w:val="22"/>
          <w:lang w:val="en-GB"/>
        </w:rPr>
      </w:pPr>
    </w:p>
    <w:p w14:paraId="0A1A0F87" w14:textId="77777777" w:rsidR="007350A1" w:rsidRPr="0057280F" w:rsidRDefault="007350A1" w:rsidP="007350A1">
      <w:pPr>
        <w:rPr>
          <w:rFonts w:ascii="Arial" w:hAnsi="Arial" w:cs="Arial"/>
          <w:noProof/>
          <w:sz w:val="22"/>
          <w:szCs w:val="22"/>
          <w:lang w:val="en-GB"/>
        </w:rPr>
      </w:pPr>
    </w:p>
    <w:p w14:paraId="359176C3" w14:textId="77777777" w:rsidR="0057280F" w:rsidRDefault="0057280F" w:rsidP="007350A1">
      <w:pPr>
        <w:rPr>
          <w:rFonts w:ascii="Arial" w:hAnsi="Arial" w:cs="Arial"/>
          <w:sz w:val="22"/>
          <w:szCs w:val="22"/>
          <w:lang w:val="en-GB"/>
        </w:rPr>
      </w:pPr>
    </w:p>
    <w:p w14:paraId="36DFB262" w14:textId="678B6551" w:rsidR="007350A1" w:rsidRPr="0057280F" w:rsidRDefault="007350A1" w:rsidP="0066461C">
      <w:pPr>
        <w:rPr>
          <w:rFonts w:ascii="Arial" w:hAnsi="Arial" w:cs="Arial"/>
          <w:sz w:val="22"/>
          <w:szCs w:val="22"/>
          <w:lang w:val="en-GB"/>
        </w:rPr>
      </w:pPr>
      <w:r w:rsidRPr="0057280F">
        <w:rPr>
          <w:rFonts w:ascii="Arial" w:hAnsi="Arial" w:cs="Arial"/>
          <w:sz w:val="22"/>
          <w:szCs w:val="22"/>
          <w:lang w:val="en-GB"/>
        </w:rPr>
        <w:t>(a)</w:t>
      </w:r>
      <w:r w:rsidRPr="0057280F">
        <w:rPr>
          <w:rFonts w:ascii="Arial" w:hAnsi="Arial" w:cs="Arial"/>
          <w:sz w:val="22"/>
          <w:szCs w:val="22"/>
          <w:lang w:val="en-GB"/>
        </w:rPr>
        <w:tab/>
        <w:t xml:space="preserve">Calculate the speed of the defending ship relative to the planet. </w:t>
      </w:r>
      <w:r w:rsidR="0066461C">
        <w:rPr>
          <w:rFonts w:ascii="Arial" w:hAnsi="Arial" w:cs="Arial"/>
          <w:sz w:val="22"/>
          <w:szCs w:val="22"/>
          <w:lang w:val="en-GB"/>
        </w:rPr>
        <w:t xml:space="preserve">                                      </w:t>
      </w:r>
      <w:r w:rsidRPr="0057280F">
        <w:rPr>
          <w:rFonts w:ascii="Arial" w:hAnsi="Arial" w:cs="Arial"/>
          <w:sz w:val="22"/>
          <w:szCs w:val="22"/>
          <w:lang w:val="en-GB"/>
        </w:rPr>
        <w:t>(3</w:t>
      </w:r>
      <w:r w:rsidR="0066461C">
        <w:rPr>
          <w:rFonts w:ascii="Arial" w:hAnsi="Arial" w:cs="Arial"/>
          <w:sz w:val="22"/>
          <w:szCs w:val="22"/>
          <w:lang w:val="en-GB"/>
        </w:rPr>
        <w:t xml:space="preserve"> marks</w:t>
      </w:r>
      <w:r w:rsidRPr="0057280F">
        <w:rPr>
          <w:rFonts w:ascii="Arial" w:hAnsi="Arial" w:cs="Arial"/>
          <w:sz w:val="22"/>
          <w:szCs w:val="22"/>
          <w:lang w:val="en-GB"/>
        </w:rPr>
        <w:t>)</w:t>
      </w:r>
    </w:p>
    <w:p w14:paraId="3ECB3A56" w14:textId="77777777" w:rsidR="007350A1" w:rsidRPr="0057280F" w:rsidRDefault="007350A1" w:rsidP="007350A1">
      <w:pPr>
        <w:jc w:val="right"/>
        <w:rPr>
          <w:rFonts w:ascii="Arial" w:hAnsi="Arial" w:cs="Arial"/>
          <w:sz w:val="22"/>
          <w:szCs w:val="22"/>
          <w:lang w:val="en-GB"/>
        </w:rPr>
      </w:pPr>
    </w:p>
    <w:p w14:paraId="1589BBD4" w14:textId="77777777" w:rsidR="007350A1" w:rsidRPr="0057280F" w:rsidRDefault="007350A1" w:rsidP="007350A1">
      <w:pPr>
        <w:jc w:val="right"/>
        <w:rPr>
          <w:rFonts w:ascii="Arial" w:hAnsi="Arial" w:cs="Arial"/>
          <w:sz w:val="22"/>
          <w:szCs w:val="22"/>
          <w:lang w:val="en-GB"/>
        </w:rPr>
      </w:pPr>
    </w:p>
    <w:p w14:paraId="5FF76B89" w14:textId="77777777" w:rsidR="007350A1" w:rsidRPr="0057280F" w:rsidRDefault="007350A1" w:rsidP="007350A1">
      <w:pPr>
        <w:jc w:val="right"/>
        <w:rPr>
          <w:rFonts w:ascii="Arial" w:hAnsi="Arial" w:cs="Arial"/>
          <w:sz w:val="22"/>
          <w:szCs w:val="22"/>
          <w:lang w:val="en-GB"/>
        </w:rPr>
      </w:pPr>
    </w:p>
    <w:p w14:paraId="31E55776" w14:textId="77777777" w:rsidR="007350A1" w:rsidRPr="0057280F" w:rsidRDefault="007350A1" w:rsidP="007350A1">
      <w:pPr>
        <w:jc w:val="right"/>
        <w:rPr>
          <w:rFonts w:ascii="Arial" w:hAnsi="Arial" w:cs="Arial"/>
          <w:sz w:val="22"/>
          <w:szCs w:val="22"/>
          <w:lang w:val="en-GB"/>
        </w:rPr>
      </w:pPr>
    </w:p>
    <w:p w14:paraId="46592AE6" w14:textId="77777777" w:rsidR="007350A1" w:rsidRDefault="007350A1" w:rsidP="007350A1">
      <w:pPr>
        <w:jc w:val="right"/>
        <w:rPr>
          <w:rFonts w:ascii="Arial" w:hAnsi="Arial" w:cs="Arial"/>
          <w:sz w:val="22"/>
          <w:szCs w:val="22"/>
          <w:lang w:val="en-GB"/>
        </w:rPr>
      </w:pPr>
    </w:p>
    <w:p w14:paraId="09C6F1A1" w14:textId="77777777" w:rsidR="0057280F" w:rsidRDefault="0057280F" w:rsidP="007350A1">
      <w:pPr>
        <w:jc w:val="right"/>
        <w:rPr>
          <w:rFonts w:ascii="Arial" w:hAnsi="Arial" w:cs="Arial"/>
          <w:sz w:val="22"/>
          <w:szCs w:val="22"/>
          <w:lang w:val="en-GB"/>
        </w:rPr>
      </w:pPr>
    </w:p>
    <w:p w14:paraId="49F6818F" w14:textId="77777777" w:rsidR="0057280F" w:rsidRDefault="0057280F" w:rsidP="007350A1">
      <w:pPr>
        <w:jc w:val="right"/>
        <w:rPr>
          <w:rFonts w:ascii="Arial" w:hAnsi="Arial" w:cs="Arial"/>
          <w:sz w:val="22"/>
          <w:szCs w:val="22"/>
          <w:lang w:val="en-GB"/>
        </w:rPr>
      </w:pPr>
    </w:p>
    <w:p w14:paraId="5C6FA55D" w14:textId="77777777" w:rsidR="0057280F" w:rsidRDefault="0057280F" w:rsidP="007350A1">
      <w:pPr>
        <w:jc w:val="right"/>
        <w:rPr>
          <w:rFonts w:ascii="Arial" w:hAnsi="Arial" w:cs="Arial"/>
          <w:sz w:val="22"/>
          <w:szCs w:val="22"/>
          <w:lang w:val="en-GB"/>
        </w:rPr>
      </w:pPr>
    </w:p>
    <w:p w14:paraId="0AB08C79" w14:textId="77777777" w:rsidR="0057280F" w:rsidRDefault="0057280F" w:rsidP="007350A1">
      <w:pPr>
        <w:jc w:val="right"/>
        <w:rPr>
          <w:rFonts w:ascii="Arial" w:hAnsi="Arial" w:cs="Arial"/>
          <w:sz w:val="22"/>
          <w:szCs w:val="22"/>
          <w:lang w:val="en-GB"/>
        </w:rPr>
      </w:pPr>
    </w:p>
    <w:p w14:paraId="3692DBE6" w14:textId="77777777" w:rsidR="0057280F" w:rsidRDefault="0057280F" w:rsidP="007350A1">
      <w:pPr>
        <w:jc w:val="right"/>
        <w:rPr>
          <w:rFonts w:ascii="Arial" w:hAnsi="Arial" w:cs="Arial"/>
          <w:sz w:val="22"/>
          <w:szCs w:val="22"/>
          <w:lang w:val="en-GB"/>
        </w:rPr>
      </w:pPr>
    </w:p>
    <w:p w14:paraId="27784098" w14:textId="77777777" w:rsidR="0057280F" w:rsidRDefault="0057280F" w:rsidP="007350A1">
      <w:pPr>
        <w:jc w:val="right"/>
        <w:rPr>
          <w:rFonts w:ascii="Arial" w:hAnsi="Arial" w:cs="Arial"/>
          <w:sz w:val="22"/>
          <w:szCs w:val="22"/>
          <w:lang w:val="en-GB"/>
        </w:rPr>
      </w:pPr>
    </w:p>
    <w:p w14:paraId="43FE603A" w14:textId="77777777" w:rsidR="0057280F" w:rsidRDefault="0057280F" w:rsidP="007350A1">
      <w:pPr>
        <w:jc w:val="right"/>
        <w:rPr>
          <w:rFonts w:ascii="Arial" w:hAnsi="Arial" w:cs="Arial"/>
          <w:sz w:val="22"/>
          <w:szCs w:val="22"/>
          <w:lang w:val="en-GB"/>
        </w:rPr>
      </w:pPr>
    </w:p>
    <w:p w14:paraId="74407C81" w14:textId="77777777" w:rsidR="0057280F" w:rsidRDefault="0057280F" w:rsidP="007350A1">
      <w:pPr>
        <w:jc w:val="right"/>
        <w:rPr>
          <w:rFonts w:ascii="Arial" w:hAnsi="Arial" w:cs="Arial"/>
          <w:sz w:val="22"/>
          <w:szCs w:val="22"/>
          <w:lang w:val="en-GB"/>
        </w:rPr>
      </w:pPr>
    </w:p>
    <w:p w14:paraId="68A0EC7D" w14:textId="77777777" w:rsidR="007350A1" w:rsidRPr="0057280F" w:rsidRDefault="007350A1" w:rsidP="007350A1">
      <w:pPr>
        <w:jc w:val="right"/>
        <w:rPr>
          <w:rFonts w:ascii="Arial" w:hAnsi="Arial" w:cs="Arial"/>
          <w:sz w:val="22"/>
          <w:szCs w:val="22"/>
          <w:lang w:val="en-GB"/>
        </w:rPr>
      </w:pPr>
    </w:p>
    <w:p w14:paraId="009D699B" w14:textId="77777777" w:rsidR="007350A1" w:rsidRPr="0057280F" w:rsidRDefault="007350A1" w:rsidP="007350A1">
      <w:pPr>
        <w:jc w:val="right"/>
        <w:rPr>
          <w:rFonts w:ascii="Arial" w:hAnsi="Arial" w:cs="Arial"/>
          <w:sz w:val="22"/>
          <w:szCs w:val="22"/>
          <w:lang w:val="en-GB"/>
        </w:rPr>
      </w:pPr>
    </w:p>
    <w:p w14:paraId="0519A305" w14:textId="5D44AB37" w:rsidR="0057280F" w:rsidRDefault="00723563" w:rsidP="0066461C">
      <w:pPr>
        <w:jc w:val="right"/>
        <w:rPr>
          <w:rFonts w:ascii="Arial" w:hAnsi="Arial" w:cs="Arial"/>
          <w:sz w:val="22"/>
          <w:szCs w:val="22"/>
          <w:lang w:val="en-GB"/>
        </w:rPr>
      </w:pPr>
      <w:r>
        <w:rPr>
          <w:rFonts w:ascii="Arial" w:hAnsi="Arial" w:cs="Arial"/>
          <w:sz w:val="22"/>
          <w:szCs w:val="22"/>
          <w:lang w:val="en-GB"/>
        </w:rPr>
        <w:t>Answer</w:t>
      </w:r>
      <w:r w:rsidR="007350A1" w:rsidRPr="0057280F">
        <w:rPr>
          <w:rFonts w:ascii="Arial" w:hAnsi="Arial" w:cs="Arial"/>
          <w:sz w:val="22"/>
          <w:szCs w:val="22"/>
          <w:lang w:val="en-GB"/>
        </w:rPr>
        <w:t xml:space="preserve"> </w:t>
      </w:r>
      <w:r w:rsidR="00A57FC6" w:rsidRPr="007845CE">
        <w:rPr>
          <w:rFonts w:ascii="Arial" w:hAnsi="Arial" w:cs="Arial"/>
          <w:bCs/>
        </w:rPr>
        <w:t xml:space="preserve">________________ </w:t>
      </w:r>
      <w:r w:rsidR="007350A1" w:rsidRPr="0057280F">
        <w:rPr>
          <w:rFonts w:ascii="Arial" w:hAnsi="Arial" w:cs="Arial"/>
          <w:sz w:val="22"/>
          <w:szCs w:val="22"/>
          <w:lang w:val="en-GB"/>
        </w:rPr>
        <w:t>c</w:t>
      </w:r>
    </w:p>
    <w:p w14:paraId="57C96C33" w14:textId="77777777" w:rsidR="002D497B" w:rsidRDefault="0057280F" w:rsidP="0066461C">
      <w:pPr>
        <w:spacing w:after="160" w:line="259" w:lineRule="auto"/>
        <w:rPr>
          <w:rFonts w:ascii="Arial" w:hAnsi="Arial" w:cs="Arial"/>
          <w:sz w:val="22"/>
          <w:szCs w:val="22"/>
          <w:lang w:val="en-GB"/>
        </w:rPr>
      </w:pPr>
      <w:r>
        <w:rPr>
          <w:rFonts w:ascii="Arial" w:hAnsi="Arial" w:cs="Arial"/>
          <w:sz w:val="22"/>
          <w:szCs w:val="22"/>
          <w:lang w:val="en-GB"/>
        </w:rPr>
        <w:br w:type="page"/>
      </w:r>
    </w:p>
    <w:p w14:paraId="35CE6F88" w14:textId="77777777" w:rsidR="002D497B" w:rsidRDefault="002D497B" w:rsidP="0066461C">
      <w:pPr>
        <w:spacing w:after="160" w:line="259" w:lineRule="auto"/>
        <w:rPr>
          <w:rFonts w:ascii="Arial" w:hAnsi="Arial" w:cs="Arial"/>
          <w:sz w:val="22"/>
          <w:szCs w:val="22"/>
          <w:lang w:val="en-GB"/>
        </w:rPr>
      </w:pPr>
    </w:p>
    <w:p w14:paraId="685BAF40" w14:textId="60EA0FCC" w:rsidR="007350A1" w:rsidRPr="0057280F" w:rsidRDefault="007350A1" w:rsidP="0066461C">
      <w:pPr>
        <w:spacing w:after="160" w:line="259" w:lineRule="auto"/>
        <w:rPr>
          <w:rFonts w:ascii="Arial" w:hAnsi="Arial" w:cs="Arial"/>
          <w:sz w:val="22"/>
          <w:szCs w:val="22"/>
          <w:lang w:val="en-GB"/>
        </w:rPr>
      </w:pPr>
      <w:r w:rsidRPr="0057280F">
        <w:rPr>
          <w:rFonts w:ascii="Arial" w:hAnsi="Arial" w:cs="Arial"/>
          <w:sz w:val="22"/>
          <w:szCs w:val="22"/>
          <w:lang w:val="en-GB"/>
        </w:rPr>
        <w:t xml:space="preserve">To an observer on the planet, the attacking ship has a relativistic length of 118 m in the </w:t>
      </w:r>
      <w:r w:rsidR="00485723">
        <w:rPr>
          <w:rFonts w:ascii="Arial" w:hAnsi="Arial" w:cs="Arial"/>
          <w:sz w:val="22"/>
          <w:szCs w:val="22"/>
          <w:lang w:val="en-GB"/>
        </w:rPr>
        <w:t>direction</w:t>
      </w:r>
      <w:r w:rsidRPr="0057280F">
        <w:rPr>
          <w:rFonts w:ascii="Arial" w:hAnsi="Arial" w:cs="Arial"/>
          <w:sz w:val="22"/>
          <w:szCs w:val="22"/>
          <w:lang w:val="en-GB"/>
        </w:rPr>
        <w:t xml:space="preserve"> of its velocity. </w:t>
      </w:r>
    </w:p>
    <w:p w14:paraId="33E266BB" w14:textId="77777777" w:rsidR="0057280F" w:rsidRDefault="0057280F" w:rsidP="007350A1">
      <w:pPr>
        <w:rPr>
          <w:rFonts w:ascii="Arial" w:hAnsi="Arial" w:cs="Arial"/>
          <w:sz w:val="22"/>
          <w:szCs w:val="22"/>
          <w:lang w:val="en-GB"/>
        </w:rPr>
      </w:pPr>
    </w:p>
    <w:p w14:paraId="205F0B0F" w14:textId="438FB5D5" w:rsidR="007350A1" w:rsidRPr="0057280F" w:rsidRDefault="007350A1" w:rsidP="007350A1">
      <w:pPr>
        <w:rPr>
          <w:rFonts w:ascii="Arial" w:hAnsi="Arial" w:cs="Arial"/>
          <w:sz w:val="22"/>
          <w:szCs w:val="22"/>
          <w:lang w:val="en-GB"/>
        </w:rPr>
      </w:pPr>
      <w:r w:rsidRPr="0057280F">
        <w:rPr>
          <w:rFonts w:ascii="Arial" w:hAnsi="Arial" w:cs="Arial"/>
          <w:sz w:val="22"/>
          <w:szCs w:val="22"/>
          <w:lang w:val="en-GB"/>
        </w:rPr>
        <w:t xml:space="preserve">(b) </w:t>
      </w:r>
      <w:r w:rsidRPr="0057280F">
        <w:rPr>
          <w:rFonts w:ascii="Arial" w:hAnsi="Arial" w:cs="Arial"/>
          <w:sz w:val="22"/>
          <w:szCs w:val="22"/>
          <w:lang w:val="en-GB"/>
        </w:rPr>
        <w:tab/>
        <w:t xml:space="preserve">Calculate the relativistic length of the attacking ship from the perspective of the defending ship. </w:t>
      </w:r>
    </w:p>
    <w:p w14:paraId="79380BFF" w14:textId="7CAAA2D1" w:rsidR="007350A1" w:rsidRPr="0057280F" w:rsidRDefault="007350A1" w:rsidP="007350A1">
      <w:pPr>
        <w:jc w:val="right"/>
        <w:rPr>
          <w:rFonts w:ascii="Arial" w:hAnsi="Arial" w:cs="Arial"/>
          <w:sz w:val="22"/>
          <w:szCs w:val="22"/>
          <w:lang w:val="en-GB"/>
        </w:rPr>
      </w:pPr>
      <w:r w:rsidRPr="0057280F">
        <w:rPr>
          <w:rFonts w:ascii="Arial" w:hAnsi="Arial" w:cs="Arial"/>
          <w:sz w:val="22"/>
          <w:szCs w:val="22"/>
          <w:lang w:val="en-GB"/>
        </w:rPr>
        <w:t>(5</w:t>
      </w:r>
      <w:r w:rsidR="00275E99">
        <w:rPr>
          <w:rFonts w:ascii="Arial" w:hAnsi="Arial" w:cs="Arial"/>
          <w:sz w:val="22"/>
          <w:szCs w:val="22"/>
          <w:lang w:val="en-GB"/>
        </w:rPr>
        <w:t xml:space="preserve"> marks</w:t>
      </w:r>
      <w:r w:rsidRPr="0057280F">
        <w:rPr>
          <w:rFonts w:ascii="Arial" w:hAnsi="Arial" w:cs="Arial"/>
          <w:sz w:val="22"/>
          <w:szCs w:val="22"/>
          <w:lang w:val="en-GB"/>
        </w:rPr>
        <w:t>)</w:t>
      </w:r>
    </w:p>
    <w:p w14:paraId="763135C3" w14:textId="77777777" w:rsidR="007350A1" w:rsidRPr="0057280F" w:rsidRDefault="007350A1" w:rsidP="007350A1">
      <w:pPr>
        <w:jc w:val="right"/>
        <w:rPr>
          <w:rFonts w:ascii="Arial" w:hAnsi="Arial" w:cs="Arial"/>
          <w:sz w:val="22"/>
          <w:szCs w:val="22"/>
          <w:lang w:val="en-GB"/>
        </w:rPr>
      </w:pPr>
    </w:p>
    <w:p w14:paraId="58E86B0E" w14:textId="77777777" w:rsidR="007350A1" w:rsidRPr="0057280F" w:rsidRDefault="007350A1" w:rsidP="007350A1">
      <w:pPr>
        <w:jc w:val="right"/>
        <w:rPr>
          <w:rFonts w:ascii="Arial" w:hAnsi="Arial" w:cs="Arial"/>
          <w:sz w:val="22"/>
          <w:szCs w:val="22"/>
          <w:lang w:val="en-GB"/>
        </w:rPr>
      </w:pPr>
    </w:p>
    <w:p w14:paraId="675FE39B" w14:textId="77777777" w:rsidR="007350A1" w:rsidRPr="0057280F" w:rsidRDefault="007350A1" w:rsidP="007350A1">
      <w:pPr>
        <w:jc w:val="right"/>
        <w:rPr>
          <w:rFonts w:ascii="Arial" w:hAnsi="Arial" w:cs="Arial"/>
          <w:sz w:val="22"/>
          <w:szCs w:val="22"/>
          <w:lang w:val="en-GB"/>
        </w:rPr>
      </w:pPr>
    </w:p>
    <w:p w14:paraId="64ABA43F" w14:textId="77777777" w:rsidR="007350A1" w:rsidRPr="0057280F" w:rsidRDefault="007350A1" w:rsidP="007350A1">
      <w:pPr>
        <w:jc w:val="right"/>
        <w:rPr>
          <w:rFonts w:ascii="Arial" w:hAnsi="Arial" w:cs="Arial"/>
          <w:sz w:val="22"/>
          <w:szCs w:val="22"/>
          <w:lang w:val="en-GB"/>
        </w:rPr>
      </w:pPr>
    </w:p>
    <w:p w14:paraId="27C8F727" w14:textId="77777777" w:rsidR="007350A1" w:rsidRPr="0057280F" w:rsidRDefault="007350A1" w:rsidP="007350A1">
      <w:pPr>
        <w:jc w:val="right"/>
        <w:rPr>
          <w:rFonts w:ascii="Arial" w:hAnsi="Arial" w:cs="Arial"/>
          <w:sz w:val="22"/>
          <w:szCs w:val="22"/>
          <w:lang w:val="en-GB"/>
        </w:rPr>
      </w:pPr>
    </w:p>
    <w:p w14:paraId="63BE6D14" w14:textId="77777777" w:rsidR="007350A1" w:rsidRPr="0057280F" w:rsidRDefault="007350A1" w:rsidP="007350A1">
      <w:pPr>
        <w:jc w:val="right"/>
        <w:rPr>
          <w:rFonts w:ascii="Arial" w:hAnsi="Arial" w:cs="Arial"/>
          <w:sz w:val="22"/>
          <w:szCs w:val="22"/>
          <w:lang w:val="en-GB"/>
        </w:rPr>
      </w:pPr>
    </w:p>
    <w:p w14:paraId="1B6B9746" w14:textId="77777777" w:rsidR="007350A1" w:rsidRPr="0057280F" w:rsidRDefault="007350A1" w:rsidP="007350A1">
      <w:pPr>
        <w:jc w:val="right"/>
        <w:rPr>
          <w:rFonts w:ascii="Arial" w:hAnsi="Arial" w:cs="Arial"/>
          <w:sz w:val="22"/>
          <w:szCs w:val="22"/>
          <w:lang w:val="en-GB"/>
        </w:rPr>
      </w:pPr>
    </w:p>
    <w:p w14:paraId="09970757" w14:textId="77777777" w:rsidR="007350A1" w:rsidRDefault="007350A1" w:rsidP="007350A1">
      <w:pPr>
        <w:jc w:val="right"/>
        <w:rPr>
          <w:rFonts w:ascii="Arial" w:hAnsi="Arial" w:cs="Arial"/>
          <w:sz w:val="22"/>
          <w:szCs w:val="22"/>
          <w:lang w:val="en-GB"/>
        </w:rPr>
      </w:pPr>
    </w:p>
    <w:p w14:paraId="54AB85F5" w14:textId="77777777" w:rsidR="00046E6A" w:rsidRDefault="00046E6A" w:rsidP="007350A1">
      <w:pPr>
        <w:jc w:val="right"/>
        <w:rPr>
          <w:rFonts w:ascii="Arial" w:hAnsi="Arial" w:cs="Arial"/>
          <w:sz w:val="22"/>
          <w:szCs w:val="22"/>
          <w:lang w:val="en-GB"/>
        </w:rPr>
      </w:pPr>
    </w:p>
    <w:p w14:paraId="2F7C00DB" w14:textId="77777777" w:rsidR="00046E6A" w:rsidRDefault="00046E6A" w:rsidP="007350A1">
      <w:pPr>
        <w:jc w:val="right"/>
        <w:rPr>
          <w:rFonts w:ascii="Arial" w:hAnsi="Arial" w:cs="Arial"/>
          <w:sz w:val="22"/>
          <w:szCs w:val="22"/>
          <w:lang w:val="en-GB"/>
        </w:rPr>
      </w:pPr>
    </w:p>
    <w:p w14:paraId="15322816" w14:textId="77777777" w:rsidR="00046E6A" w:rsidRDefault="00046E6A" w:rsidP="007350A1">
      <w:pPr>
        <w:jc w:val="right"/>
        <w:rPr>
          <w:rFonts w:ascii="Arial" w:hAnsi="Arial" w:cs="Arial"/>
          <w:sz w:val="22"/>
          <w:szCs w:val="22"/>
          <w:lang w:val="en-GB"/>
        </w:rPr>
      </w:pPr>
    </w:p>
    <w:p w14:paraId="53307E16" w14:textId="77777777" w:rsidR="00046E6A" w:rsidRDefault="00046E6A" w:rsidP="007350A1">
      <w:pPr>
        <w:jc w:val="right"/>
        <w:rPr>
          <w:rFonts w:ascii="Arial" w:hAnsi="Arial" w:cs="Arial"/>
          <w:sz w:val="22"/>
          <w:szCs w:val="22"/>
          <w:lang w:val="en-GB"/>
        </w:rPr>
      </w:pPr>
    </w:p>
    <w:p w14:paraId="4AE865D6" w14:textId="77777777" w:rsidR="00046E6A" w:rsidRDefault="00046E6A" w:rsidP="007350A1">
      <w:pPr>
        <w:jc w:val="right"/>
        <w:rPr>
          <w:rFonts w:ascii="Arial" w:hAnsi="Arial" w:cs="Arial"/>
          <w:sz w:val="22"/>
          <w:szCs w:val="22"/>
          <w:lang w:val="en-GB"/>
        </w:rPr>
      </w:pPr>
    </w:p>
    <w:p w14:paraId="62030173" w14:textId="77777777" w:rsidR="00046E6A" w:rsidRDefault="00046E6A" w:rsidP="007350A1">
      <w:pPr>
        <w:jc w:val="right"/>
        <w:rPr>
          <w:rFonts w:ascii="Arial" w:hAnsi="Arial" w:cs="Arial"/>
          <w:sz w:val="22"/>
          <w:szCs w:val="22"/>
          <w:lang w:val="en-GB"/>
        </w:rPr>
      </w:pPr>
    </w:p>
    <w:p w14:paraId="5734C9F9" w14:textId="77777777" w:rsidR="00046E6A" w:rsidRDefault="00046E6A" w:rsidP="007350A1">
      <w:pPr>
        <w:jc w:val="right"/>
        <w:rPr>
          <w:rFonts w:ascii="Arial" w:hAnsi="Arial" w:cs="Arial"/>
          <w:sz w:val="22"/>
          <w:szCs w:val="22"/>
          <w:lang w:val="en-GB"/>
        </w:rPr>
      </w:pPr>
    </w:p>
    <w:p w14:paraId="749B87D1" w14:textId="77777777" w:rsidR="00046E6A" w:rsidRDefault="00046E6A" w:rsidP="007350A1">
      <w:pPr>
        <w:jc w:val="right"/>
        <w:rPr>
          <w:rFonts w:ascii="Arial" w:hAnsi="Arial" w:cs="Arial"/>
          <w:sz w:val="22"/>
          <w:szCs w:val="22"/>
          <w:lang w:val="en-GB"/>
        </w:rPr>
      </w:pPr>
    </w:p>
    <w:p w14:paraId="26C3BC76" w14:textId="77777777" w:rsidR="00046E6A" w:rsidRDefault="00046E6A" w:rsidP="007350A1">
      <w:pPr>
        <w:jc w:val="right"/>
        <w:rPr>
          <w:rFonts w:ascii="Arial" w:hAnsi="Arial" w:cs="Arial"/>
          <w:sz w:val="22"/>
          <w:szCs w:val="22"/>
          <w:lang w:val="en-GB"/>
        </w:rPr>
      </w:pPr>
    </w:p>
    <w:p w14:paraId="2F2CC07E" w14:textId="77777777" w:rsidR="00046E6A" w:rsidRDefault="00046E6A" w:rsidP="007350A1">
      <w:pPr>
        <w:jc w:val="right"/>
        <w:rPr>
          <w:rFonts w:ascii="Arial" w:hAnsi="Arial" w:cs="Arial"/>
          <w:sz w:val="22"/>
          <w:szCs w:val="22"/>
          <w:lang w:val="en-GB"/>
        </w:rPr>
      </w:pPr>
    </w:p>
    <w:p w14:paraId="7DEE779C" w14:textId="77777777" w:rsidR="00046E6A" w:rsidRDefault="00046E6A" w:rsidP="007350A1">
      <w:pPr>
        <w:jc w:val="right"/>
        <w:rPr>
          <w:rFonts w:ascii="Arial" w:hAnsi="Arial" w:cs="Arial"/>
          <w:sz w:val="22"/>
          <w:szCs w:val="22"/>
          <w:lang w:val="en-GB"/>
        </w:rPr>
      </w:pPr>
    </w:p>
    <w:p w14:paraId="15E3C4E1" w14:textId="77777777" w:rsidR="00046E6A" w:rsidRPr="0057280F" w:rsidRDefault="00046E6A" w:rsidP="007350A1">
      <w:pPr>
        <w:jc w:val="right"/>
        <w:rPr>
          <w:rFonts w:ascii="Arial" w:hAnsi="Arial" w:cs="Arial"/>
          <w:sz w:val="22"/>
          <w:szCs w:val="22"/>
          <w:lang w:val="en-GB"/>
        </w:rPr>
      </w:pPr>
    </w:p>
    <w:p w14:paraId="02013CD9" w14:textId="77777777" w:rsidR="007350A1" w:rsidRPr="0057280F" w:rsidRDefault="007350A1" w:rsidP="007350A1">
      <w:pPr>
        <w:jc w:val="right"/>
        <w:rPr>
          <w:rFonts w:ascii="Arial" w:hAnsi="Arial" w:cs="Arial"/>
          <w:sz w:val="22"/>
          <w:szCs w:val="22"/>
          <w:lang w:val="en-GB"/>
        </w:rPr>
      </w:pPr>
    </w:p>
    <w:p w14:paraId="0487F2B4" w14:textId="2E6949A1" w:rsidR="007350A1" w:rsidRPr="0057280F" w:rsidRDefault="002A4A94" w:rsidP="007350A1">
      <w:pPr>
        <w:jc w:val="right"/>
        <w:rPr>
          <w:rFonts w:ascii="Arial" w:hAnsi="Arial" w:cs="Arial"/>
          <w:sz w:val="22"/>
          <w:szCs w:val="22"/>
          <w:lang w:val="en-GB"/>
        </w:rPr>
      </w:pPr>
      <w:r>
        <w:rPr>
          <w:rFonts w:ascii="Arial" w:hAnsi="Arial" w:cs="Arial"/>
          <w:sz w:val="22"/>
          <w:szCs w:val="22"/>
          <w:lang w:val="en-GB"/>
        </w:rPr>
        <w:t xml:space="preserve">Answer </w:t>
      </w:r>
      <w:r w:rsidR="00A57FC6" w:rsidRPr="007845CE">
        <w:rPr>
          <w:rFonts w:ascii="Arial" w:hAnsi="Arial" w:cs="Arial"/>
          <w:bCs/>
        </w:rPr>
        <w:t xml:space="preserve">________________ </w:t>
      </w:r>
      <w:r w:rsidR="007350A1" w:rsidRPr="0057280F">
        <w:rPr>
          <w:rFonts w:ascii="Arial" w:hAnsi="Arial" w:cs="Arial"/>
          <w:sz w:val="22"/>
          <w:szCs w:val="22"/>
          <w:lang w:val="en-GB"/>
        </w:rPr>
        <w:t>m</w:t>
      </w:r>
    </w:p>
    <w:p w14:paraId="6E769AC3" w14:textId="77777777" w:rsidR="007350A1" w:rsidRPr="0057280F" w:rsidRDefault="007350A1" w:rsidP="007350A1">
      <w:pPr>
        <w:rPr>
          <w:rFonts w:ascii="Arial" w:hAnsi="Arial" w:cs="Arial"/>
          <w:sz w:val="22"/>
          <w:szCs w:val="22"/>
          <w:lang w:val="en-GB"/>
        </w:rPr>
      </w:pPr>
    </w:p>
    <w:p w14:paraId="74035FA3" w14:textId="77777777" w:rsidR="00046E6A" w:rsidRDefault="00046E6A" w:rsidP="007350A1">
      <w:pPr>
        <w:rPr>
          <w:rFonts w:ascii="Arial" w:hAnsi="Arial" w:cs="Arial"/>
          <w:sz w:val="22"/>
          <w:szCs w:val="22"/>
          <w:lang w:val="en-GB"/>
        </w:rPr>
      </w:pPr>
    </w:p>
    <w:p w14:paraId="571C2496" w14:textId="5C39E35B" w:rsidR="007350A1" w:rsidRDefault="007350A1" w:rsidP="007350A1">
      <w:pPr>
        <w:rPr>
          <w:rFonts w:ascii="Arial" w:hAnsi="Arial" w:cs="Arial"/>
          <w:sz w:val="22"/>
          <w:szCs w:val="22"/>
          <w:lang w:val="en-GB"/>
        </w:rPr>
      </w:pPr>
      <w:r w:rsidRPr="0057280F">
        <w:rPr>
          <w:rFonts w:ascii="Arial" w:hAnsi="Arial" w:cs="Arial"/>
          <w:sz w:val="22"/>
          <w:szCs w:val="22"/>
          <w:lang w:val="en-GB"/>
        </w:rPr>
        <w:t xml:space="preserve">The rest mass of the defending ship is 8.63 </w:t>
      </w:r>
      <w:r w:rsidR="00A978B8">
        <w:rPr>
          <w:rFonts w:ascii="Arial" w:hAnsi="Arial" w:cs="Arial"/>
          <w:sz w:val="22"/>
          <w:szCs w:val="22"/>
          <w:lang w:val="en-GB"/>
        </w:rPr>
        <w:t>×</w:t>
      </w:r>
      <w:r w:rsidRPr="0057280F">
        <w:rPr>
          <w:rFonts w:ascii="Arial" w:hAnsi="Arial" w:cs="Arial"/>
          <w:sz w:val="22"/>
          <w:szCs w:val="22"/>
          <w:lang w:val="en-GB"/>
        </w:rPr>
        <w:t xml:space="preserve"> 10</w:t>
      </w:r>
      <w:r w:rsidRPr="0057280F">
        <w:rPr>
          <w:rFonts w:ascii="Arial" w:hAnsi="Arial" w:cs="Arial"/>
          <w:sz w:val="22"/>
          <w:szCs w:val="22"/>
          <w:vertAlign w:val="superscript"/>
          <w:lang w:val="en-GB"/>
        </w:rPr>
        <w:t>4</w:t>
      </w:r>
      <w:r w:rsidRPr="0057280F">
        <w:rPr>
          <w:rFonts w:ascii="Arial" w:hAnsi="Arial" w:cs="Arial"/>
          <w:sz w:val="22"/>
          <w:szCs w:val="22"/>
          <w:lang w:val="en-GB"/>
        </w:rPr>
        <w:t xml:space="preserve"> kg. </w:t>
      </w:r>
    </w:p>
    <w:p w14:paraId="7BCE5D7A" w14:textId="77777777" w:rsidR="00046E6A" w:rsidRPr="0057280F" w:rsidRDefault="00046E6A" w:rsidP="007350A1">
      <w:pPr>
        <w:rPr>
          <w:rFonts w:ascii="Arial" w:hAnsi="Arial" w:cs="Arial"/>
          <w:sz w:val="22"/>
          <w:szCs w:val="22"/>
          <w:lang w:val="en-GB"/>
        </w:rPr>
      </w:pPr>
    </w:p>
    <w:p w14:paraId="417FE399" w14:textId="3607983A" w:rsidR="007350A1" w:rsidRPr="0057280F" w:rsidRDefault="007350A1" w:rsidP="00275E99">
      <w:pPr>
        <w:rPr>
          <w:rFonts w:ascii="Arial" w:hAnsi="Arial" w:cs="Arial"/>
          <w:sz w:val="22"/>
          <w:szCs w:val="22"/>
          <w:lang w:val="en-GB"/>
        </w:rPr>
      </w:pPr>
      <w:r w:rsidRPr="0057280F">
        <w:rPr>
          <w:rFonts w:ascii="Arial" w:hAnsi="Arial" w:cs="Arial"/>
          <w:sz w:val="22"/>
          <w:szCs w:val="22"/>
          <w:lang w:val="en-GB"/>
        </w:rPr>
        <w:t>(c)</w:t>
      </w:r>
      <w:r w:rsidRPr="0057280F">
        <w:rPr>
          <w:rFonts w:ascii="Arial" w:hAnsi="Arial" w:cs="Arial"/>
          <w:sz w:val="22"/>
          <w:szCs w:val="22"/>
          <w:lang w:val="en-GB"/>
        </w:rPr>
        <w:tab/>
        <w:t xml:space="preserve">Calculate the mass-energy equivalence (in Joules) of the defending ship from the perspective of </w:t>
      </w:r>
      <w:r w:rsidRPr="0057280F">
        <w:rPr>
          <w:rFonts w:ascii="Arial" w:hAnsi="Arial" w:cs="Arial"/>
          <w:sz w:val="22"/>
          <w:szCs w:val="22"/>
          <w:lang w:val="en-GB"/>
        </w:rPr>
        <w:tab/>
        <w:t xml:space="preserve">an observer on the planet. </w:t>
      </w:r>
      <w:r w:rsidR="00275E99">
        <w:rPr>
          <w:rFonts w:ascii="Arial" w:hAnsi="Arial" w:cs="Arial"/>
          <w:sz w:val="22"/>
          <w:szCs w:val="22"/>
          <w:lang w:val="en-GB"/>
        </w:rPr>
        <w:t xml:space="preserve">                                                                                                 </w:t>
      </w:r>
      <w:r w:rsidRPr="0057280F">
        <w:rPr>
          <w:rFonts w:ascii="Arial" w:hAnsi="Arial" w:cs="Arial"/>
          <w:sz w:val="22"/>
          <w:szCs w:val="22"/>
          <w:lang w:val="en-GB"/>
        </w:rPr>
        <w:t>(3</w:t>
      </w:r>
      <w:r w:rsidR="00275E99">
        <w:rPr>
          <w:rFonts w:ascii="Arial" w:hAnsi="Arial" w:cs="Arial"/>
          <w:sz w:val="22"/>
          <w:szCs w:val="22"/>
          <w:lang w:val="en-GB"/>
        </w:rPr>
        <w:t xml:space="preserve"> marks</w:t>
      </w:r>
      <w:r w:rsidRPr="0057280F">
        <w:rPr>
          <w:rFonts w:ascii="Arial" w:hAnsi="Arial" w:cs="Arial"/>
          <w:sz w:val="22"/>
          <w:szCs w:val="22"/>
          <w:lang w:val="en-GB"/>
        </w:rPr>
        <w:t>)</w:t>
      </w:r>
    </w:p>
    <w:p w14:paraId="624B3188" w14:textId="77777777" w:rsidR="007350A1" w:rsidRPr="0057280F" w:rsidRDefault="007350A1" w:rsidP="007350A1">
      <w:pPr>
        <w:jc w:val="right"/>
        <w:rPr>
          <w:rFonts w:ascii="Arial" w:hAnsi="Arial" w:cs="Arial"/>
          <w:sz w:val="22"/>
          <w:szCs w:val="22"/>
          <w:lang w:val="en-GB"/>
        </w:rPr>
      </w:pPr>
    </w:p>
    <w:p w14:paraId="79B81D26" w14:textId="77777777" w:rsidR="007350A1" w:rsidRPr="0057280F" w:rsidRDefault="007350A1" w:rsidP="007350A1">
      <w:pPr>
        <w:jc w:val="right"/>
        <w:rPr>
          <w:rFonts w:ascii="Arial" w:hAnsi="Arial" w:cs="Arial"/>
          <w:sz w:val="22"/>
          <w:szCs w:val="22"/>
          <w:lang w:val="en-GB"/>
        </w:rPr>
      </w:pPr>
    </w:p>
    <w:p w14:paraId="2743267A" w14:textId="77777777" w:rsidR="007350A1" w:rsidRPr="0057280F" w:rsidRDefault="007350A1" w:rsidP="007350A1">
      <w:pPr>
        <w:jc w:val="right"/>
        <w:rPr>
          <w:rFonts w:ascii="Arial" w:hAnsi="Arial" w:cs="Arial"/>
          <w:sz w:val="22"/>
          <w:szCs w:val="22"/>
          <w:lang w:val="en-GB"/>
        </w:rPr>
      </w:pPr>
    </w:p>
    <w:p w14:paraId="5627F0E8" w14:textId="77777777" w:rsidR="007350A1" w:rsidRPr="0057280F" w:rsidRDefault="007350A1" w:rsidP="007350A1">
      <w:pPr>
        <w:jc w:val="right"/>
        <w:rPr>
          <w:rFonts w:ascii="Arial" w:hAnsi="Arial" w:cs="Arial"/>
          <w:sz w:val="22"/>
          <w:szCs w:val="22"/>
          <w:lang w:val="en-GB"/>
        </w:rPr>
      </w:pPr>
    </w:p>
    <w:p w14:paraId="5551E546" w14:textId="77777777" w:rsidR="007350A1" w:rsidRPr="0057280F" w:rsidRDefault="007350A1" w:rsidP="007350A1">
      <w:pPr>
        <w:jc w:val="right"/>
        <w:rPr>
          <w:rFonts w:ascii="Arial" w:hAnsi="Arial" w:cs="Arial"/>
          <w:sz w:val="22"/>
          <w:szCs w:val="22"/>
          <w:lang w:val="en-GB"/>
        </w:rPr>
      </w:pPr>
    </w:p>
    <w:p w14:paraId="41D584F9" w14:textId="77777777" w:rsidR="007350A1" w:rsidRPr="0057280F" w:rsidRDefault="007350A1" w:rsidP="007350A1">
      <w:pPr>
        <w:jc w:val="right"/>
        <w:rPr>
          <w:rFonts w:ascii="Arial" w:hAnsi="Arial" w:cs="Arial"/>
          <w:sz w:val="22"/>
          <w:szCs w:val="22"/>
          <w:lang w:val="en-GB"/>
        </w:rPr>
      </w:pPr>
    </w:p>
    <w:p w14:paraId="375B166E" w14:textId="77777777" w:rsidR="007350A1" w:rsidRPr="0057280F" w:rsidRDefault="007350A1" w:rsidP="007350A1">
      <w:pPr>
        <w:jc w:val="right"/>
        <w:rPr>
          <w:rFonts w:ascii="Arial" w:hAnsi="Arial" w:cs="Arial"/>
          <w:sz w:val="22"/>
          <w:szCs w:val="22"/>
          <w:lang w:val="en-GB"/>
        </w:rPr>
      </w:pPr>
    </w:p>
    <w:p w14:paraId="3C7848DC" w14:textId="77777777" w:rsidR="007350A1" w:rsidRPr="0057280F" w:rsidRDefault="007350A1" w:rsidP="007350A1">
      <w:pPr>
        <w:jc w:val="right"/>
        <w:rPr>
          <w:rFonts w:ascii="Arial" w:hAnsi="Arial" w:cs="Arial"/>
          <w:sz w:val="22"/>
          <w:szCs w:val="22"/>
          <w:lang w:val="en-GB"/>
        </w:rPr>
      </w:pPr>
    </w:p>
    <w:p w14:paraId="6D900406" w14:textId="77777777" w:rsidR="007350A1" w:rsidRDefault="007350A1" w:rsidP="007350A1">
      <w:pPr>
        <w:jc w:val="right"/>
        <w:rPr>
          <w:rFonts w:ascii="Arial" w:hAnsi="Arial" w:cs="Arial"/>
          <w:sz w:val="22"/>
          <w:szCs w:val="22"/>
          <w:lang w:val="en-GB"/>
        </w:rPr>
      </w:pPr>
    </w:p>
    <w:p w14:paraId="0DAA2A53" w14:textId="77777777" w:rsidR="00046E6A" w:rsidRDefault="00046E6A" w:rsidP="007350A1">
      <w:pPr>
        <w:jc w:val="right"/>
        <w:rPr>
          <w:rFonts w:ascii="Arial" w:hAnsi="Arial" w:cs="Arial"/>
          <w:sz w:val="22"/>
          <w:szCs w:val="22"/>
          <w:lang w:val="en-GB"/>
        </w:rPr>
      </w:pPr>
    </w:p>
    <w:p w14:paraId="5E805565" w14:textId="77777777" w:rsidR="00046E6A" w:rsidRDefault="00046E6A" w:rsidP="007350A1">
      <w:pPr>
        <w:jc w:val="right"/>
        <w:rPr>
          <w:rFonts w:ascii="Arial" w:hAnsi="Arial" w:cs="Arial"/>
          <w:sz w:val="22"/>
          <w:szCs w:val="22"/>
          <w:lang w:val="en-GB"/>
        </w:rPr>
      </w:pPr>
    </w:p>
    <w:p w14:paraId="78FDD327" w14:textId="77777777" w:rsidR="00046E6A" w:rsidRDefault="00046E6A" w:rsidP="007350A1">
      <w:pPr>
        <w:jc w:val="right"/>
        <w:rPr>
          <w:rFonts w:ascii="Arial" w:hAnsi="Arial" w:cs="Arial"/>
          <w:sz w:val="22"/>
          <w:szCs w:val="22"/>
          <w:lang w:val="en-GB"/>
        </w:rPr>
      </w:pPr>
    </w:p>
    <w:p w14:paraId="0BA84D32" w14:textId="77777777" w:rsidR="00046E6A" w:rsidRDefault="00046E6A" w:rsidP="007350A1">
      <w:pPr>
        <w:jc w:val="right"/>
        <w:rPr>
          <w:rFonts w:ascii="Arial" w:hAnsi="Arial" w:cs="Arial"/>
          <w:sz w:val="22"/>
          <w:szCs w:val="22"/>
          <w:lang w:val="en-GB"/>
        </w:rPr>
      </w:pPr>
    </w:p>
    <w:p w14:paraId="4DE3AE8C" w14:textId="77777777" w:rsidR="00046E6A" w:rsidRDefault="00046E6A" w:rsidP="007350A1">
      <w:pPr>
        <w:jc w:val="right"/>
        <w:rPr>
          <w:rFonts w:ascii="Arial" w:hAnsi="Arial" w:cs="Arial"/>
          <w:sz w:val="22"/>
          <w:szCs w:val="22"/>
          <w:lang w:val="en-GB"/>
        </w:rPr>
      </w:pPr>
    </w:p>
    <w:p w14:paraId="0FD80789" w14:textId="77777777" w:rsidR="00046E6A" w:rsidRDefault="00046E6A" w:rsidP="007350A1">
      <w:pPr>
        <w:jc w:val="right"/>
        <w:rPr>
          <w:rFonts w:ascii="Arial" w:hAnsi="Arial" w:cs="Arial"/>
          <w:sz w:val="22"/>
          <w:szCs w:val="22"/>
          <w:lang w:val="en-GB"/>
        </w:rPr>
      </w:pPr>
    </w:p>
    <w:p w14:paraId="0C45C9F7" w14:textId="77777777" w:rsidR="00046E6A" w:rsidRDefault="00046E6A" w:rsidP="007350A1">
      <w:pPr>
        <w:jc w:val="right"/>
        <w:rPr>
          <w:rFonts w:ascii="Arial" w:hAnsi="Arial" w:cs="Arial"/>
          <w:sz w:val="22"/>
          <w:szCs w:val="22"/>
          <w:lang w:val="en-GB"/>
        </w:rPr>
      </w:pPr>
    </w:p>
    <w:p w14:paraId="7F6F2D0A" w14:textId="77777777" w:rsidR="00046E6A" w:rsidRPr="0057280F" w:rsidRDefault="00046E6A" w:rsidP="007350A1">
      <w:pPr>
        <w:jc w:val="right"/>
        <w:rPr>
          <w:rFonts w:ascii="Arial" w:hAnsi="Arial" w:cs="Arial"/>
          <w:sz w:val="22"/>
          <w:szCs w:val="22"/>
          <w:lang w:val="en-GB"/>
        </w:rPr>
      </w:pPr>
    </w:p>
    <w:p w14:paraId="48F74DCB" w14:textId="77777777" w:rsidR="007350A1" w:rsidRPr="0057280F" w:rsidRDefault="007350A1" w:rsidP="007350A1">
      <w:pPr>
        <w:jc w:val="right"/>
        <w:rPr>
          <w:rFonts w:ascii="Arial" w:hAnsi="Arial" w:cs="Arial"/>
          <w:sz w:val="22"/>
          <w:szCs w:val="22"/>
          <w:lang w:val="en-GB"/>
        </w:rPr>
      </w:pPr>
    </w:p>
    <w:p w14:paraId="52704913" w14:textId="183A6781" w:rsidR="007350A1" w:rsidRPr="00793816" w:rsidRDefault="00D95440" w:rsidP="007350A1">
      <w:pPr>
        <w:jc w:val="right"/>
        <w:rPr>
          <w:rFonts w:ascii="Arial" w:hAnsi="Arial" w:cs="Arial"/>
          <w:sz w:val="22"/>
          <w:szCs w:val="22"/>
          <w:lang w:val="en-GB"/>
        </w:rPr>
      </w:pPr>
      <w:r w:rsidRPr="00793816">
        <w:rPr>
          <w:rFonts w:ascii="Arial" w:hAnsi="Arial" w:cs="Arial"/>
          <w:bCs/>
          <w:sz w:val="22"/>
          <w:szCs w:val="22"/>
        </w:rPr>
        <w:t xml:space="preserve">Answer ________________ </w:t>
      </w:r>
      <w:r w:rsidR="007350A1" w:rsidRPr="00793816">
        <w:rPr>
          <w:rFonts w:ascii="Arial" w:hAnsi="Arial" w:cs="Arial"/>
          <w:sz w:val="22"/>
          <w:szCs w:val="22"/>
          <w:lang w:val="en-GB"/>
        </w:rPr>
        <w:t>J</w:t>
      </w:r>
    </w:p>
    <w:p w14:paraId="1E8B8FC1" w14:textId="77777777" w:rsidR="007350A1" w:rsidRDefault="007350A1" w:rsidP="009470DA">
      <w:pPr>
        <w:rPr>
          <w:rFonts w:ascii="Arial" w:hAnsi="Arial" w:cs="Arial"/>
          <w:b/>
          <w:sz w:val="22"/>
          <w:szCs w:val="22"/>
        </w:rPr>
      </w:pPr>
    </w:p>
    <w:p w14:paraId="54A365D7" w14:textId="1B86D7ED" w:rsidR="00FA3070" w:rsidRDefault="00FA3070" w:rsidP="009470DA">
      <w:pPr>
        <w:rPr>
          <w:rFonts w:ascii="Arial" w:hAnsi="Arial" w:cs="Arial"/>
          <w:b/>
          <w:sz w:val="22"/>
          <w:szCs w:val="22"/>
        </w:rPr>
      </w:pPr>
    </w:p>
    <w:p w14:paraId="20E4CA46" w14:textId="77777777" w:rsidR="00275E99" w:rsidRDefault="00275E99" w:rsidP="00FF4710">
      <w:pPr>
        <w:spacing w:after="160" w:line="259" w:lineRule="auto"/>
        <w:rPr>
          <w:rFonts w:ascii="Arial" w:hAnsi="Arial" w:cs="Arial"/>
          <w:b/>
          <w:sz w:val="22"/>
          <w:szCs w:val="22"/>
        </w:rPr>
      </w:pPr>
      <w:bookmarkStart w:id="6" w:name="_Hlk133426937"/>
    </w:p>
    <w:p w14:paraId="516B5D26" w14:textId="7BE1124A" w:rsidR="003F3A8B" w:rsidRDefault="00A60B94" w:rsidP="00FF4710">
      <w:pPr>
        <w:spacing w:after="160" w:line="259" w:lineRule="auto"/>
        <w:rPr>
          <w:rFonts w:ascii="Arial" w:hAnsi="Arial" w:cs="Arial"/>
          <w:b/>
          <w:sz w:val="22"/>
          <w:szCs w:val="22"/>
        </w:rPr>
      </w:pPr>
      <w:r>
        <w:rPr>
          <w:rFonts w:ascii="Arial" w:hAnsi="Arial" w:cs="Arial"/>
          <w:b/>
          <w:sz w:val="22"/>
          <w:szCs w:val="22"/>
        </w:rPr>
        <w:br w:type="page"/>
      </w:r>
      <w:r w:rsidR="003F3A8B" w:rsidRPr="0079189C">
        <w:rPr>
          <w:rFonts w:ascii="Arial" w:hAnsi="Arial" w:cs="Arial"/>
          <w:b/>
          <w:sz w:val="22"/>
          <w:szCs w:val="22"/>
        </w:rPr>
        <w:lastRenderedPageBreak/>
        <w:t xml:space="preserve">Question </w:t>
      </w:r>
      <w:r w:rsidR="003F3A8B">
        <w:rPr>
          <w:rFonts w:ascii="Arial" w:hAnsi="Arial" w:cs="Arial"/>
          <w:b/>
          <w:sz w:val="22"/>
          <w:szCs w:val="22"/>
        </w:rPr>
        <w:t>1</w:t>
      </w:r>
      <w:r w:rsidR="00974384">
        <w:rPr>
          <w:rFonts w:ascii="Arial" w:hAnsi="Arial" w:cs="Arial"/>
          <w:b/>
          <w:sz w:val="22"/>
          <w:szCs w:val="22"/>
        </w:rPr>
        <w:t>2</w:t>
      </w:r>
      <w:r w:rsidR="003F3A8B">
        <w:rPr>
          <w:rFonts w:ascii="Arial" w:hAnsi="Arial" w:cs="Arial"/>
          <w:b/>
          <w:sz w:val="22"/>
          <w:szCs w:val="22"/>
        </w:rPr>
        <w:tab/>
      </w:r>
      <w:r w:rsidR="003F3A8B">
        <w:rPr>
          <w:rFonts w:ascii="Arial" w:hAnsi="Arial" w:cs="Arial"/>
          <w:b/>
          <w:sz w:val="22"/>
          <w:szCs w:val="22"/>
        </w:rPr>
        <w:tab/>
      </w:r>
      <w:r w:rsidR="003F3A8B">
        <w:rPr>
          <w:rFonts w:ascii="Arial" w:hAnsi="Arial" w:cs="Arial"/>
          <w:b/>
          <w:sz w:val="22"/>
          <w:szCs w:val="22"/>
        </w:rPr>
        <w:tab/>
      </w:r>
      <w:r w:rsidR="003F3A8B">
        <w:rPr>
          <w:rFonts w:ascii="Arial" w:hAnsi="Arial" w:cs="Arial"/>
          <w:b/>
          <w:sz w:val="22"/>
          <w:szCs w:val="22"/>
        </w:rPr>
        <w:tab/>
      </w:r>
      <w:r w:rsidR="003F3A8B">
        <w:rPr>
          <w:rFonts w:ascii="Arial" w:hAnsi="Arial" w:cs="Arial"/>
          <w:b/>
          <w:sz w:val="22"/>
          <w:szCs w:val="22"/>
        </w:rPr>
        <w:tab/>
      </w:r>
      <w:r w:rsidR="003F3A8B">
        <w:rPr>
          <w:rFonts w:ascii="Arial" w:hAnsi="Arial" w:cs="Arial"/>
          <w:b/>
          <w:sz w:val="22"/>
          <w:szCs w:val="22"/>
        </w:rPr>
        <w:tab/>
      </w:r>
      <w:r w:rsidR="003F3A8B">
        <w:rPr>
          <w:rFonts w:ascii="Arial" w:hAnsi="Arial" w:cs="Arial"/>
          <w:b/>
          <w:sz w:val="22"/>
          <w:szCs w:val="22"/>
        </w:rPr>
        <w:tab/>
      </w:r>
      <w:r w:rsidR="003F3A8B">
        <w:rPr>
          <w:rFonts w:ascii="Arial" w:hAnsi="Arial" w:cs="Arial"/>
          <w:b/>
          <w:sz w:val="22"/>
          <w:szCs w:val="22"/>
        </w:rPr>
        <w:tab/>
      </w:r>
      <w:r w:rsidR="003F3A8B">
        <w:rPr>
          <w:rFonts w:ascii="Arial" w:hAnsi="Arial" w:cs="Arial"/>
          <w:b/>
          <w:sz w:val="22"/>
          <w:szCs w:val="22"/>
        </w:rPr>
        <w:tab/>
      </w:r>
      <w:r w:rsidR="003F3A8B">
        <w:rPr>
          <w:rFonts w:ascii="Arial" w:hAnsi="Arial" w:cs="Arial"/>
          <w:b/>
          <w:sz w:val="22"/>
          <w:szCs w:val="22"/>
        </w:rPr>
        <w:tab/>
      </w:r>
      <w:r w:rsidR="003F3A8B">
        <w:rPr>
          <w:rFonts w:ascii="Arial" w:hAnsi="Arial" w:cs="Arial"/>
          <w:b/>
          <w:sz w:val="22"/>
          <w:szCs w:val="22"/>
        </w:rPr>
        <w:tab/>
      </w:r>
      <w:r>
        <w:rPr>
          <w:rFonts w:ascii="Arial" w:hAnsi="Arial" w:cs="Arial"/>
          <w:b/>
          <w:sz w:val="22"/>
          <w:szCs w:val="22"/>
        </w:rPr>
        <w:t xml:space="preserve">    </w:t>
      </w:r>
      <w:proofErr w:type="gramStart"/>
      <w:r>
        <w:rPr>
          <w:rFonts w:ascii="Arial" w:hAnsi="Arial" w:cs="Arial"/>
          <w:b/>
          <w:sz w:val="22"/>
          <w:szCs w:val="22"/>
        </w:rPr>
        <w:t xml:space="preserve">   </w:t>
      </w:r>
      <w:r w:rsidR="003F3A8B">
        <w:rPr>
          <w:rFonts w:ascii="Arial" w:hAnsi="Arial" w:cs="Arial"/>
          <w:b/>
          <w:sz w:val="22"/>
          <w:szCs w:val="22"/>
        </w:rPr>
        <w:t>(</w:t>
      </w:r>
      <w:proofErr w:type="gramEnd"/>
      <w:r w:rsidR="003F3A8B">
        <w:rPr>
          <w:rFonts w:ascii="Arial" w:hAnsi="Arial" w:cs="Arial"/>
          <w:b/>
          <w:sz w:val="22"/>
          <w:szCs w:val="22"/>
        </w:rPr>
        <w:t>1</w:t>
      </w:r>
      <w:r w:rsidR="00FF4710">
        <w:rPr>
          <w:rFonts w:ascii="Arial" w:hAnsi="Arial" w:cs="Arial"/>
          <w:b/>
          <w:sz w:val="22"/>
          <w:szCs w:val="22"/>
        </w:rPr>
        <w:t>2</w:t>
      </w:r>
      <w:r w:rsidR="003F3A8B">
        <w:rPr>
          <w:rFonts w:ascii="Arial" w:hAnsi="Arial" w:cs="Arial"/>
          <w:b/>
          <w:sz w:val="22"/>
          <w:szCs w:val="22"/>
        </w:rPr>
        <w:t xml:space="preserve"> marks)</w:t>
      </w:r>
    </w:p>
    <w:p w14:paraId="13925D1B" w14:textId="67866FEF" w:rsidR="00FF4710" w:rsidRPr="00793816" w:rsidRDefault="00FF4710" w:rsidP="00FF4710">
      <w:pPr>
        <w:rPr>
          <w:rFonts w:ascii="Arial" w:hAnsi="Arial" w:cs="Arial"/>
          <w:sz w:val="22"/>
          <w:szCs w:val="22"/>
          <w:lang w:val="en-GB"/>
        </w:rPr>
      </w:pPr>
      <w:r w:rsidRPr="00793816">
        <w:rPr>
          <w:rFonts w:ascii="Arial" w:hAnsi="Arial" w:cs="Arial"/>
          <w:sz w:val="22"/>
          <w:szCs w:val="22"/>
          <w:lang w:val="en-GB"/>
        </w:rPr>
        <w:t xml:space="preserve">A hanging basket containing a plant is hung off the end of a hook which is affixed to the wall with </w:t>
      </w:r>
      <w:r w:rsidR="00391A9E">
        <w:rPr>
          <w:rFonts w:ascii="Arial" w:hAnsi="Arial" w:cs="Arial"/>
          <w:sz w:val="22"/>
          <w:szCs w:val="22"/>
          <w:lang w:val="en-GB"/>
        </w:rPr>
        <w:t>a top screw and a bottom pin</w:t>
      </w:r>
      <w:r w:rsidRPr="00793816">
        <w:rPr>
          <w:rFonts w:ascii="Arial" w:hAnsi="Arial" w:cs="Arial"/>
          <w:sz w:val="22"/>
          <w:szCs w:val="22"/>
          <w:lang w:val="en-GB"/>
        </w:rPr>
        <w:t xml:space="preserve">. The bottom </w:t>
      </w:r>
      <w:r w:rsidR="00391A9E">
        <w:rPr>
          <w:rFonts w:ascii="Arial" w:hAnsi="Arial" w:cs="Arial"/>
          <w:sz w:val="22"/>
          <w:szCs w:val="22"/>
          <w:lang w:val="en-GB"/>
        </w:rPr>
        <w:t>pin</w:t>
      </w:r>
      <w:r w:rsidRPr="00793816">
        <w:rPr>
          <w:rFonts w:ascii="Arial" w:hAnsi="Arial" w:cs="Arial"/>
          <w:sz w:val="22"/>
          <w:szCs w:val="22"/>
          <w:lang w:val="en-GB"/>
        </w:rPr>
        <w:t xml:space="preserve"> supports the whole weight of the hook and the hanging basket combined. The structure and dimensions of this are shown below.</w:t>
      </w:r>
    </w:p>
    <w:p w14:paraId="710A8356" w14:textId="77777777" w:rsidR="00FF4710" w:rsidRDefault="00FF4710" w:rsidP="00FF4710">
      <w:pPr>
        <w:jc w:val="right"/>
        <w:rPr>
          <w:rFonts w:ascii="Arial" w:hAnsi="Arial" w:cs="Arial"/>
          <w:lang w:val="en-GB"/>
        </w:rPr>
      </w:pPr>
    </w:p>
    <w:p w14:paraId="3B5D72BA" w14:textId="77777777" w:rsidR="00FF4710" w:rsidRDefault="00FF4710" w:rsidP="00FF4710">
      <w:pPr>
        <w:rPr>
          <w:rFonts w:ascii="Arial" w:hAnsi="Arial" w:cs="Arial"/>
          <w:lang w:val="en-GB"/>
        </w:rPr>
      </w:pPr>
      <w:r>
        <w:rPr>
          <w:rFonts w:ascii="Arial" w:hAnsi="Arial" w:cs="Arial"/>
          <w:noProof/>
          <w:lang w:val="en-GB"/>
        </w:rPr>
        <mc:AlternateContent>
          <mc:Choice Requires="wps">
            <w:drawing>
              <wp:anchor distT="0" distB="0" distL="114300" distR="114300" simplePos="0" relativeHeight="252718080" behindDoc="1" locked="0" layoutInCell="1" allowOverlap="1" wp14:anchorId="14AB18CC" wp14:editId="02E30322">
                <wp:simplePos x="0" y="0"/>
                <wp:positionH relativeFrom="column">
                  <wp:posOffset>3314700</wp:posOffset>
                </wp:positionH>
                <wp:positionV relativeFrom="paragraph">
                  <wp:posOffset>2866390</wp:posOffset>
                </wp:positionV>
                <wp:extent cx="914400" cy="342900"/>
                <wp:effectExtent l="0" t="0" r="0" b="0"/>
                <wp:wrapNone/>
                <wp:docPr id="2115556616" name="Text Box 12"/>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5D7FA0C0" w14:textId="77777777" w:rsidR="00FF4710" w:rsidRPr="00C2710E" w:rsidRDefault="00FF4710" w:rsidP="00FF4710">
                            <w:pPr>
                              <w:rPr>
                                <w:rFonts w:ascii="Arial" w:hAnsi="Arial" w:cs="Arial"/>
                                <w:sz w:val="18"/>
                                <w:szCs w:val="18"/>
                                <w:lang w:val="en-GB"/>
                              </w:rPr>
                            </w:pPr>
                            <w:r>
                              <w:rPr>
                                <w:rFonts w:ascii="Arial" w:hAnsi="Arial" w:cs="Arial"/>
                                <w:sz w:val="18"/>
                                <w:szCs w:val="18"/>
                                <w:lang w:val="en-GB"/>
                              </w:rPr>
                              <w:t>Hanging Basket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AB18CC" id="_x0000_s1048" type="#_x0000_t202" style="position:absolute;margin-left:261pt;margin-top:225.7pt;width:1in;height:27pt;z-index:-2505984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" fillcolor="white [3201]" stroked="f" strokeweight=".5pt">
                <v:textbox>
                  <w:txbxContent>
                    <w:p w14:paraId="5D7FA0C0" w14:textId="77777777" w:rsidR="00FF4710" w:rsidRPr="00C2710E" w:rsidRDefault="00FF4710" w:rsidP="00FF4710">
                      <w:pPr>
                        <w:rPr>
                          <w:rFonts w:ascii="Arial" w:hAnsi="Arial" w:cs="Arial"/>
                          <w:sz w:val="18"/>
                          <w:szCs w:val="18"/>
                          <w:lang w:val="en-GB"/>
                        </w:rPr>
                      </w:pPr>
                      <w:r>
                        <w:rPr>
                          <w:rFonts w:ascii="Arial" w:hAnsi="Arial" w:cs="Arial"/>
                          <w:sz w:val="18"/>
                          <w:szCs w:val="18"/>
                          <w:lang w:val="en-GB"/>
                        </w:rPr>
                        <w:t>Hanging Basket</w:t>
                      </w:r>
                    </w:p>
                  </w:txbxContent>
                </v:textbox>
              </v:shape>
            </w:pict>
          </mc:Fallback>
        </mc:AlternateContent>
      </w:r>
      <w:r>
        <w:rPr>
          <w:rFonts w:ascii="Arial" w:hAnsi="Arial" w:cs="Arial"/>
          <w:noProof/>
          <w:lang w:val="en-GB"/>
        </w:rPr>
        <mc:AlternateContent>
          <mc:Choice Requires="wps">
            <w:drawing>
              <wp:anchor distT="0" distB="0" distL="114300" distR="114300" simplePos="0" relativeHeight="252717056" behindDoc="1" locked="0" layoutInCell="1" allowOverlap="1" wp14:anchorId="59FBEB98" wp14:editId="308A018F">
                <wp:simplePos x="0" y="0"/>
                <wp:positionH relativeFrom="column">
                  <wp:posOffset>1419225</wp:posOffset>
                </wp:positionH>
                <wp:positionV relativeFrom="paragraph">
                  <wp:posOffset>2294890</wp:posOffset>
                </wp:positionV>
                <wp:extent cx="914400" cy="228600"/>
                <wp:effectExtent l="0" t="0" r="3175" b="0"/>
                <wp:wrapNone/>
                <wp:docPr id="616128450" name="Text Box 12"/>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0446D672" w14:textId="7E7579EA" w:rsidR="00FF4710" w:rsidRPr="00C2710E" w:rsidRDefault="00FF4710" w:rsidP="00FF4710">
                            <w:pPr>
                              <w:rPr>
                                <w:rFonts w:ascii="Arial" w:hAnsi="Arial" w:cs="Arial"/>
                                <w:sz w:val="18"/>
                                <w:szCs w:val="18"/>
                                <w:lang w:val="en-GB"/>
                              </w:rPr>
                            </w:pPr>
                            <w:r>
                              <w:rPr>
                                <w:rFonts w:ascii="Arial" w:hAnsi="Arial" w:cs="Arial"/>
                                <w:sz w:val="18"/>
                                <w:szCs w:val="18"/>
                                <w:lang w:val="en-GB"/>
                              </w:rPr>
                              <w:t xml:space="preserve">Bottom </w:t>
                            </w:r>
                            <w:r w:rsidR="00391A9E">
                              <w:rPr>
                                <w:rFonts w:ascii="Arial" w:hAnsi="Arial" w:cs="Arial"/>
                                <w:sz w:val="18"/>
                                <w:szCs w:val="18"/>
                                <w:lang w:val="en-GB"/>
                              </w:rPr>
                              <w:t>Pin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FBEB98" id="_x0000_s1049" type="#_x0000_t202" style="position:absolute;margin-left:111.75pt;margin-top:180.7pt;width:1in;height:18pt;z-index:-2505994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" fillcolor="white [3201]" stroked="f" strokeweight=".5pt">
                <v:textbox>
                  <w:txbxContent>
                    <w:p w14:paraId="0446D672" w14:textId="7E7579EA" w:rsidR="00FF4710" w:rsidRPr="00C2710E" w:rsidRDefault="00FF4710" w:rsidP="00FF4710">
                      <w:pPr>
                        <w:rPr>
                          <w:rFonts w:ascii="Arial" w:hAnsi="Arial" w:cs="Arial"/>
                          <w:sz w:val="18"/>
                          <w:szCs w:val="18"/>
                          <w:lang w:val="en-GB"/>
                        </w:rPr>
                      </w:pPr>
                      <w:r>
                        <w:rPr>
                          <w:rFonts w:ascii="Arial" w:hAnsi="Arial" w:cs="Arial"/>
                          <w:sz w:val="18"/>
                          <w:szCs w:val="18"/>
                          <w:lang w:val="en-GB"/>
                        </w:rPr>
                        <w:t xml:space="preserve">Bottom </w:t>
                      </w:r>
                      <w:r w:rsidR="00391A9E">
                        <w:rPr>
                          <w:rFonts w:ascii="Arial" w:hAnsi="Arial" w:cs="Arial"/>
                          <w:sz w:val="18"/>
                          <w:szCs w:val="18"/>
                          <w:lang w:val="en-GB"/>
                        </w:rPr>
                        <w:t>Pin</w:t>
                      </w:r>
                    </w:p>
                  </w:txbxContent>
                </v:textbox>
              </v:shape>
            </w:pict>
          </mc:Fallback>
        </mc:AlternateContent>
      </w:r>
      <w:r>
        <w:rPr>
          <w:rFonts w:ascii="Arial" w:hAnsi="Arial" w:cs="Arial"/>
          <w:noProof/>
          <w:lang w:val="en-GB"/>
        </w:rPr>
        <mc:AlternateContent>
          <mc:Choice Requires="wps">
            <w:drawing>
              <wp:anchor distT="0" distB="0" distL="114300" distR="114300" simplePos="0" relativeHeight="252716032" behindDoc="1" locked="0" layoutInCell="1" allowOverlap="1" wp14:anchorId="396AA58A" wp14:editId="4B5D69C3">
                <wp:simplePos x="0" y="0"/>
                <wp:positionH relativeFrom="column">
                  <wp:posOffset>1419225</wp:posOffset>
                </wp:positionH>
                <wp:positionV relativeFrom="paragraph">
                  <wp:posOffset>574040</wp:posOffset>
                </wp:positionV>
                <wp:extent cx="914400" cy="228600"/>
                <wp:effectExtent l="0" t="0" r="3175" b="0"/>
                <wp:wrapNone/>
                <wp:docPr id="1335815347" name="Text Box 12"/>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2C9D8E16" w14:textId="77777777" w:rsidR="00FF4710" w:rsidRPr="00C2710E" w:rsidRDefault="00FF4710" w:rsidP="00FF4710">
                            <w:pPr>
                              <w:rPr>
                                <w:rFonts w:ascii="Arial" w:hAnsi="Arial" w:cs="Arial"/>
                                <w:sz w:val="18"/>
                                <w:szCs w:val="18"/>
                                <w:lang w:val="en-GB"/>
                              </w:rPr>
                            </w:pPr>
                            <w:r>
                              <w:rPr>
                                <w:rFonts w:ascii="Arial" w:hAnsi="Arial" w:cs="Arial"/>
                                <w:sz w:val="18"/>
                                <w:szCs w:val="18"/>
                                <w:lang w:val="en-GB"/>
                              </w:rPr>
                              <w:t>Top Screw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6AA58A" id="_x0000_s1050" type="#_x0000_t202" style="position:absolute;margin-left:111.75pt;margin-top:45.2pt;width:1in;height:18pt;z-index:-2506004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" fillcolor="white [3201]" stroked="f" strokeweight=".5pt">
                <v:textbox>
                  <w:txbxContent>
                    <w:p w14:paraId="2C9D8E16" w14:textId="77777777" w:rsidR="00FF4710" w:rsidRPr="00C2710E" w:rsidRDefault="00FF4710" w:rsidP="00FF4710">
                      <w:pPr>
                        <w:rPr>
                          <w:rFonts w:ascii="Arial" w:hAnsi="Arial" w:cs="Arial"/>
                          <w:sz w:val="18"/>
                          <w:szCs w:val="18"/>
                          <w:lang w:val="en-GB"/>
                        </w:rPr>
                      </w:pPr>
                      <w:r>
                        <w:rPr>
                          <w:rFonts w:ascii="Arial" w:hAnsi="Arial" w:cs="Arial"/>
                          <w:sz w:val="18"/>
                          <w:szCs w:val="18"/>
                          <w:lang w:val="en-GB"/>
                        </w:rPr>
                        <w:t>Top Screw</w:t>
                      </w:r>
                    </w:p>
                  </w:txbxContent>
                </v:textbox>
              </v:shape>
            </w:pict>
          </mc:Fallback>
        </mc:AlternateContent>
      </w:r>
      <w:r>
        <w:rPr>
          <w:rFonts w:ascii="Arial" w:hAnsi="Arial" w:cs="Arial"/>
          <w:noProof/>
          <w:lang w:val="en-GB"/>
        </w:rPr>
        <mc:AlternateContent>
          <mc:Choice Requires="wps">
            <w:drawing>
              <wp:anchor distT="0" distB="0" distL="114300" distR="114300" simplePos="0" relativeHeight="252713984" behindDoc="1" locked="0" layoutInCell="1" allowOverlap="1" wp14:anchorId="59AF3461" wp14:editId="31796593">
                <wp:simplePos x="0" y="0"/>
                <wp:positionH relativeFrom="column">
                  <wp:posOffset>2057400</wp:posOffset>
                </wp:positionH>
                <wp:positionV relativeFrom="paragraph">
                  <wp:posOffset>923290</wp:posOffset>
                </wp:positionV>
                <wp:extent cx="914400" cy="228600"/>
                <wp:effectExtent l="0" t="0" r="3175" b="0"/>
                <wp:wrapNone/>
                <wp:docPr id="186298184" name="Text Box 12"/>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33609E16" w14:textId="77777777" w:rsidR="00FF4710" w:rsidRPr="00C2710E" w:rsidRDefault="00FF4710" w:rsidP="00FF4710">
                            <w:pPr>
                              <w:rPr>
                                <w:rFonts w:ascii="Arial" w:hAnsi="Arial" w:cs="Arial"/>
                                <w:sz w:val="18"/>
                                <w:szCs w:val="18"/>
                                <w:lang w:val="en-GB"/>
                              </w:rPr>
                            </w:pPr>
                            <w:r>
                              <w:rPr>
                                <w:rFonts w:ascii="Arial" w:hAnsi="Arial" w:cs="Arial"/>
                                <w:sz w:val="18"/>
                                <w:szCs w:val="18"/>
                                <w:lang w:val="en-GB"/>
                              </w:rPr>
                              <w:t>11.6</w:t>
                            </w:r>
                            <w:r w:rsidRPr="00C2710E">
                              <w:rPr>
                                <w:rFonts w:ascii="Arial" w:hAnsi="Arial" w:cs="Arial"/>
                                <w:sz w:val="18"/>
                                <w:szCs w:val="18"/>
                                <w:lang w:val="en-GB"/>
                              </w:rPr>
                              <w:t xml:space="preserve">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AF3461" id="_x0000_s1051" type="#_x0000_t202" style="position:absolute;margin-left:162pt;margin-top:72.7pt;width:1in;height:18pt;z-index:-2506024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" fillcolor="white [3201]" stroked="f" strokeweight=".5pt">
                <v:textbox>
                  <w:txbxContent>
                    <w:p w14:paraId="33609E16" w14:textId="77777777" w:rsidR="00FF4710" w:rsidRPr="00C2710E" w:rsidRDefault="00FF4710" w:rsidP="00FF4710">
                      <w:pPr>
                        <w:rPr>
                          <w:rFonts w:ascii="Arial" w:hAnsi="Arial" w:cs="Arial"/>
                          <w:sz w:val="18"/>
                          <w:szCs w:val="18"/>
                          <w:lang w:val="en-GB"/>
                        </w:rPr>
                      </w:pPr>
                      <w:r>
                        <w:rPr>
                          <w:rFonts w:ascii="Arial" w:hAnsi="Arial" w:cs="Arial"/>
                          <w:sz w:val="18"/>
                          <w:szCs w:val="18"/>
                          <w:lang w:val="en-GB"/>
                        </w:rPr>
                        <w:t>11.6</w:t>
                      </w:r>
                      <w:r w:rsidRPr="00C2710E">
                        <w:rPr>
                          <w:rFonts w:ascii="Arial" w:hAnsi="Arial" w:cs="Arial"/>
                          <w:sz w:val="18"/>
                          <w:szCs w:val="18"/>
                          <w:lang w:val="en-GB"/>
                        </w:rPr>
                        <w:t xml:space="preserve"> cm</w:t>
                      </w:r>
                    </w:p>
                  </w:txbxContent>
                </v:textbox>
              </v:shape>
            </w:pict>
          </mc:Fallback>
        </mc:AlternateContent>
      </w:r>
      <w:r>
        <w:rPr>
          <w:rFonts w:ascii="Arial" w:hAnsi="Arial" w:cs="Arial"/>
          <w:noProof/>
          <w:lang w:val="en-GB"/>
        </w:rPr>
        <mc:AlternateContent>
          <mc:Choice Requires="wps">
            <w:drawing>
              <wp:anchor distT="0" distB="0" distL="114300" distR="114300" simplePos="0" relativeHeight="252715008" behindDoc="0" locked="0" layoutInCell="1" allowOverlap="1" wp14:anchorId="193A874E" wp14:editId="75657913">
                <wp:simplePos x="0" y="0"/>
                <wp:positionH relativeFrom="column">
                  <wp:posOffset>1028700</wp:posOffset>
                </wp:positionH>
                <wp:positionV relativeFrom="paragraph">
                  <wp:posOffset>1151890</wp:posOffset>
                </wp:positionV>
                <wp:extent cx="2743200" cy="0"/>
                <wp:effectExtent l="38100" t="76200" r="19050" b="95250"/>
                <wp:wrapNone/>
                <wp:docPr id="345308138" name="Straight Arrow Connector 13"/>
                <wp:cNvGraphicFramePr/>
                <a:graphic xmlns:a="http://schemas.openxmlformats.org/drawingml/2006/main">
                  <a:graphicData uri="http://schemas.microsoft.com/office/word/2010/wordprocessingShape">
                    <wps:wsp>
                      <wps:cNvCnPr/>
                      <wps:spPr>
                        <a:xfrm>
                          <a:off x="0" y="0"/>
                          <a:ext cx="27432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4F04CA" id="Straight Arrow Connector 13" o:spid="_x0000_s1026" type="#_x0000_t32" style="position:absolute;margin-left:81pt;margin-top:90.7pt;width:3in;height:0;z-index:252715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" strokecolor="black [3200]" strokeweight=".5pt">
                <v:stroke startarrow="block" endarrow="block" joinstyle="miter"/>
              </v:shape>
            </w:pict>
          </mc:Fallback>
        </mc:AlternateContent>
      </w:r>
      <w:r>
        <w:rPr>
          <w:rFonts w:ascii="Arial" w:hAnsi="Arial" w:cs="Arial"/>
          <w:noProof/>
          <w:lang w:val="en-GB"/>
        </w:rPr>
        <mc:AlternateContent>
          <mc:Choice Requires="wps">
            <w:drawing>
              <wp:anchor distT="0" distB="0" distL="114300" distR="114300" simplePos="0" relativeHeight="252712960" behindDoc="1" locked="0" layoutInCell="1" allowOverlap="1" wp14:anchorId="50E2C184" wp14:editId="2626C949">
                <wp:simplePos x="0" y="0"/>
                <wp:positionH relativeFrom="column">
                  <wp:posOffset>-114300</wp:posOffset>
                </wp:positionH>
                <wp:positionV relativeFrom="paragraph">
                  <wp:posOffset>1494790</wp:posOffset>
                </wp:positionV>
                <wp:extent cx="914400" cy="228600"/>
                <wp:effectExtent l="0" t="0" r="0" b="0"/>
                <wp:wrapNone/>
                <wp:docPr id="1762496386" name="Text Box 12"/>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1C9D7F65" w14:textId="452CD399" w:rsidR="00FF4710" w:rsidRPr="00C2710E" w:rsidRDefault="00FF4710" w:rsidP="00FF4710">
                            <w:pPr>
                              <w:rPr>
                                <w:rFonts w:ascii="Arial" w:hAnsi="Arial" w:cs="Arial"/>
                                <w:sz w:val="18"/>
                                <w:szCs w:val="18"/>
                                <w:lang w:val="en-GB"/>
                              </w:rPr>
                            </w:pPr>
                            <w:r w:rsidRPr="00C2710E">
                              <w:rPr>
                                <w:rFonts w:ascii="Arial" w:hAnsi="Arial" w:cs="Arial"/>
                                <w:sz w:val="18"/>
                                <w:szCs w:val="18"/>
                                <w:lang w:val="en-GB"/>
                              </w:rPr>
                              <w:t>9.7</w:t>
                            </w:r>
                            <w:r w:rsidR="006A5167">
                              <w:rPr>
                                <w:rFonts w:ascii="Arial" w:hAnsi="Arial" w:cs="Arial"/>
                                <w:sz w:val="18"/>
                                <w:szCs w:val="18"/>
                                <w:lang w:val="en-GB"/>
                              </w:rPr>
                              <w:t>0</w:t>
                            </w:r>
                            <w:r w:rsidRPr="00C2710E">
                              <w:rPr>
                                <w:rFonts w:ascii="Arial" w:hAnsi="Arial" w:cs="Arial"/>
                                <w:sz w:val="18"/>
                                <w:szCs w:val="18"/>
                                <w:lang w:val="en-GB"/>
                              </w:rPr>
                              <w:t xml:space="preserve">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E2C184" id="_x0000_s1052" type="#_x0000_t202" style="position:absolute;margin-left:-9pt;margin-top:117.7pt;width:1in;height:18pt;z-index:-2506035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" fillcolor="white [3201]" stroked="f" strokeweight=".5pt">
                <v:textbox>
                  <w:txbxContent>
                    <w:p w14:paraId="1C9D7F65" w14:textId="452CD399" w:rsidR="00FF4710" w:rsidRPr="00C2710E" w:rsidRDefault="00FF4710" w:rsidP="00FF4710">
                      <w:pPr>
                        <w:rPr>
                          <w:rFonts w:ascii="Arial" w:hAnsi="Arial" w:cs="Arial"/>
                          <w:sz w:val="18"/>
                          <w:szCs w:val="18"/>
                          <w:lang w:val="en-GB"/>
                        </w:rPr>
                      </w:pPr>
                      <w:r w:rsidRPr="00C2710E">
                        <w:rPr>
                          <w:rFonts w:ascii="Arial" w:hAnsi="Arial" w:cs="Arial"/>
                          <w:sz w:val="18"/>
                          <w:szCs w:val="18"/>
                          <w:lang w:val="en-GB"/>
                        </w:rPr>
                        <w:t>9.7</w:t>
                      </w:r>
                      <w:r w:rsidR="006A5167">
                        <w:rPr>
                          <w:rFonts w:ascii="Arial" w:hAnsi="Arial" w:cs="Arial"/>
                          <w:sz w:val="18"/>
                          <w:szCs w:val="18"/>
                          <w:lang w:val="en-GB"/>
                        </w:rPr>
                        <w:t>0</w:t>
                      </w:r>
                      <w:r w:rsidRPr="00C2710E">
                        <w:rPr>
                          <w:rFonts w:ascii="Arial" w:hAnsi="Arial" w:cs="Arial"/>
                          <w:sz w:val="18"/>
                          <w:szCs w:val="18"/>
                          <w:lang w:val="en-GB"/>
                        </w:rPr>
                        <w:t xml:space="preserve"> cm</w:t>
                      </w:r>
                    </w:p>
                  </w:txbxContent>
                </v:textbox>
              </v:shape>
            </w:pict>
          </mc:Fallback>
        </mc:AlternateContent>
      </w:r>
      <w:r>
        <w:rPr>
          <w:rFonts w:ascii="Arial" w:hAnsi="Arial" w:cs="Arial"/>
          <w:noProof/>
          <w:lang w:val="en-GB"/>
        </w:rPr>
        <mc:AlternateContent>
          <mc:Choice Requires="wps">
            <w:drawing>
              <wp:anchor distT="0" distB="0" distL="114300" distR="114300" simplePos="0" relativeHeight="252711936" behindDoc="0" locked="0" layoutInCell="1" allowOverlap="1" wp14:anchorId="3904B150" wp14:editId="041321F5">
                <wp:simplePos x="0" y="0"/>
                <wp:positionH relativeFrom="column">
                  <wp:posOffset>457200</wp:posOffset>
                </wp:positionH>
                <wp:positionV relativeFrom="paragraph">
                  <wp:posOffset>694690</wp:posOffset>
                </wp:positionV>
                <wp:extent cx="0" cy="1714500"/>
                <wp:effectExtent l="76200" t="38100" r="57150" b="57150"/>
                <wp:wrapNone/>
                <wp:docPr id="562859124" name="Straight Arrow Connector 11"/>
                <wp:cNvGraphicFramePr/>
                <a:graphic xmlns:a="http://schemas.openxmlformats.org/drawingml/2006/main">
                  <a:graphicData uri="http://schemas.microsoft.com/office/word/2010/wordprocessingShape">
                    <wps:wsp>
                      <wps:cNvCnPr/>
                      <wps:spPr>
                        <a:xfrm>
                          <a:off x="0" y="0"/>
                          <a:ext cx="0" cy="171450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79B490" id="Straight Arrow Connector 11" o:spid="_x0000_s1026" type="#_x0000_t32" style="position:absolute;margin-left:36pt;margin-top:54.7pt;width:0;height:135pt;z-index:252711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" strokecolor="black [3200]" strokeweight=".5pt">
                <v:stroke startarrow="block" endarrow="block" joinstyle="miter"/>
              </v:shape>
            </w:pict>
          </mc:Fallback>
        </mc:AlternateContent>
      </w:r>
      <w:r>
        <w:rPr>
          <w:rFonts w:ascii="Arial" w:hAnsi="Arial" w:cs="Arial"/>
          <w:noProof/>
          <w:lang w:val="en-GB"/>
        </w:rPr>
        <mc:AlternateContent>
          <mc:Choice Requires="wps">
            <w:drawing>
              <wp:anchor distT="0" distB="0" distL="114300" distR="114300" simplePos="0" relativeHeight="252710912" behindDoc="0" locked="0" layoutInCell="1" allowOverlap="1" wp14:anchorId="6D0A69F3" wp14:editId="438F8716">
                <wp:simplePos x="0" y="0"/>
                <wp:positionH relativeFrom="column">
                  <wp:posOffset>3771900</wp:posOffset>
                </wp:positionH>
                <wp:positionV relativeFrom="paragraph">
                  <wp:posOffset>1266190</wp:posOffset>
                </wp:positionV>
                <wp:extent cx="571500" cy="914400"/>
                <wp:effectExtent l="19050" t="19050" r="19050" b="19050"/>
                <wp:wrapNone/>
                <wp:docPr id="329323326" name="Straight Connector 10"/>
                <wp:cNvGraphicFramePr/>
                <a:graphic xmlns:a="http://schemas.openxmlformats.org/drawingml/2006/main">
                  <a:graphicData uri="http://schemas.microsoft.com/office/word/2010/wordprocessingShape">
                    <wps:wsp>
                      <wps:cNvCnPr/>
                      <wps:spPr>
                        <a:xfrm>
                          <a:off x="0" y="0"/>
                          <a:ext cx="571500" cy="9144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3D8D21" id="Straight Connector 10" o:spid="_x0000_s1026" style="position:absolute;z-index:252710912;visibility:visible;mso-wrap-style:square;mso-wrap-distance-left:9pt;mso-wrap-distance-top:0;mso-wrap-distance-right:9pt;mso-wrap-distance-bottom:0;mso-position-horizontal:absolute;mso-position-horizontal-relative:text;mso-position-vertical:absolute;mso-position-vertical-relative:text" from="297pt,99.7pt" to="342pt,1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" strokecolor="black [3213]" strokeweight="2.25pt">
                <v:stroke joinstyle="miter"/>
              </v:line>
            </w:pict>
          </mc:Fallback>
        </mc:AlternateContent>
      </w:r>
      <w:r>
        <w:rPr>
          <w:rFonts w:ascii="Arial" w:hAnsi="Arial" w:cs="Arial"/>
          <w:noProof/>
          <w:lang w:val="en-GB"/>
        </w:rPr>
        <mc:AlternateContent>
          <mc:Choice Requires="wps">
            <w:drawing>
              <wp:anchor distT="0" distB="0" distL="114300" distR="114300" simplePos="0" relativeHeight="252709888" behindDoc="0" locked="0" layoutInCell="1" allowOverlap="1" wp14:anchorId="743E41E9" wp14:editId="13738F91">
                <wp:simplePos x="0" y="0"/>
                <wp:positionH relativeFrom="column">
                  <wp:posOffset>3200400</wp:posOffset>
                </wp:positionH>
                <wp:positionV relativeFrom="paragraph">
                  <wp:posOffset>1266190</wp:posOffset>
                </wp:positionV>
                <wp:extent cx="571500" cy="914400"/>
                <wp:effectExtent l="19050" t="19050" r="19050" b="19050"/>
                <wp:wrapNone/>
                <wp:docPr id="2107205740" name="Straight Connector 9"/>
                <wp:cNvGraphicFramePr/>
                <a:graphic xmlns:a="http://schemas.openxmlformats.org/drawingml/2006/main">
                  <a:graphicData uri="http://schemas.microsoft.com/office/word/2010/wordprocessingShape">
                    <wps:wsp>
                      <wps:cNvCnPr/>
                      <wps:spPr>
                        <a:xfrm flipV="1">
                          <a:off x="0" y="0"/>
                          <a:ext cx="571500" cy="91440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653C9B" id="Straight Connector 9" o:spid="_x0000_s1026" style="position:absolute;flip:y;z-index:252709888;visibility:visible;mso-wrap-style:square;mso-wrap-distance-left:9pt;mso-wrap-distance-top:0;mso-wrap-distance-right:9pt;mso-wrap-distance-bottom:0;mso-position-horizontal:absolute;mso-position-horizontal-relative:text;mso-position-vertical:absolute;mso-position-vertical-relative:text" from="252pt,99.7pt" to="297pt,1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" strokecolor="black [3200]" strokeweight="2.25pt">
                <v:stroke joinstyle="miter"/>
              </v:line>
            </w:pict>
          </mc:Fallback>
        </mc:AlternateContent>
      </w:r>
      <w:r>
        <w:rPr>
          <w:rFonts w:ascii="Arial" w:hAnsi="Arial" w:cs="Arial"/>
          <w:noProof/>
          <w:lang w:val="en-GB"/>
        </w:rPr>
        <mc:AlternateContent>
          <mc:Choice Requires="wps">
            <w:drawing>
              <wp:anchor distT="0" distB="0" distL="114300" distR="114300" simplePos="0" relativeHeight="252708864" behindDoc="0" locked="0" layoutInCell="1" allowOverlap="1" wp14:anchorId="53577455" wp14:editId="5D16C5BB">
                <wp:simplePos x="0" y="0"/>
                <wp:positionH relativeFrom="column">
                  <wp:posOffset>3200400</wp:posOffset>
                </wp:positionH>
                <wp:positionV relativeFrom="paragraph">
                  <wp:posOffset>2180590</wp:posOffset>
                </wp:positionV>
                <wp:extent cx="1143000" cy="685800"/>
                <wp:effectExtent l="57150" t="57150" r="57150" b="57150"/>
                <wp:wrapNone/>
                <wp:docPr id="2097737244" name="Trapezoid 8"/>
                <wp:cNvGraphicFramePr/>
                <a:graphic xmlns:a="http://schemas.openxmlformats.org/drawingml/2006/main">
                  <a:graphicData uri="http://schemas.microsoft.com/office/word/2010/wordprocessingShape">
                    <wps:wsp>
                      <wps:cNvSpPr/>
                      <wps:spPr>
                        <a:xfrm>
                          <a:off x="0" y="0"/>
                          <a:ext cx="1143000" cy="685800"/>
                        </a:xfrm>
                        <a:prstGeom prst="trapezoid">
                          <a:avLst/>
                        </a:prstGeom>
                        <a:pattFill prst="weave">
                          <a:fgClr>
                            <a:schemeClr val="bg1">
                              <a:lumMod val="65000"/>
                            </a:schemeClr>
                          </a:fgClr>
                          <a:bgClr>
                            <a:schemeClr val="bg1"/>
                          </a:bgClr>
                        </a:pattFill>
                        <a:ln>
                          <a:solidFill>
                            <a:schemeClr val="tx1"/>
                          </a:solidFill>
                        </a:ln>
                        <a:scene3d>
                          <a:camera prst="orthographicFront">
                            <a:rot lat="0" lon="0" rev="10800000"/>
                          </a:camera>
                          <a:lightRig rig="threePt" dir="t"/>
                        </a:scene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D9AAB5" id="Trapezoid 8" o:spid="_x0000_s1026" style="position:absolute;margin-left:252pt;margin-top:171.7pt;width:90pt;height:54pt;z-index:252708864;visibility:visible;mso-wrap-style:square;mso-wrap-distance-left:9pt;mso-wrap-distance-top:0;mso-wrap-distance-right:9pt;mso-wrap-distance-bottom:0;mso-position-horizontal:absolute;mso-position-horizontal-relative:text;mso-position-vertical:absolute;mso-position-vertical-relative:text;v-text-anchor:middle" coordsize="1143000,68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" path="m,685800l171450,,971550,r171450,685800l,685800xe" fillcolor="#a5a5a5 [2092]" strokecolor="black [3213]" strokeweight="1pt">
                <v:fill r:id="rId29" o:title="" color2="white [3212]" type="pattern"/>
                <v:stroke joinstyle="miter"/>
                <v:path arrowok="t" o:connecttype="custom" o:connectlocs="0,685800;171450,0;971550,0;1143000,685800;0,685800" o:connectangles="0,0,0,0,0"/>
              </v:shape>
            </w:pict>
          </mc:Fallback>
        </mc:AlternateContent>
      </w:r>
      <w:r>
        <w:rPr>
          <w:rFonts w:ascii="Arial" w:hAnsi="Arial" w:cs="Arial"/>
          <w:noProof/>
          <w:lang w:val="en-GB"/>
        </w:rPr>
        <mc:AlternateContent>
          <mc:Choice Requires="wps">
            <w:drawing>
              <wp:anchor distT="0" distB="0" distL="114300" distR="114300" simplePos="0" relativeHeight="252703744" behindDoc="0" locked="0" layoutInCell="1" allowOverlap="1" wp14:anchorId="4DAC8381" wp14:editId="6E3DCD44">
                <wp:simplePos x="0" y="0"/>
                <wp:positionH relativeFrom="column">
                  <wp:posOffset>4000500</wp:posOffset>
                </wp:positionH>
                <wp:positionV relativeFrom="paragraph">
                  <wp:posOffset>935990</wp:posOffset>
                </wp:positionV>
                <wp:extent cx="114300" cy="342900"/>
                <wp:effectExtent l="0" t="0" r="19050" b="19050"/>
                <wp:wrapNone/>
                <wp:docPr id="1669532631" name="Rectangle 4"/>
                <wp:cNvGraphicFramePr/>
                <a:graphic xmlns:a="http://schemas.openxmlformats.org/drawingml/2006/main">
                  <a:graphicData uri="http://schemas.microsoft.com/office/word/2010/wordprocessingShape">
                    <wps:wsp>
                      <wps:cNvSpPr/>
                      <wps:spPr>
                        <a:xfrm>
                          <a:off x="0" y="0"/>
                          <a:ext cx="114300" cy="342900"/>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36F317" id="Rectangle 4" o:spid="_x0000_s1026" style="position:absolute;margin-left:315pt;margin-top:73.7pt;width:9pt;height:27pt;z-index:25270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" fillcolor="#d8d8d8 [2732]" strokecolor="#d8d8d8 [2732]" strokeweight="1pt"/>
            </w:pict>
          </mc:Fallback>
        </mc:AlternateContent>
      </w:r>
      <w:r>
        <w:rPr>
          <w:rFonts w:ascii="Arial" w:hAnsi="Arial" w:cs="Arial"/>
          <w:noProof/>
          <w:lang w:val="en-GB"/>
        </w:rPr>
        <mc:AlternateContent>
          <mc:Choice Requires="wps">
            <w:drawing>
              <wp:anchor distT="0" distB="0" distL="114300" distR="114300" simplePos="0" relativeHeight="252702720" behindDoc="0" locked="0" layoutInCell="1" allowOverlap="1" wp14:anchorId="53F8AF00" wp14:editId="065E723D">
                <wp:simplePos x="0" y="0"/>
                <wp:positionH relativeFrom="column">
                  <wp:posOffset>1257300</wp:posOffset>
                </wp:positionH>
                <wp:positionV relativeFrom="paragraph">
                  <wp:posOffset>1266190</wp:posOffset>
                </wp:positionV>
                <wp:extent cx="2857500" cy="114300"/>
                <wp:effectExtent l="0" t="0" r="19050" b="19050"/>
                <wp:wrapNone/>
                <wp:docPr id="1380179855" name="Rectangle 3"/>
                <wp:cNvGraphicFramePr/>
                <a:graphic xmlns:a="http://schemas.openxmlformats.org/drawingml/2006/main">
                  <a:graphicData uri="http://schemas.microsoft.com/office/word/2010/wordprocessingShape">
                    <wps:wsp>
                      <wps:cNvSpPr/>
                      <wps:spPr>
                        <a:xfrm>
                          <a:off x="0" y="0"/>
                          <a:ext cx="2857500" cy="114300"/>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22A845" id="Rectangle 3" o:spid="_x0000_s1026" style="position:absolute;margin-left:99pt;margin-top:99.7pt;width:225pt;height:9pt;z-index:252702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" fillcolor="#d8d8d8 [2732]" strokecolor="#d8d8d8 [2732]" strokeweight="1pt"/>
            </w:pict>
          </mc:Fallback>
        </mc:AlternateContent>
      </w:r>
      <w:r>
        <w:rPr>
          <w:rFonts w:ascii="Arial" w:hAnsi="Arial" w:cs="Arial"/>
          <w:noProof/>
          <w:lang w:val="en-GB"/>
        </w:rPr>
        <mc:AlternateContent>
          <mc:Choice Requires="wps">
            <w:drawing>
              <wp:anchor distT="0" distB="0" distL="114300" distR="114300" simplePos="0" relativeHeight="252706816" behindDoc="0" locked="0" layoutInCell="1" allowOverlap="1" wp14:anchorId="70513C77" wp14:editId="778984CF">
                <wp:simplePos x="0" y="0"/>
                <wp:positionH relativeFrom="column">
                  <wp:posOffset>1257300</wp:posOffset>
                </wp:positionH>
                <wp:positionV relativeFrom="paragraph">
                  <wp:posOffset>2180590</wp:posOffset>
                </wp:positionV>
                <wp:extent cx="114300" cy="342900"/>
                <wp:effectExtent l="0" t="0" r="19050" b="19050"/>
                <wp:wrapNone/>
                <wp:docPr id="1767333814" name="Rectangle 5"/>
                <wp:cNvGraphicFramePr/>
                <a:graphic xmlns:a="http://schemas.openxmlformats.org/drawingml/2006/main">
                  <a:graphicData uri="http://schemas.microsoft.com/office/word/2010/wordprocessingShape">
                    <wps:wsp>
                      <wps:cNvSpPr/>
                      <wps:spPr>
                        <a:xfrm>
                          <a:off x="0" y="0"/>
                          <a:ext cx="114300" cy="3429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62B776" id="Rectangle 5" o:spid="_x0000_s1026" style="position:absolute;margin-left:99pt;margin-top:171.7pt;width:9pt;height:27pt;z-index:252706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" fillcolor="black [3213]" strokecolor="black [3213]" strokeweight="1pt"/>
            </w:pict>
          </mc:Fallback>
        </mc:AlternateContent>
      </w:r>
      <w:r>
        <w:rPr>
          <w:rFonts w:ascii="Arial" w:hAnsi="Arial" w:cs="Arial"/>
          <w:noProof/>
          <w:lang w:val="en-GB"/>
        </w:rPr>
        <mc:AlternateContent>
          <mc:Choice Requires="wps">
            <w:drawing>
              <wp:anchor distT="0" distB="0" distL="114300" distR="114300" simplePos="0" relativeHeight="252707840" behindDoc="0" locked="0" layoutInCell="1" allowOverlap="1" wp14:anchorId="71B8E279" wp14:editId="5CD51DBD">
                <wp:simplePos x="0" y="0"/>
                <wp:positionH relativeFrom="column">
                  <wp:posOffset>685800</wp:posOffset>
                </wp:positionH>
                <wp:positionV relativeFrom="paragraph">
                  <wp:posOffset>2294890</wp:posOffset>
                </wp:positionV>
                <wp:extent cx="571500" cy="114300"/>
                <wp:effectExtent l="0" t="0" r="19050" b="19050"/>
                <wp:wrapNone/>
                <wp:docPr id="1317779075" name="Rectangle 6"/>
                <wp:cNvGraphicFramePr/>
                <a:graphic xmlns:a="http://schemas.openxmlformats.org/drawingml/2006/main">
                  <a:graphicData uri="http://schemas.microsoft.com/office/word/2010/wordprocessingShape">
                    <wps:wsp>
                      <wps:cNvSpPr/>
                      <wps:spPr>
                        <a:xfrm>
                          <a:off x="0" y="0"/>
                          <a:ext cx="571500" cy="1143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7F2093" id="Rectangle 6" o:spid="_x0000_s1026" style="position:absolute;margin-left:54pt;margin-top:180.7pt;width:45pt;height:9pt;z-index:25270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" fillcolor="black [3213]" strokecolor="black [3213]" strokeweight="1pt"/>
            </w:pict>
          </mc:Fallback>
        </mc:AlternateContent>
      </w:r>
      <w:r>
        <w:rPr>
          <w:rFonts w:ascii="Arial" w:hAnsi="Arial" w:cs="Arial"/>
          <w:noProof/>
          <w:lang w:val="en-GB"/>
        </w:rPr>
        <mc:AlternateContent>
          <mc:Choice Requires="wps">
            <w:drawing>
              <wp:anchor distT="0" distB="0" distL="114300" distR="114300" simplePos="0" relativeHeight="252705792" behindDoc="0" locked="0" layoutInCell="1" allowOverlap="1" wp14:anchorId="76E2B725" wp14:editId="7298FE53">
                <wp:simplePos x="0" y="0"/>
                <wp:positionH relativeFrom="column">
                  <wp:posOffset>685800</wp:posOffset>
                </wp:positionH>
                <wp:positionV relativeFrom="paragraph">
                  <wp:posOffset>694690</wp:posOffset>
                </wp:positionV>
                <wp:extent cx="571500" cy="114300"/>
                <wp:effectExtent l="0" t="0" r="19050" b="19050"/>
                <wp:wrapNone/>
                <wp:docPr id="1219560678" name="Rectangle 6"/>
                <wp:cNvGraphicFramePr/>
                <a:graphic xmlns:a="http://schemas.openxmlformats.org/drawingml/2006/main">
                  <a:graphicData uri="http://schemas.microsoft.com/office/word/2010/wordprocessingShape">
                    <wps:wsp>
                      <wps:cNvSpPr/>
                      <wps:spPr>
                        <a:xfrm>
                          <a:off x="0" y="0"/>
                          <a:ext cx="571500" cy="1143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AFAE0B" id="Rectangle 6" o:spid="_x0000_s1026" style="position:absolute;margin-left:54pt;margin-top:54.7pt;width:45pt;height:9pt;z-index:252705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" fillcolor="black [3213]" strokecolor="black [3213]" strokeweight="1pt"/>
            </w:pict>
          </mc:Fallback>
        </mc:AlternateContent>
      </w:r>
      <w:r>
        <w:rPr>
          <w:rFonts w:ascii="Arial" w:hAnsi="Arial" w:cs="Arial"/>
          <w:noProof/>
          <w:lang w:val="en-GB"/>
        </w:rPr>
        <mc:AlternateContent>
          <mc:Choice Requires="wps">
            <w:drawing>
              <wp:anchor distT="0" distB="0" distL="114300" distR="114300" simplePos="0" relativeHeight="252704768" behindDoc="0" locked="0" layoutInCell="1" allowOverlap="1" wp14:anchorId="7261A7F7" wp14:editId="2775ABA3">
                <wp:simplePos x="0" y="0"/>
                <wp:positionH relativeFrom="column">
                  <wp:posOffset>1257300</wp:posOffset>
                </wp:positionH>
                <wp:positionV relativeFrom="paragraph">
                  <wp:posOffset>580390</wp:posOffset>
                </wp:positionV>
                <wp:extent cx="114300" cy="342900"/>
                <wp:effectExtent l="0" t="0" r="19050" b="19050"/>
                <wp:wrapNone/>
                <wp:docPr id="1643288727" name="Rectangle 5"/>
                <wp:cNvGraphicFramePr/>
                <a:graphic xmlns:a="http://schemas.openxmlformats.org/drawingml/2006/main">
                  <a:graphicData uri="http://schemas.microsoft.com/office/word/2010/wordprocessingShape">
                    <wps:wsp>
                      <wps:cNvSpPr/>
                      <wps:spPr>
                        <a:xfrm>
                          <a:off x="0" y="0"/>
                          <a:ext cx="114300" cy="3429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298E2A" id="Rectangle 5" o:spid="_x0000_s1026" style="position:absolute;margin-left:99pt;margin-top:45.7pt;width:9pt;height:27pt;z-index:252704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" fillcolor="black [3213]" strokecolor="black [3213]" strokeweight="1pt"/>
            </w:pict>
          </mc:Fallback>
        </mc:AlternateContent>
      </w:r>
      <w:r>
        <w:rPr>
          <w:rFonts w:ascii="Arial" w:hAnsi="Arial" w:cs="Arial"/>
          <w:noProof/>
          <w:lang w:val="en-GB"/>
        </w:rPr>
        <mc:AlternateContent>
          <mc:Choice Requires="wps">
            <w:drawing>
              <wp:anchor distT="0" distB="0" distL="114300" distR="114300" simplePos="0" relativeHeight="252701696" behindDoc="0" locked="0" layoutInCell="1" allowOverlap="1" wp14:anchorId="68465E42" wp14:editId="6E9B0635">
                <wp:simplePos x="0" y="0"/>
                <wp:positionH relativeFrom="column">
                  <wp:posOffset>1028700</wp:posOffset>
                </wp:positionH>
                <wp:positionV relativeFrom="paragraph">
                  <wp:posOffset>466090</wp:posOffset>
                </wp:positionV>
                <wp:extent cx="228600" cy="2286000"/>
                <wp:effectExtent l="0" t="0" r="19050" b="19050"/>
                <wp:wrapNone/>
                <wp:docPr id="24204595" name="Rectangle 2"/>
                <wp:cNvGraphicFramePr/>
                <a:graphic xmlns:a="http://schemas.openxmlformats.org/drawingml/2006/main">
                  <a:graphicData uri="http://schemas.microsoft.com/office/word/2010/wordprocessingShape">
                    <wps:wsp>
                      <wps:cNvSpPr/>
                      <wps:spPr>
                        <a:xfrm>
                          <a:off x="0" y="0"/>
                          <a:ext cx="228600" cy="2286000"/>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598FF2" id="Rectangle 2" o:spid="_x0000_s1026" style="position:absolute;margin-left:81pt;margin-top:36.7pt;width:18pt;height:180pt;z-index:25270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" fillcolor="#d8d8d8 [2732]" strokecolor="#d8d8d8 [2732]" strokeweight="1pt"/>
            </w:pict>
          </mc:Fallback>
        </mc:AlternateContent>
      </w:r>
      <w:r>
        <w:rPr>
          <w:rFonts w:ascii="Arial" w:hAnsi="Arial" w:cs="Arial"/>
          <w:noProof/>
          <w:lang w:val="en-GB"/>
        </w:rPr>
        <mc:AlternateContent>
          <mc:Choice Requires="wps">
            <w:drawing>
              <wp:anchor distT="0" distB="0" distL="114300" distR="114300" simplePos="0" relativeHeight="252700672" behindDoc="0" locked="0" layoutInCell="1" allowOverlap="1" wp14:anchorId="4C49FF3D" wp14:editId="4DD194DC">
                <wp:simplePos x="0" y="0"/>
                <wp:positionH relativeFrom="column">
                  <wp:posOffset>571500</wp:posOffset>
                </wp:positionH>
                <wp:positionV relativeFrom="paragraph">
                  <wp:posOffset>123190</wp:posOffset>
                </wp:positionV>
                <wp:extent cx="457200" cy="3314700"/>
                <wp:effectExtent l="0" t="0" r="0" b="0"/>
                <wp:wrapNone/>
                <wp:docPr id="90193913" name="Rectangle 1"/>
                <wp:cNvGraphicFramePr/>
                <a:graphic xmlns:a="http://schemas.openxmlformats.org/drawingml/2006/main">
                  <a:graphicData uri="http://schemas.microsoft.com/office/word/2010/wordprocessingShape">
                    <wps:wsp>
                      <wps:cNvSpPr/>
                      <wps:spPr>
                        <a:xfrm>
                          <a:off x="0" y="0"/>
                          <a:ext cx="457200" cy="3314700"/>
                        </a:xfrm>
                        <a:prstGeom prst="rect">
                          <a:avLst/>
                        </a:prstGeom>
                        <a:pattFill prst="horzBrick">
                          <a:fgClr>
                            <a:schemeClr val="bg1">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82C896" id="Rectangle 1" o:spid="_x0000_s1026" style="position:absolute;margin-left:45pt;margin-top:9.7pt;width:36pt;height:261pt;z-index:252700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" fillcolor="#bfbfbf [2412]" stroked="f" strokeweight="1pt">
                <v:fill r:id="rId30" o:title="" color2="white [3212]" type="pattern"/>
              </v:rect>
            </w:pict>
          </mc:Fallback>
        </mc:AlternateContent>
      </w:r>
    </w:p>
    <w:p w14:paraId="0B072669" w14:textId="77777777" w:rsidR="00FF4710" w:rsidRPr="00BB39F1" w:rsidRDefault="00FF4710" w:rsidP="00FF4710">
      <w:pPr>
        <w:rPr>
          <w:rFonts w:ascii="Arial" w:hAnsi="Arial" w:cs="Arial"/>
          <w:lang w:val="en-GB"/>
        </w:rPr>
      </w:pPr>
    </w:p>
    <w:p w14:paraId="2C593FA5" w14:textId="77777777" w:rsidR="00FF4710" w:rsidRPr="00BB39F1" w:rsidRDefault="00FF4710" w:rsidP="00FF4710">
      <w:pPr>
        <w:rPr>
          <w:rFonts w:ascii="Arial" w:hAnsi="Arial" w:cs="Arial"/>
          <w:lang w:val="en-GB"/>
        </w:rPr>
      </w:pPr>
      <w:r>
        <w:rPr>
          <w:rFonts w:ascii="Arial" w:hAnsi="Arial" w:cs="Arial"/>
          <w:noProof/>
          <w:lang w:val="en-GB"/>
        </w:rPr>
        <mc:AlternateContent>
          <mc:Choice Requires="wps">
            <w:drawing>
              <wp:anchor distT="0" distB="0" distL="114300" distR="114300" simplePos="0" relativeHeight="252719104" behindDoc="1" locked="0" layoutInCell="1" allowOverlap="1" wp14:anchorId="7C48A39F" wp14:editId="09B9F397">
                <wp:simplePos x="0" y="0"/>
                <wp:positionH relativeFrom="column">
                  <wp:posOffset>3854450</wp:posOffset>
                </wp:positionH>
                <wp:positionV relativeFrom="paragraph">
                  <wp:posOffset>144780</wp:posOffset>
                </wp:positionV>
                <wp:extent cx="914400" cy="342900"/>
                <wp:effectExtent l="0" t="0" r="0" b="0"/>
                <wp:wrapNone/>
                <wp:docPr id="1493790755" name="Text Box 12"/>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612D1184" w14:textId="77777777" w:rsidR="00FF4710" w:rsidRPr="00C2710E" w:rsidRDefault="00FF4710" w:rsidP="00FF4710">
                            <w:pPr>
                              <w:rPr>
                                <w:rFonts w:ascii="Arial" w:hAnsi="Arial" w:cs="Arial"/>
                                <w:sz w:val="18"/>
                                <w:szCs w:val="18"/>
                                <w:lang w:val="en-GB"/>
                              </w:rPr>
                            </w:pPr>
                            <w:r>
                              <w:rPr>
                                <w:rFonts w:ascii="Arial" w:hAnsi="Arial" w:cs="Arial"/>
                                <w:sz w:val="18"/>
                                <w:szCs w:val="18"/>
                                <w:lang w:val="en-GB"/>
                              </w:rPr>
                              <w:t>Hook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48A39F" id="_x0000_s1053" type="#_x0000_t202" style="position:absolute;margin-left:303.5pt;margin-top:11.4pt;width:1in;height:27pt;z-index:-2505973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" fillcolor="white [3201]" stroked="f" strokeweight=".5pt">
                <v:textbox>
                  <w:txbxContent>
                    <w:p w14:paraId="612D1184" w14:textId="77777777" w:rsidR="00FF4710" w:rsidRPr="00C2710E" w:rsidRDefault="00FF4710" w:rsidP="00FF4710">
                      <w:pPr>
                        <w:rPr>
                          <w:rFonts w:ascii="Arial" w:hAnsi="Arial" w:cs="Arial"/>
                          <w:sz w:val="18"/>
                          <w:szCs w:val="18"/>
                          <w:lang w:val="en-GB"/>
                        </w:rPr>
                      </w:pPr>
                      <w:r>
                        <w:rPr>
                          <w:rFonts w:ascii="Arial" w:hAnsi="Arial" w:cs="Arial"/>
                          <w:sz w:val="18"/>
                          <w:szCs w:val="18"/>
                          <w:lang w:val="en-GB"/>
                        </w:rPr>
                        <w:t>Hook</w:t>
                      </w:r>
                    </w:p>
                  </w:txbxContent>
                </v:textbox>
              </v:shape>
            </w:pict>
          </mc:Fallback>
        </mc:AlternateContent>
      </w:r>
    </w:p>
    <w:p w14:paraId="76EB6AF0" w14:textId="77777777" w:rsidR="00FF4710" w:rsidRPr="00BB39F1" w:rsidRDefault="00FF4710" w:rsidP="00FF4710">
      <w:pPr>
        <w:rPr>
          <w:rFonts w:ascii="Arial" w:hAnsi="Arial" w:cs="Arial"/>
          <w:lang w:val="en-GB"/>
        </w:rPr>
      </w:pPr>
    </w:p>
    <w:p w14:paraId="40727CC3" w14:textId="77777777" w:rsidR="00FF4710" w:rsidRPr="00BB39F1" w:rsidRDefault="00FF4710" w:rsidP="00FF4710">
      <w:pPr>
        <w:rPr>
          <w:rFonts w:ascii="Arial" w:hAnsi="Arial" w:cs="Arial"/>
          <w:lang w:val="en-GB"/>
        </w:rPr>
      </w:pPr>
    </w:p>
    <w:p w14:paraId="03291D2F" w14:textId="77777777" w:rsidR="00FF4710" w:rsidRPr="00BB39F1" w:rsidRDefault="00FF4710" w:rsidP="00FF4710">
      <w:pPr>
        <w:rPr>
          <w:rFonts w:ascii="Arial" w:hAnsi="Arial" w:cs="Arial"/>
          <w:lang w:val="en-GB"/>
        </w:rPr>
      </w:pPr>
    </w:p>
    <w:p w14:paraId="5B514D78" w14:textId="77777777" w:rsidR="00FF4710" w:rsidRPr="00BB39F1" w:rsidRDefault="00FF4710" w:rsidP="00FF4710">
      <w:pPr>
        <w:rPr>
          <w:rFonts w:ascii="Arial" w:hAnsi="Arial" w:cs="Arial"/>
          <w:lang w:val="en-GB"/>
        </w:rPr>
      </w:pPr>
    </w:p>
    <w:p w14:paraId="5915D3AE" w14:textId="77777777" w:rsidR="00FF4710" w:rsidRPr="00BB39F1" w:rsidRDefault="00FF4710" w:rsidP="00FF4710">
      <w:pPr>
        <w:rPr>
          <w:rFonts w:ascii="Arial" w:hAnsi="Arial" w:cs="Arial"/>
          <w:lang w:val="en-GB"/>
        </w:rPr>
      </w:pPr>
    </w:p>
    <w:p w14:paraId="356697F2" w14:textId="77777777" w:rsidR="00FF4710" w:rsidRDefault="00FF4710" w:rsidP="00FF4710">
      <w:pPr>
        <w:rPr>
          <w:rFonts w:ascii="Arial" w:hAnsi="Arial" w:cs="Arial"/>
          <w:lang w:val="en-GB"/>
        </w:rPr>
      </w:pPr>
    </w:p>
    <w:p w14:paraId="3BE001AC" w14:textId="77777777" w:rsidR="00FF4710" w:rsidRDefault="00FF4710" w:rsidP="00FF4710">
      <w:pPr>
        <w:rPr>
          <w:rFonts w:ascii="Arial" w:hAnsi="Arial" w:cs="Arial"/>
          <w:lang w:val="en-GB"/>
        </w:rPr>
      </w:pPr>
    </w:p>
    <w:p w14:paraId="1BACE666" w14:textId="77777777" w:rsidR="00FF4710" w:rsidRDefault="00FF4710" w:rsidP="00FF4710">
      <w:pPr>
        <w:rPr>
          <w:rFonts w:ascii="Arial" w:hAnsi="Arial" w:cs="Arial"/>
          <w:lang w:val="en-GB"/>
        </w:rPr>
      </w:pPr>
    </w:p>
    <w:p w14:paraId="530F9266" w14:textId="77777777" w:rsidR="00FF4710" w:rsidRDefault="00FF4710" w:rsidP="00FF4710">
      <w:pPr>
        <w:rPr>
          <w:rFonts w:ascii="Arial" w:hAnsi="Arial" w:cs="Arial"/>
          <w:lang w:val="en-GB"/>
        </w:rPr>
      </w:pPr>
    </w:p>
    <w:p w14:paraId="17702780" w14:textId="77777777" w:rsidR="00FF4710" w:rsidRDefault="00FF4710" w:rsidP="00FF4710">
      <w:pPr>
        <w:rPr>
          <w:rFonts w:ascii="Arial" w:hAnsi="Arial" w:cs="Arial"/>
          <w:lang w:val="en-GB"/>
        </w:rPr>
      </w:pPr>
      <w:r>
        <w:rPr>
          <w:rFonts w:ascii="Arial" w:hAnsi="Arial" w:cs="Arial"/>
          <w:noProof/>
          <w:lang w:val="en-GB"/>
        </w:rPr>
        <mc:AlternateContent>
          <mc:Choice Requires="wps">
            <w:drawing>
              <wp:anchor distT="0" distB="0" distL="114300" distR="114300" simplePos="0" relativeHeight="252720128" behindDoc="1" locked="0" layoutInCell="1" allowOverlap="1" wp14:anchorId="3DC29FD4" wp14:editId="6E7A55CA">
                <wp:simplePos x="0" y="0"/>
                <wp:positionH relativeFrom="column">
                  <wp:posOffset>571500</wp:posOffset>
                </wp:positionH>
                <wp:positionV relativeFrom="paragraph">
                  <wp:posOffset>119380</wp:posOffset>
                </wp:positionV>
                <wp:extent cx="914400" cy="342900"/>
                <wp:effectExtent l="0" t="0" r="0" b="0"/>
                <wp:wrapNone/>
                <wp:docPr id="551117518" name="Text Box 12"/>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1905EE44" w14:textId="77777777" w:rsidR="00FF4710" w:rsidRPr="00C2710E" w:rsidRDefault="00FF4710" w:rsidP="00FF4710">
                            <w:pPr>
                              <w:rPr>
                                <w:rFonts w:ascii="Arial" w:hAnsi="Arial" w:cs="Arial"/>
                                <w:sz w:val="18"/>
                                <w:szCs w:val="18"/>
                                <w:lang w:val="en-GB"/>
                              </w:rPr>
                            </w:pPr>
                            <w:r>
                              <w:rPr>
                                <w:rFonts w:ascii="Arial" w:hAnsi="Arial" w:cs="Arial"/>
                                <w:sz w:val="18"/>
                                <w:szCs w:val="18"/>
                                <w:lang w:val="en-GB"/>
                              </w:rPr>
                              <w:t>Wall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C29FD4" id="_x0000_s1054" type="#_x0000_t202" style="position:absolute;margin-left:45pt;margin-top:9.4pt;width:1in;height:27pt;z-index:-2505963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" fillcolor="white [3201]" stroked="f" strokeweight=".5pt">
                <v:textbox>
                  <w:txbxContent>
                    <w:p w14:paraId="1905EE44" w14:textId="77777777" w:rsidR="00FF4710" w:rsidRPr="00C2710E" w:rsidRDefault="00FF4710" w:rsidP="00FF4710">
                      <w:pPr>
                        <w:rPr>
                          <w:rFonts w:ascii="Arial" w:hAnsi="Arial" w:cs="Arial"/>
                          <w:sz w:val="18"/>
                          <w:szCs w:val="18"/>
                          <w:lang w:val="en-GB"/>
                        </w:rPr>
                      </w:pPr>
                      <w:r>
                        <w:rPr>
                          <w:rFonts w:ascii="Arial" w:hAnsi="Arial" w:cs="Arial"/>
                          <w:sz w:val="18"/>
                          <w:szCs w:val="18"/>
                          <w:lang w:val="en-GB"/>
                        </w:rPr>
                        <w:t>Wall</w:t>
                      </w:r>
                    </w:p>
                  </w:txbxContent>
                </v:textbox>
              </v:shape>
            </w:pict>
          </mc:Fallback>
        </mc:AlternateContent>
      </w:r>
    </w:p>
    <w:p w14:paraId="44A8282D" w14:textId="77777777" w:rsidR="00FF4710" w:rsidRDefault="00FF4710" w:rsidP="00FF4710">
      <w:pPr>
        <w:rPr>
          <w:rFonts w:ascii="Arial" w:hAnsi="Arial" w:cs="Arial"/>
          <w:lang w:val="en-GB"/>
        </w:rPr>
      </w:pPr>
    </w:p>
    <w:p w14:paraId="6F238F92" w14:textId="77777777" w:rsidR="00FF4710" w:rsidRDefault="00FF4710" w:rsidP="00FF4710">
      <w:pPr>
        <w:rPr>
          <w:rFonts w:ascii="Arial" w:hAnsi="Arial" w:cs="Arial"/>
          <w:lang w:val="en-GB"/>
        </w:rPr>
      </w:pPr>
    </w:p>
    <w:p w14:paraId="5433D37B" w14:textId="77777777" w:rsidR="00FF4710" w:rsidRDefault="00FF4710" w:rsidP="00FF4710">
      <w:pPr>
        <w:rPr>
          <w:rFonts w:ascii="Arial" w:hAnsi="Arial" w:cs="Arial"/>
          <w:lang w:val="en-GB"/>
        </w:rPr>
      </w:pPr>
    </w:p>
    <w:p w14:paraId="6AB92A67" w14:textId="77777777" w:rsidR="00FF4710" w:rsidRDefault="00FF4710" w:rsidP="00FF4710">
      <w:pPr>
        <w:rPr>
          <w:rFonts w:ascii="Arial" w:hAnsi="Arial" w:cs="Arial"/>
          <w:lang w:val="en-GB"/>
        </w:rPr>
      </w:pPr>
    </w:p>
    <w:p w14:paraId="024E52D3" w14:textId="77777777" w:rsidR="00FF4710" w:rsidRDefault="00FF4710" w:rsidP="00FF4710">
      <w:pPr>
        <w:rPr>
          <w:rFonts w:ascii="Arial" w:hAnsi="Arial" w:cs="Arial"/>
          <w:lang w:val="en-GB"/>
        </w:rPr>
      </w:pPr>
    </w:p>
    <w:p w14:paraId="6028FB19" w14:textId="77777777" w:rsidR="00FF4710" w:rsidRDefault="00FF4710" w:rsidP="00FF4710">
      <w:pPr>
        <w:rPr>
          <w:rFonts w:ascii="Arial" w:hAnsi="Arial" w:cs="Arial"/>
          <w:lang w:val="en-GB"/>
        </w:rPr>
      </w:pPr>
    </w:p>
    <w:p w14:paraId="702ED8C7" w14:textId="77777777" w:rsidR="00FF4710" w:rsidRDefault="00FF4710" w:rsidP="00FF4710">
      <w:pPr>
        <w:rPr>
          <w:rFonts w:ascii="Arial" w:hAnsi="Arial" w:cs="Arial"/>
          <w:lang w:val="en-GB"/>
        </w:rPr>
      </w:pPr>
    </w:p>
    <w:p w14:paraId="276FF801" w14:textId="77777777" w:rsidR="00FF4710" w:rsidRDefault="00FF4710" w:rsidP="00FF4710">
      <w:pPr>
        <w:rPr>
          <w:rFonts w:ascii="Arial" w:hAnsi="Arial" w:cs="Arial"/>
          <w:lang w:val="en-GB"/>
        </w:rPr>
      </w:pPr>
    </w:p>
    <w:p w14:paraId="0581B80F" w14:textId="77777777" w:rsidR="00FF4710" w:rsidRDefault="00FF4710" w:rsidP="00FF4710">
      <w:pPr>
        <w:rPr>
          <w:rFonts w:ascii="Arial" w:hAnsi="Arial" w:cs="Arial"/>
          <w:lang w:val="en-GB"/>
        </w:rPr>
      </w:pPr>
    </w:p>
    <w:p w14:paraId="0697DF25" w14:textId="77777777" w:rsidR="00FF4710" w:rsidRDefault="00FF4710" w:rsidP="00FF4710">
      <w:pPr>
        <w:rPr>
          <w:rFonts w:ascii="Arial" w:hAnsi="Arial" w:cs="Arial"/>
          <w:lang w:val="en-GB"/>
        </w:rPr>
      </w:pPr>
    </w:p>
    <w:p w14:paraId="54897EAC" w14:textId="77777777" w:rsidR="00FF4710" w:rsidRDefault="00FF4710" w:rsidP="00FF4710">
      <w:pPr>
        <w:rPr>
          <w:rFonts w:ascii="Arial" w:hAnsi="Arial" w:cs="Arial"/>
          <w:lang w:val="en-GB"/>
        </w:rPr>
      </w:pPr>
    </w:p>
    <w:p w14:paraId="1714F8C0" w14:textId="77777777" w:rsidR="00FF4710" w:rsidRDefault="00FF4710" w:rsidP="00FF4710">
      <w:pPr>
        <w:rPr>
          <w:rFonts w:ascii="Arial" w:hAnsi="Arial" w:cs="Arial"/>
          <w:lang w:val="en-GB"/>
        </w:rPr>
      </w:pPr>
    </w:p>
    <w:p w14:paraId="021A158D" w14:textId="39CD6127" w:rsidR="00FF4710" w:rsidRPr="00FF4710" w:rsidRDefault="00FF4710" w:rsidP="00FF4710">
      <w:pPr>
        <w:rPr>
          <w:rFonts w:ascii="Arial" w:hAnsi="Arial" w:cs="Arial"/>
          <w:sz w:val="22"/>
          <w:szCs w:val="22"/>
          <w:lang w:val="en-GB"/>
        </w:rPr>
      </w:pPr>
      <w:r w:rsidRPr="00FF4710">
        <w:rPr>
          <w:rFonts w:ascii="Arial" w:hAnsi="Arial" w:cs="Arial"/>
          <w:sz w:val="22"/>
          <w:szCs w:val="22"/>
          <w:lang w:val="en-GB"/>
        </w:rPr>
        <w:t xml:space="preserve">The mass of the hanging basket is 5.70 kg; the hook has a mass of 475 </w:t>
      </w:r>
      <w:proofErr w:type="gramStart"/>
      <w:r w:rsidRPr="00FF4710">
        <w:rPr>
          <w:rFonts w:ascii="Arial" w:hAnsi="Arial" w:cs="Arial"/>
          <w:sz w:val="22"/>
          <w:szCs w:val="22"/>
          <w:lang w:val="en-GB"/>
        </w:rPr>
        <w:t>g</w:t>
      </w:r>
      <w:proofErr w:type="gramEnd"/>
      <w:r w:rsidRPr="00FF4710">
        <w:rPr>
          <w:rFonts w:ascii="Arial" w:hAnsi="Arial" w:cs="Arial"/>
          <w:sz w:val="22"/>
          <w:szCs w:val="22"/>
          <w:lang w:val="en-GB"/>
        </w:rPr>
        <w:t xml:space="preserve"> and it is not uniform. The top screw exerts a horizontal force equal to 68.5 N to the left on the hook when the structure is in equilibrium. </w:t>
      </w:r>
    </w:p>
    <w:p w14:paraId="75BDAB11" w14:textId="77777777" w:rsidR="00FF4710" w:rsidRDefault="00FF4710" w:rsidP="00FF4710">
      <w:pPr>
        <w:rPr>
          <w:rFonts w:ascii="Arial" w:hAnsi="Arial" w:cs="Arial"/>
          <w:sz w:val="22"/>
          <w:szCs w:val="22"/>
          <w:lang w:val="en-GB"/>
        </w:rPr>
      </w:pPr>
    </w:p>
    <w:p w14:paraId="3DB97579" w14:textId="7CF46F06" w:rsidR="00FF4710" w:rsidRPr="00FF4710" w:rsidRDefault="00FF4710" w:rsidP="00FF4710">
      <w:pPr>
        <w:rPr>
          <w:rFonts w:ascii="Arial" w:hAnsi="Arial" w:cs="Arial"/>
          <w:sz w:val="22"/>
          <w:szCs w:val="22"/>
          <w:lang w:val="en-GB"/>
        </w:rPr>
      </w:pPr>
      <w:r w:rsidRPr="00FF4710">
        <w:rPr>
          <w:rFonts w:ascii="Arial" w:hAnsi="Arial" w:cs="Arial"/>
          <w:sz w:val="22"/>
          <w:szCs w:val="22"/>
          <w:lang w:val="en-GB"/>
        </w:rPr>
        <w:t>(a)</w:t>
      </w:r>
      <w:r w:rsidRPr="00FF4710">
        <w:rPr>
          <w:rFonts w:ascii="Arial" w:hAnsi="Arial" w:cs="Arial"/>
          <w:sz w:val="22"/>
          <w:szCs w:val="22"/>
          <w:lang w:val="en-GB"/>
        </w:rPr>
        <w:tab/>
        <w:t xml:space="preserve">Use this information to calculate the distance of the hook’s centre of mass from the wall. </w:t>
      </w:r>
    </w:p>
    <w:p w14:paraId="0EDC8618" w14:textId="1B6FCC0F" w:rsidR="00FF4710" w:rsidRDefault="00FF4710" w:rsidP="00FF4710">
      <w:pPr>
        <w:jc w:val="right"/>
        <w:rPr>
          <w:rFonts w:ascii="Arial" w:hAnsi="Arial" w:cs="Arial"/>
          <w:sz w:val="22"/>
          <w:szCs w:val="22"/>
          <w:lang w:val="en-GB"/>
        </w:rPr>
      </w:pPr>
      <w:r w:rsidRPr="00FF4710">
        <w:rPr>
          <w:rFonts w:ascii="Arial" w:hAnsi="Arial" w:cs="Arial"/>
          <w:sz w:val="22"/>
          <w:szCs w:val="22"/>
          <w:lang w:val="en-GB"/>
        </w:rPr>
        <w:t>(4</w:t>
      </w:r>
      <w:r w:rsidR="004E1513">
        <w:rPr>
          <w:rFonts w:ascii="Arial" w:hAnsi="Arial" w:cs="Arial"/>
          <w:sz w:val="22"/>
          <w:szCs w:val="22"/>
          <w:lang w:val="en-GB"/>
        </w:rPr>
        <w:t xml:space="preserve"> marks</w:t>
      </w:r>
      <w:r w:rsidRPr="00FF4710">
        <w:rPr>
          <w:rFonts w:ascii="Arial" w:hAnsi="Arial" w:cs="Arial"/>
          <w:sz w:val="22"/>
          <w:szCs w:val="22"/>
          <w:lang w:val="en-GB"/>
        </w:rPr>
        <w:t>)</w:t>
      </w:r>
    </w:p>
    <w:p w14:paraId="62697380" w14:textId="77777777" w:rsidR="00FF4710" w:rsidRDefault="00FF4710" w:rsidP="00FF4710">
      <w:pPr>
        <w:jc w:val="right"/>
        <w:rPr>
          <w:rFonts w:ascii="Arial" w:hAnsi="Arial" w:cs="Arial"/>
          <w:sz w:val="22"/>
          <w:szCs w:val="22"/>
          <w:lang w:val="en-GB"/>
        </w:rPr>
      </w:pPr>
    </w:p>
    <w:p w14:paraId="274238DE" w14:textId="77777777" w:rsidR="00FF4710" w:rsidRDefault="00FF4710" w:rsidP="00FF4710">
      <w:pPr>
        <w:jc w:val="right"/>
        <w:rPr>
          <w:rFonts w:ascii="Arial" w:hAnsi="Arial" w:cs="Arial"/>
          <w:sz w:val="22"/>
          <w:szCs w:val="22"/>
          <w:lang w:val="en-GB"/>
        </w:rPr>
      </w:pPr>
    </w:p>
    <w:p w14:paraId="4F7FBB0B" w14:textId="77777777" w:rsidR="00FF4710" w:rsidRDefault="00FF4710" w:rsidP="00FF4710">
      <w:pPr>
        <w:jc w:val="right"/>
        <w:rPr>
          <w:rFonts w:ascii="Arial" w:hAnsi="Arial" w:cs="Arial"/>
          <w:sz w:val="22"/>
          <w:szCs w:val="22"/>
          <w:lang w:val="en-GB"/>
        </w:rPr>
      </w:pPr>
    </w:p>
    <w:p w14:paraId="566CB957" w14:textId="77777777" w:rsidR="00FF4710" w:rsidRDefault="00FF4710" w:rsidP="00FF4710">
      <w:pPr>
        <w:jc w:val="right"/>
        <w:rPr>
          <w:rFonts w:ascii="Arial" w:hAnsi="Arial" w:cs="Arial"/>
          <w:sz w:val="22"/>
          <w:szCs w:val="22"/>
          <w:lang w:val="en-GB"/>
        </w:rPr>
      </w:pPr>
    </w:p>
    <w:p w14:paraId="742F07CE" w14:textId="77777777" w:rsidR="00FF4710" w:rsidRDefault="00FF4710" w:rsidP="00FF4710">
      <w:pPr>
        <w:jc w:val="right"/>
        <w:rPr>
          <w:rFonts w:ascii="Arial" w:hAnsi="Arial" w:cs="Arial"/>
          <w:sz w:val="22"/>
          <w:szCs w:val="22"/>
          <w:lang w:val="en-GB"/>
        </w:rPr>
      </w:pPr>
    </w:p>
    <w:p w14:paraId="25302A67" w14:textId="77777777" w:rsidR="00FF4710" w:rsidRDefault="00FF4710" w:rsidP="00FF4710">
      <w:pPr>
        <w:jc w:val="right"/>
        <w:rPr>
          <w:rFonts w:ascii="Arial" w:hAnsi="Arial" w:cs="Arial"/>
          <w:sz w:val="22"/>
          <w:szCs w:val="22"/>
          <w:lang w:val="en-GB"/>
        </w:rPr>
      </w:pPr>
    </w:p>
    <w:p w14:paraId="3AF2C398" w14:textId="77777777" w:rsidR="00FF4710" w:rsidRDefault="00FF4710" w:rsidP="00FF4710">
      <w:pPr>
        <w:jc w:val="right"/>
        <w:rPr>
          <w:rFonts w:ascii="Arial" w:hAnsi="Arial" w:cs="Arial"/>
          <w:sz w:val="22"/>
          <w:szCs w:val="22"/>
          <w:lang w:val="en-GB"/>
        </w:rPr>
      </w:pPr>
    </w:p>
    <w:p w14:paraId="405ECA49" w14:textId="77777777" w:rsidR="00FF4710" w:rsidRDefault="00FF4710" w:rsidP="00FF4710">
      <w:pPr>
        <w:jc w:val="right"/>
        <w:rPr>
          <w:rFonts w:ascii="Arial" w:hAnsi="Arial" w:cs="Arial"/>
          <w:sz w:val="22"/>
          <w:szCs w:val="22"/>
          <w:lang w:val="en-GB"/>
        </w:rPr>
      </w:pPr>
    </w:p>
    <w:p w14:paraId="36077A12" w14:textId="77777777" w:rsidR="00FF4710" w:rsidRPr="00FF4710" w:rsidRDefault="00FF4710" w:rsidP="00FF4710">
      <w:pPr>
        <w:jc w:val="right"/>
        <w:rPr>
          <w:rFonts w:ascii="Arial" w:hAnsi="Arial" w:cs="Arial"/>
          <w:sz w:val="22"/>
          <w:szCs w:val="22"/>
          <w:lang w:val="en-GB"/>
        </w:rPr>
      </w:pPr>
    </w:p>
    <w:p w14:paraId="3D10F6C0" w14:textId="77777777" w:rsidR="00FF4710" w:rsidRPr="00FF4710" w:rsidRDefault="00FF4710" w:rsidP="00FF4710">
      <w:pPr>
        <w:jc w:val="right"/>
        <w:rPr>
          <w:rFonts w:ascii="Arial" w:hAnsi="Arial" w:cs="Arial"/>
          <w:sz w:val="22"/>
          <w:szCs w:val="22"/>
          <w:lang w:val="en-GB"/>
        </w:rPr>
      </w:pPr>
    </w:p>
    <w:p w14:paraId="4ED6E7C9" w14:textId="77777777" w:rsidR="00FF4710" w:rsidRPr="00FF4710" w:rsidRDefault="00FF4710" w:rsidP="00FF4710">
      <w:pPr>
        <w:jc w:val="right"/>
        <w:rPr>
          <w:rFonts w:ascii="Arial" w:hAnsi="Arial" w:cs="Arial"/>
          <w:sz w:val="22"/>
          <w:szCs w:val="22"/>
          <w:lang w:val="en-GB"/>
        </w:rPr>
      </w:pPr>
    </w:p>
    <w:p w14:paraId="2586E12A" w14:textId="77777777" w:rsidR="00FF4710" w:rsidRPr="00FF4710" w:rsidRDefault="00FF4710" w:rsidP="00FF4710">
      <w:pPr>
        <w:jc w:val="right"/>
        <w:rPr>
          <w:rFonts w:ascii="Arial" w:hAnsi="Arial" w:cs="Arial"/>
          <w:sz w:val="22"/>
          <w:szCs w:val="22"/>
          <w:lang w:val="en-GB"/>
        </w:rPr>
      </w:pPr>
    </w:p>
    <w:p w14:paraId="4278C540" w14:textId="77777777" w:rsidR="00FF4710" w:rsidRPr="00FF4710" w:rsidRDefault="00FF4710" w:rsidP="00FF4710">
      <w:pPr>
        <w:jc w:val="right"/>
        <w:rPr>
          <w:rFonts w:ascii="Arial" w:hAnsi="Arial" w:cs="Arial"/>
          <w:sz w:val="22"/>
          <w:szCs w:val="22"/>
          <w:lang w:val="en-GB"/>
        </w:rPr>
      </w:pPr>
    </w:p>
    <w:p w14:paraId="2E33FC8C" w14:textId="77777777" w:rsidR="00FF4710" w:rsidRPr="00FF4710" w:rsidRDefault="00FF4710" w:rsidP="00FF4710">
      <w:pPr>
        <w:jc w:val="right"/>
        <w:rPr>
          <w:rFonts w:ascii="Arial" w:hAnsi="Arial" w:cs="Arial"/>
          <w:sz w:val="22"/>
          <w:szCs w:val="22"/>
          <w:lang w:val="en-GB"/>
        </w:rPr>
      </w:pPr>
    </w:p>
    <w:p w14:paraId="1B6C479A" w14:textId="77777777" w:rsidR="00FF4710" w:rsidRPr="00FF4710" w:rsidRDefault="00FF4710" w:rsidP="00FF4710">
      <w:pPr>
        <w:jc w:val="right"/>
        <w:rPr>
          <w:rFonts w:ascii="Arial" w:hAnsi="Arial" w:cs="Arial"/>
          <w:sz w:val="22"/>
          <w:szCs w:val="22"/>
          <w:lang w:val="en-GB"/>
        </w:rPr>
      </w:pPr>
    </w:p>
    <w:p w14:paraId="24039006" w14:textId="77777777" w:rsidR="00FF4710" w:rsidRPr="00FF4710" w:rsidRDefault="00FF4710" w:rsidP="00FF4710">
      <w:pPr>
        <w:jc w:val="right"/>
        <w:rPr>
          <w:rFonts w:ascii="Arial" w:hAnsi="Arial" w:cs="Arial"/>
          <w:sz w:val="22"/>
          <w:szCs w:val="22"/>
          <w:lang w:val="en-GB"/>
        </w:rPr>
      </w:pPr>
    </w:p>
    <w:p w14:paraId="37B90F0C" w14:textId="77777777" w:rsidR="00FF4710" w:rsidRPr="00FF4710" w:rsidRDefault="00FF4710" w:rsidP="00FF4710">
      <w:pPr>
        <w:jc w:val="right"/>
        <w:rPr>
          <w:rFonts w:ascii="Arial" w:hAnsi="Arial" w:cs="Arial"/>
          <w:sz w:val="22"/>
          <w:szCs w:val="22"/>
          <w:lang w:val="en-GB"/>
        </w:rPr>
      </w:pPr>
    </w:p>
    <w:p w14:paraId="5183032B" w14:textId="77777777" w:rsidR="00FF4710" w:rsidRPr="00FF4710" w:rsidRDefault="00FF4710" w:rsidP="00FF4710">
      <w:pPr>
        <w:jc w:val="right"/>
        <w:rPr>
          <w:rFonts w:ascii="Arial" w:hAnsi="Arial" w:cs="Arial"/>
          <w:sz w:val="22"/>
          <w:szCs w:val="22"/>
          <w:lang w:val="en-GB"/>
        </w:rPr>
      </w:pPr>
    </w:p>
    <w:p w14:paraId="2A1D7139" w14:textId="13A17451" w:rsidR="00FF4710" w:rsidRPr="00BD0EF1" w:rsidRDefault="00BD0EF1" w:rsidP="00FF4710">
      <w:pPr>
        <w:jc w:val="right"/>
        <w:rPr>
          <w:rFonts w:ascii="Arial" w:hAnsi="Arial" w:cs="Arial"/>
          <w:sz w:val="22"/>
          <w:szCs w:val="22"/>
          <w:lang w:val="en-GB"/>
        </w:rPr>
      </w:pPr>
      <w:r w:rsidRPr="00BD0EF1">
        <w:rPr>
          <w:rFonts w:ascii="Arial" w:hAnsi="Arial" w:cs="Arial"/>
          <w:bCs/>
          <w:sz w:val="22"/>
          <w:szCs w:val="22"/>
        </w:rPr>
        <w:t xml:space="preserve">Answer ________________ </w:t>
      </w:r>
      <w:r w:rsidR="00FF4710" w:rsidRPr="00BD0EF1">
        <w:rPr>
          <w:rFonts w:ascii="Arial" w:hAnsi="Arial" w:cs="Arial"/>
          <w:sz w:val="22"/>
          <w:szCs w:val="22"/>
          <w:lang w:val="en-GB"/>
        </w:rPr>
        <w:t>m</w:t>
      </w:r>
    </w:p>
    <w:p w14:paraId="468D6110" w14:textId="77777777" w:rsidR="00FF4710" w:rsidRPr="00FF4710" w:rsidRDefault="00FF4710" w:rsidP="00FF4710">
      <w:pPr>
        <w:jc w:val="right"/>
        <w:rPr>
          <w:rFonts w:ascii="Arial" w:hAnsi="Arial" w:cs="Arial"/>
          <w:sz w:val="22"/>
          <w:szCs w:val="22"/>
          <w:lang w:val="en-GB"/>
        </w:rPr>
      </w:pPr>
    </w:p>
    <w:p w14:paraId="4C12813A" w14:textId="77777777" w:rsidR="00FF4710" w:rsidRDefault="00FF4710">
      <w:pPr>
        <w:spacing w:after="160" w:line="259" w:lineRule="auto"/>
        <w:rPr>
          <w:rFonts w:ascii="Arial" w:hAnsi="Arial" w:cs="Arial"/>
          <w:sz w:val="22"/>
          <w:szCs w:val="22"/>
          <w:lang w:val="en-GB"/>
        </w:rPr>
      </w:pPr>
      <w:r>
        <w:rPr>
          <w:rFonts w:ascii="Arial" w:hAnsi="Arial" w:cs="Arial"/>
          <w:sz w:val="22"/>
          <w:szCs w:val="22"/>
          <w:lang w:val="en-GB"/>
        </w:rPr>
        <w:br w:type="page"/>
      </w:r>
    </w:p>
    <w:p w14:paraId="5C26C1BD" w14:textId="77777777" w:rsidR="002D497B" w:rsidRDefault="002D497B" w:rsidP="004E1513">
      <w:pPr>
        <w:rPr>
          <w:rFonts w:ascii="Arial" w:hAnsi="Arial" w:cs="Arial"/>
          <w:sz w:val="22"/>
          <w:szCs w:val="22"/>
          <w:lang w:val="en-GB"/>
        </w:rPr>
      </w:pPr>
    </w:p>
    <w:p w14:paraId="56A80FD9" w14:textId="7D7C6250" w:rsidR="00FF4710" w:rsidRPr="00FF4710" w:rsidRDefault="00FF4710" w:rsidP="004E1513">
      <w:pPr>
        <w:rPr>
          <w:rFonts w:ascii="Arial" w:hAnsi="Arial" w:cs="Arial"/>
          <w:sz w:val="22"/>
          <w:szCs w:val="22"/>
          <w:lang w:val="en-GB"/>
        </w:rPr>
      </w:pPr>
      <w:r w:rsidRPr="00FF4710">
        <w:rPr>
          <w:rFonts w:ascii="Arial" w:hAnsi="Arial" w:cs="Arial"/>
          <w:sz w:val="22"/>
          <w:szCs w:val="22"/>
          <w:lang w:val="en-GB"/>
        </w:rPr>
        <w:t>(b)</w:t>
      </w:r>
      <w:r w:rsidRPr="00FF4710">
        <w:rPr>
          <w:rFonts w:ascii="Arial" w:hAnsi="Arial" w:cs="Arial"/>
          <w:sz w:val="22"/>
          <w:szCs w:val="22"/>
          <w:lang w:val="en-GB"/>
        </w:rPr>
        <w:tab/>
        <w:t xml:space="preserve">Calculate the force (magnitude and angle to the vertical) exerted by the bottom </w:t>
      </w:r>
      <w:r w:rsidR="00391A9E">
        <w:rPr>
          <w:rFonts w:ascii="Arial" w:hAnsi="Arial" w:cs="Arial"/>
          <w:sz w:val="22"/>
          <w:szCs w:val="22"/>
          <w:lang w:val="en-GB"/>
        </w:rPr>
        <w:t>pin</w:t>
      </w:r>
      <w:r w:rsidRPr="00FF4710">
        <w:rPr>
          <w:rFonts w:ascii="Arial" w:hAnsi="Arial" w:cs="Arial"/>
          <w:sz w:val="22"/>
          <w:szCs w:val="22"/>
          <w:lang w:val="en-GB"/>
        </w:rPr>
        <w:t xml:space="preserve"> on the </w:t>
      </w:r>
      <w:r w:rsidR="00A05E6D">
        <w:rPr>
          <w:rFonts w:ascii="Arial" w:hAnsi="Arial" w:cs="Arial"/>
          <w:sz w:val="22"/>
          <w:szCs w:val="22"/>
          <w:lang w:val="en-GB"/>
        </w:rPr>
        <w:tab/>
      </w:r>
      <w:r w:rsidRPr="00FF4710">
        <w:rPr>
          <w:rFonts w:ascii="Arial" w:hAnsi="Arial" w:cs="Arial"/>
          <w:sz w:val="22"/>
          <w:szCs w:val="22"/>
          <w:lang w:val="en-GB"/>
        </w:rPr>
        <w:t xml:space="preserve">hook. </w:t>
      </w:r>
      <w:r w:rsidR="004E1513">
        <w:rPr>
          <w:rFonts w:ascii="Arial" w:hAnsi="Arial" w:cs="Arial"/>
          <w:sz w:val="22"/>
          <w:szCs w:val="22"/>
          <w:lang w:val="en-GB"/>
        </w:rPr>
        <w:tab/>
      </w:r>
      <w:r w:rsidR="004E1513">
        <w:rPr>
          <w:rFonts w:ascii="Arial" w:hAnsi="Arial" w:cs="Arial"/>
          <w:sz w:val="22"/>
          <w:szCs w:val="22"/>
          <w:lang w:val="en-GB"/>
        </w:rPr>
        <w:tab/>
      </w:r>
      <w:r w:rsidR="004E1513">
        <w:rPr>
          <w:rFonts w:ascii="Arial" w:hAnsi="Arial" w:cs="Arial"/>
          <w:sz w:val="22"/>
          <w:szCs w:val="22"/>
          <w:lang w:val="en-GB"/>
        </w:rPr>
        <w:tab/>
      </w:r>
      <w:r w:rsidR="004E1513">
        <w:rPr>
          <w:rFonts w:ascii="Arial" w:hAnsi="Arial" w:cs="Arial"/>
          <w:sz w:val="22"/>
          <w:szCs w:val="22"/>
          <w:lang w:val="en-GB"/>
        </w:rPr>
        <w:tab/>
      </w:r>
      <w:r w:rsidR="004E1513">
        <w:rPr>
          <w:rFonts w:ascii="Arial" w:hAnsi="Arial" w:cs="Arial"/>
          <w:sz w:val="22"/>
          <w:szCs w:val="22"/>
          <w:lang w:val="en-GB"/>
        </w:rPr>
        <w:tab/>
      </w:r>
      <w:r w:rsidR="004E1513">
        <w:rPr>
          <w:rFonts w:ascii="Arial" w:hAnsi="Arial" w:cs="Arial"/>
          <w:sz w:val="22"/>
          <w:szCs w:val="22"/>
          <w:lang w:val="en-GB"/>
        </w:rPr>
        <w:tab/>
      </w:r>
      <w:r w:rsidR="004E1513">
        <w:rPr>
          <w:rFonts w:ascii="Arial" w:hAnsi="Arial" w:cs="Arial"/>
          <w:sz w:val="22"/>
          <w:szCs w:val="22"/>
          <w:lang w:val="en-GB"/>
        </w:rPr>
        <w:tab/>
      </w:r>
      <w:r w:rsidR="004E1513">
        <w:rPr>
          <w:rFonts w:ascii="Arial" w:hAnsi="Arial" w:cs="Arial"/>
          <w:sz w:val="22"/>
          <w:szCs w:val="22"/>
          <w:lang w:val="en-GB"/>
        </w:rPr>
        <w:tab/>
      </w:r>
      <w:r w:rsidR="004E1513">
        <w:rPr>
          <w:rFonts w:ascii="Arial" w:hAnsi="Arial" w:cs="Arial"/>
          <w:sz w:val="22"/>
          <w:szCs w:val="22"/>
          <w:lang w:val="en-GB"/>
        </w:rPr>
        <w:tab/>
      </w:r>
      <w:r w:rsidR="004E1513">
        <w:rPr>
          <w:rFonts w:ascii="Arial" w:hAnsi="Arial" w:cs="Arial"/>
          <w:sz w:val="22"/>
          <w:szCs w:val="22"/>
          <w:lang w:val="en-GB"/>
        </w:rPr>
        <w:tab/>
      </w:r>
      <w:r w:rsidR="004E1513">
        <w:rPr>
          <w:rFonts w:ascii="Arial" w:hAnsi="Arial" w:cs="Arial"/>
          <w:sz w:val="22"/>
          <w:szCs w:val="22"/>
          <w:lang w:val="en-GB"/>
        </w:rPr>
        <w:tab/>
        <w:t xml:space="preserve">          </w:t>
      </w:r>
      <w:r w:rsidRPr="00FF4710">
        <w:rPr>
          <w:rFonts w:ascii="Arial" w:hAnsi="Arial" w:cs="Arial"/>
          <w:sz w:val="22"/>
          <w:szCs w:val="22"/>
          <w:lang w:val="en-GB"/>
        </w:rPr>
        <w:t>(4</w:t>
      </w:r>
      <w:r w:rsidR="004E1513">
        <w:rPr>
          <w:rFonts w:ascii="Arial" w:hAnsi="Arial" w:cs="Arial"/>
          <w:sz w:val="22"/>
          <w:szCs w:val="22"/>
          <w:lang w:val="en-GB"/>
        </w:rPr>
        <w:t xml:space="preserve"> marks</w:t>
      </w:r>
      <w:r w:rsidRPr="00FF4710">
        <w:rPr>
          <w:rFonts w:ascii="Arial" w:hAnsi="Arial" w:cs="Arial"/>
          <w:sz w:val="22"/>
          <w:szCs w:val="22"/>
          <w:lang w:val="en-GB"/>
        </w:rPr>
        <w:t>)</w:t>
      </w:r>
    </w:p>
    <w:p w14:paraId="0874E6BB" w14:textId="77777777" w:rsidR="00FF4710" w:rsidRPr="00FF4710" w:rsidRDefault="00FF4710" w:rsidP="00FF4710">
      <w:pPr>
        <w:rPr>
          <w:rFonts w:ascii="Arial" w:hAnsi="Arial" w:cs="Arial"/>
          <w:sz w:val="22"/>
          <w:szCs w:val="22"/>
          <w:lang w:val="en-GB"/>
        </w:rPr>
      </w:pPr>
    </w:p>
    <w:p w14:paraId="07C440D2" w14:textId="77777777" w:rsidR="00FF4710" w:rsidRPr="00FF4710" w:rsidRDefault="00FF4710" w:rsidP="00FF4710">
      <w:pPr>
        <w:rPr>
          <w:rFonts w:ascii="Arial" w:hAnsi="Arial" w:cs="Arial"/>
          <w:sz w:val="22"/>
          <w:szCs w:val="22"/>
          <w:lang w:val="en-GB"/>
        </w:rPr>
      </w:pPr>
    </w:p>
    <w:p w14:paraId="0EF76433" w14:textId="77777777" w:rsidR="00FF4710" w:rsidRPr="00FF4710" w:rsidRDefault="00FF4710" w:rsidP="00FF4710">
      <w:pPr>
        <w:rPr>
          <w:rFonts w:ascii="Arial" w:hAnsi="Arial" w:cs="Arial"/>
          <w:sz w:val="22"/>
          <w:szCs w:val="22"/>
          <w:lang w:val="en-GB"/>
        </w:rPr>
      </w:pPr>
    </w:p>
    <w:p w14:paraId="43CBBCF0" w14:textId="77777777" w:rsidR="00FF4710" w:rsidRPr="00FF4710" w:rsidRDefault="00FF4710" w:rsidP="00FF4710">
      <w:pPr>
        <w:rPr>
          <w:rFonts w:ascii="Arial" w:hAnsi="Arial" w:cs="Arial"/>
          <w:sz w:val="22"/>
          <w:szCs w:val="22"/>
          <w:lang w:val="en-GB"/>
        </w:rPr>
      </w:pPr>
    </w:p>
    <w:p w14:paraId="7A1C16CE" w14:textId="77777777" w:rsidR="00FF4710" w:rsidRPr="00FF4710" w:rsidRDefault="00FF4710" w:rsidP="00FF4710">
      <w:pPr>
        <w:rPr>
          <w:rFonts w:ascii="Arial" w:hAnsi="Arial" w:cs="Arial"/>
          <w:sz w:val="22"/>
          <w:szCs w:val="22"/>
          <w:lang w:val="en-GB"/>
        </w:rPr>
      </w:pPr>
    </w:p>
    <w:p w14:paraId="22A3D1F3" w14:textId="77777777" w:rsidR="00FF4710" w:rsidRPr="00FF4710" w:rsidRDefault="00FF4710" w:rsidP="00FF4710">
      <w:pPr>
        <w:rPr>
          <w:rFonts w:ascii="Arial" w:hAnsi="Arial" w:cs="Arial"/>
          <w:sz w:val="22"/>
          <w:szCs w:val="22"/>
          <w:lang w:val="en-GB"/>
        </w:rPr>
      </w:pPr>
    </w:p>
    <w:p w14:paraId="01BA2D86" w14:textId="77777777" w:rsidR="00FF4710" w:rsidRPr="00FF4710" w:rsidRDefault="00FF4710" w:rsidP="00FF4710">
      <w:pPr>
        <w:rPr>
          <w:rFonts w:ascii="Arial" w:hAnsi="Arial" w:cs="Arial"/>
          <w:sz w:val="22"/>
          <w:szCs w:val="22"/>
          <w:lang w:val="en-GB"/>
        </w:rPr>
      </w:pPr>
    </w:p>
    <w:p w14:paraId="5E7123C7" w14:textId="77777777" w:rsidR="00FF4710" w:rsidRDefault="00FF4710" w:rsidP="00FF4710">
      <w:pPr>
        <w:rPr>
          <w:rFonts w:ascii="Arial" w:hAnsi="Arial" w:cs="Arial"/>
          <w:sz w:val="22"/>
          <w:szCs w:val="22"/>
          <w:lang w:val="en-GB"/>
        </w:rPr>
      </w:pPr>
    </w:p>
    <w:p w14:paraId="0041FE3B" w14:textId="77777777" w:rsidR="00A05E6D" w:rsidRDefault="00A05E6D" w:rsidP="00FF4710">
      <w:pPr>
        <w:rPr>
          <w:rFonts w:ascii="Arial" w:hAnsi="Arial" w:cs="Arial"/>
          <w:sz w:val="22"/>
          <w:szCs w:val="22"/>
          <w:lang w:val="en-GB"/>
        </w:rPr>
      </w:pPr>
    </w:p>
    <w:p w14:paraId="1500135C" w14:textId="77777777" w:rsidR="00A05E6D" w:rsidRDefault="00A05E6D" w:rsidP="00FF4710">
      <w:pPr>
        <w:rPr>
          <w:rFonts w:ascii="Arial" w:hAnsi="Arial" w:cs="Arial"/>
          <w:sz w:val="22"/>
          <w:szCs w:val="22"/>
          <w:lang w:val="en-GB"/>
        </w:rPr>
      </w:pPr>
    </w:p>
    <w:p w14:paraId="1DEF9654" w14:textId="77777777" w:rsidR="00A05E6D" w:rsidRDefault="00A05E6D" w:rsidP="00FF4710">
      <w:pPr>
        <w:rPr>
          <w:rFonts w:ascii="Arial" w:hAnsi="Arial" w:cs="Arial"/>
          <w:sz w:val="22"/>
          <w:szCs w:val="22"/>
          <w:lang w:val="en-GB"/>
        </w:rPr>
      </w:pPr>
    </w:p>
    <w:p w14:paraId="022160CB" w14:textId="77777777" w:rsidR="00A05E6D" w:rsidRDefault="00A05E6D" w:rsidP="00FF4710">
      <w:pPr>
        <w:rPr>
          <w:rFonts w:ascii="Arial" w:hAnsi="Arial" w:cs="Arial"/>
          <w:sz w:val="22"/>
          <w:szCs w:val="22"/>
          <w:lang w:val="en-GB"/>
        </w:rPr>
      </w:pPr>
    </w:p>
    <w:p w14:paraId="4FCD069F" w14:textId="77777777" w:rsidR="00A05E6D" w:rsidRDefault="00A05E6D" w:rsidP="00FF4710">
      <w:pPr>
        <w:rPr>
          <w:rFonts w:ascii="Arial" w:hAnsi="Arial" w:cs="Arial"/>
          <w:sz w:val="22"/>
          <w:szCs w:val="22"/>
          <w:lang w:val="en-GB"/>
        </w:rPr>
      </w:pPr>
    </w:p>
    <w:p w14:paraId="6C04ACA7" w14:textId="77777777" w:rsidR="00A05E6D" w:rsidRDefault="00A05E6D" w:rsidP="00FF4710">
      <w:pPr>
        <w:rPr>
          <w:rFonts w:ascii="Arial" w:hAnsi="Arial" w:cs="Arial"/>
          <w:sz w:val="22"/>
          <w:szCs w:val="22"/>
          <w:lang w:val="en-GB"/>
        </w:rPr>
      </w:pPr>
    </w:p>
    <w:p w14:paraId="325BA46A" w14:textId="77777777" w:rsidR="00A05E6D" w:rsidRDefault="00A05E6D" w:rsidP="00FF4710">
      <w:pPr>
        <w:rPr>
          <w:rFonts w:ascii="Arial" w:hAnsi="Arial" w:cs="Arial"/>
          <w:sz w:val="22"/>
          <w:szCs w:val="22"/>
          <w:lang w:val="en-GB"/>
        </w:rPr>
      </w:pPr>
    </w:p>
    <w:p w14:paraId="445AF072" w14:textId="77777777" w:rsidR="00A05E6D" w:rsidRDefault="00A05E6D" w:rsidP="00FF4710">
      <w:pPr>
        <w:rPr>
          <w:rFonts w:ascii="Arial" w:hAnsi="Arial" w:cs="Arial"/>
          <w:sz w:val="22"/>
          <w:szCs w:val="22"/>
          <w:lang w:val="en-GB"/>
        </w:rPr>
      </w:pPr>
    </w:p>
    <w:p w14:paraId="46B32A7B" w14:textId="77777777" w:rsidR="00A05E6D" w:rsidRDefault="00A05E6D" w:rsidP="00FF4710">
      <w:pPr>
        <w:rPr>
          <w:rFonts w:ascii="Arial" w:hAnsi="Arial" w:cs="Arial"/>
          <w:sz w:val="22"/>
          <w:szCs w:val="22"/>
          <w:lang w:val="en-GB"/>
        </w:rPr>
      </w:pPr>
    </w:p>
    <w:p w14:paraId="478E219D" w14:textId="77777777" w:rsidR="009E4DBD" w:rsidRDefault="009E4DBD" w:rsidP="00FF4710">
      <w:pPr>
        <w:rPr>
          <w:rFonts w:ascii="Arial" w:hAnsi="Arial" w:cs="Arial"/>
          <w:sz w:val="22"/>
          <w:szCs w:val="22"/>
          <w:lang w:val="en-GB"/>
        </w:rPr>
      </w:pPr>
    </w:p>
    <w:p w14:paraId="1B7D1653" w14:textId="77777777" w:rsidR="009E4DBD" w:rsidRDefault="009E4DBD" w:rsidP="00FF4710">
      <w:pPr>
        <w:rPr>
          <w:rFonts w:ascii="Arial" w:hAnsi="Arial" w:cs="Arial"/>
          <w:sz w:val="22"/>
          <w:szCs w:val="22"/>
          <w:lang w:val="en-GB"/>
        </w:rPr>
      </w:pPr>
    </w:p>
    <w:p w14:paraId="0696B30B" w14:textId="77777777" w:rsidR="009E4DBD" w:rsidRDefault="009E4DBD" w:rsidP="00FF4710">
      <w:pPr>
        <w:rPr>
          <w:rFonts w:ascii="Arial" w:hAnsi="Arial" w:cs="Arial"/>
          <w:sz w:val="22"/>
          <w:szCs w:val="22"/>
          <w:lang w:val="en-GB"/>
        </w:rPr>
      </w:pPr>
    </w:p>
    <w:p w14:paraId="378E975B" w14:textId="77777777" w:rsidR="00A05E6D" w:rsidRDefault="00A05E6D" w:rsidP="00FF4710">
      <w:pPr>
        <w:rPr>
          <w:rFonts w:ascii="Arial" w:hAnsi="Arial" w:cs="Arial"/>
          <w:sz w:val="22"/>
          <w:szCs w:val="22"/>
          <w:lang w:val="en-GB"/>
        </w:rPr>
      </w:pPr>
    </w:p>
    <w:p w14:paraId="6C7B48B2" w14:textId="77777777" w:rsidR="00A05E6D" w:rsidRPr="00FF4710" w:rsidRDefault="00A05E6D" w:rsidP="00FF4710">
      <w:pPr>
        <w:rPr>
          <w:rFonts w:ascii="Arial" w:hAnsi="Arial" w:cs="Arial"/>
          <w:sz w:val="22"/>
          <w:szCs w:val="22"/>
          <w:lang w:val="en-GB"/>
        </w:rPr>
      </w:pPr>
    </w:p>
    <w:p w14:paraId="357668AE" w14:textId="77777777" w:rsidR="00FF4710" w:rsidRPr="00FF4710" w:rsidRDefault="00FF4710" w:rsidP="00FF4710">
      <w:pPr>
        <w:rPr>
          <w:rFonts w:ascii="Arial" w:hAnsi="Arial" w:cs="Arial"/>
          <w:sz w:val="22"/>
          <w:szCs w:val="22"/>
          <w:lang w:val="en-GB"/>
        </w:rPr>
      </w:pPr>
    </w:p>
    <w:p w14:paraId="1A9AAE75" w14:textId="77777777" w:rsidR="00FF4710" w:rsidRPr="00FF4710" w:rsidRDefault="00FF4710" w:rsidP="00FF4710">
      <w:pPr>
        <w:rPr>
          <w:rFonts w:ascii="Arial" w:hAnsi="Arial" w:cs="Arial"/>
          <w:sz w:val="22"/>
          <w:szCs w:val="22"/>
          <w:lang w:val="en-GB"/>
        </w:rPr>
      </w:pPr>
    </w:p>
    <w:p w14:paraId="24DB5D87" w14:textId="33F80099" w:rsidR="00033A1F" w:rsidRPr="00033A1F" w:rsidRDefault="00033A1F" w:rsidP="00033A1F">
      <w:pPr>
        <w:jc w:val="right"/>
        <w:rPr>
          <w:rFonts w:ascii="Arial" w:hAnsi="Arial" w:cs="Arial"/>
          <w:sz w:val="22"/>
          <w:szCs w:val="22"/>
        </w:rPr>
      </w:pPr>
      <w:r w:rsidRPr="00033A1F">
        <w:rPr>
          <w:rFonts w:ascii="Arial" w:hAnsi="Arial" w:cs="Arial"/>
          <w:sz w:val="22"/>
          <w:szCs w:val="22"/>
        </w:rPr>
        <w:t>Answer ___________________ N at ___________ ° to the vertical</w:t>
      </w:r>
    </w:p>
    <w:p w14:paraId="21A30584" w14:textId="77777777" w:rsidR="009E4DBD" w:rsidRPr="00FF4710" w:rsidRDefault="009E4DBD" w:rsidP="00FF4710">
      <w:pPr>
        <w:jc w:val="right"/>
        <w:rPr>
          <w:rFonts w:ascii="Arial" w:hAnsi="Arial" w:cs="Arial"/>
          <w:sz w:val="22"/>
          <w:szCs w:val="22"/>
          <w:lang w:val="en-GB"/>
        </w:rPr>
      </w:pPr>
    </w:p>
    <w:p w14:paraId="5E75E6B3" w14:textId="77777777" w:rsidR="00FF4710" w:rsidRPr="00FF4710" w:rsidRDefault="00FF4710" w:rsidP="00FF4710">
      <w:pPr>
        <w:jc w:val="right"/>
        <w:rPr>
          <w:rFonts w:ascii="Arial" w:hAnsi="Arial" w:cs="Arial"/>
          <w:sz w:val="22"/>
          <w:szCs w:val="22"/>
          <w:lang w:val="en-GB"/>
        </w:rPr>
      </w:pPr>
    </w:p>
    <w:p w14:paraId="305050D7" w14:textId="783B1969" w:rsidR="00FF4710" w:rsidRDefault="00FF4710" w:rsidP="004443CB">
      <w:pPr>
        <w:rPr>
          <w:rFonts w:ascii="Arial" w:hAnsi="Arial" w:cs="Arial"/>
          <w:sz w:val="22"/>
          <w:szCs w:val="22"/>
          <w:lang w:val="en-GB"/>
        </w:rPr>
      </w:pPr>
      <w:r w:rsidRPr="00FF4710">
        <w:rPr>
          <w:rFonts w:ascii="Arial" w:hAnsi="Arial" w:cs="Arial"/>
          <w:sz w:val="22"/>
          <w:szCs w:val="22"/>
          <w:lang w:val="en-GB"/>
        </w:rPr>
        <w:t>(c)</w:t>
      </w:r>
      <w:r w:rsidRPr="00FF4710">
        <w:rPr>
          <w:rFonts w:ascii="Arial" w:hAnsi="Arial" w:cs="Arial"/>
          <w:sz w:val="22"/>
          <w:szCs w:val="22"/>
          <w:lang w:val="en-GB"/>
        </w:rPr>
        <w:tab/>
        <w:t xml:space="preserve">The hanging basket is moved to a position closer to the wall. Describe the effect this would have </w:t>
      </w:r>
      <w:r w:rsidR="00A05E6D">
        <w:rPr>
          <w:rFonts w:ascii="Arial" w:hAnsi="Arial" w:cs="Arial"/>
          <w:sz w:val="22"/>
          <w:szCs w:val="22"/>
          <w:lang w:val="en-GB"/>
        </w:rPr>
        <w:tab/>
      </w:r>
      <w:r w:rsidRPr="00FF4710">
        <w:rPr>
          <w:rFonts w:ascii="Arial" w:hAnsi="Arial" w:cs="Arial"/>
          <w:sz w:val="22"/>
          <w:szCs w:val="22"/>
          <w:lang w:val="en-GB"/>
        </w:rPr>
        <w:t xml:space="preserve">on the force </w:t>
      </w:r>
      <w:r w:rsidR="00534695">
        <w:rPr>
          <w:rFonts w:ascii="Arial" w:hAnsi="Arial" w:cs="Arial"/>
          <w:sz w:val="22"/>
          <w:szCs w:val="22"/>
          <w:lang w:val="en-GB"/>
        </w:rPr>
        <w:t xml:space="preserve">(magnitude and angle to the vertical) </w:t>
      </w:r>
      <w:r w:rsidRPr="00FF4710">
        <w:rPr>
          <w:rFonts w:ascii="Arial" w:hAnsi="Arial" w:cs="Arial"/>
          <w:sz w:val="22"/>
          <w:szCs w:val="22"/>
          <w:lang w:val="en-GB"/>
        </w:rPr>
        <w:t xml:space="preserve">exerted by the bottom </w:t>
      </w:r>
      <w:r w:rsidR="00391A9E">
        <w:rPr>
          <w:rFonts w:ascii="Arial" w:hAnsi="Arial" w:cs="Arial"/>
          <w:sz w:val="22"/>
          <w:szCs w:val="22"/>
          <w:lang w:val="en-GB"/>
        </w:rPr>
        <w:t>pin</w:t>
      </w:r>
      <w:r w:rsidRPr="00FF4710">
        <w:rPr>
          <w:rFonts w:ascii="Arial" w:hAnsi="Arial" w:cs="Arial"/>
          <w:sz w:val="22"/>
          <w:szCs w:val="22"/>
          <w:lang w:val="en-GB"/>
        </w:rPr>
        <w:t xml:space="preserve">. Explain your </w:t>
      </w:r>
      <w:r w:rsidR="00534695">
        <w:rPr>
          <w:rFonts w:ascii="Arial" w:hAnsi="Arial" w:cs="Arial"/>
          <w:sz w:val="22"/>
          <w:szCs w:val="22"/>
          <w:lang w:val="en-GB"/>
        </w:rPr>
        <w:tab/>
      </w:r>
      <w:r w:rsidRPr="00FF4710">
        <w:rPr>
          <w:rFonts w:ascii="Arial" w:hAnsi="Arial" w:cs="Arial"/>
          <w:sz w:val="22"/>
          <w:szCs w:val="22"/>
          <w:lang w:val="en-GB"/>
        </w:rPr>
        <w:t xml:space="preserve">answer. </w:t>
      </w:r>
      <w:r w:rsidR="004443CB">
        <w:rPr>
          <w:rFonts w:ascii="Arial" w:hAnsi="Arial" w:cs="Arial"/>
          <w:sz w:val="22"/>
          <w:szCs w:val="22"/>
          <w:lang w:val="en-GB"/>
        </w:rPr>
        <w:tab/>
      </w:r>
      <w:r w:rsidR="004443CB">
        <w:rPr>
          <w:rFonts w:ascii="Arial" w:hAnsi="Arial" w:cs="Arial"/>
          <w:sz w:val="22"/>
          <w:szCs w:val="22"/>
          <w:lang w:val="en-GB"/>
        </w:rPr>
        <w:tab/>
      </w:r>
      <w:r w:rsidR="004443CB">
        <w:rPr>
          <w:rFonts w:ascii="Arial" w:hAnsi="Arial" w:cs="Arial"/>
          <w:sz w:val="22"/>
          <w:szCs w:val="22"/>
          <w:lang w:val="en-GB"/>
        </w:rPr>
        <w:tab/>
      </w:r>
      <w:r w:rsidR="004443CB">
        <w:rPr>
          <w:rFonts w:ascii="Arial" w:hAnsi="Arial" w:cs="Arial"/>
          <w:sz w:val="22"/>
          <w:szCs w:val="22"/>
          <w:lang w:val="en-GB"/>
        </w:rPr>
        <w:tab/>
      </w:r>
      <w:r w:rsidR="004443CB">
        <w:rPr>
          <w:rFonts w:ascii="Arial" w:hAnsi="Arial" w:cs="Arial"/>
          <w:sz w:val="22"/>
          <w:szCs w:val="22"/>
          <w:lang w:val="en-GB"/>
        </w:rPr>
        <w:tab/>
      </w:r>
      <w:r w:rsidR="004443CB">
        <w:rPr>
          <w:rFonts w:ascii="Arial" w:hAnsi="Arial" w:cs="Arial"/>
          <w:sz w:val="22"/>
          <w:szCs w:val="22"/>
          <w:lang w:val="en-GB"/>
        </w:rPr>
        <w:tab/>
      </w:r>
      <w:r w:rsidR="004443CB">
        <w:rPr>
          <w:rFonts w:ascii="Arial" w:hAnsi="Arial" w:cs="Arial"/>
          <w:sz w:val="22"/>
          <w:szCs w:val="22"/>
          <w:lang w:val="en-GB"/>
        </w:rPr>
        <w:tab/>
      </w:r>
      <w:r w:rsidR="004443CB">
        <w:rPr>
          <w:rFonts w:ascii="Arial" w:hAnsi="Arial" w:cs="Arial"/>
          <w:sz w:val="22"/>
          <w:szCs w:val="22"/>
          <w:lang w:val="en-GB"/>
        </w:rPr>
        <w:tab/>
      </w:r>
      <w:r w:rsidR="004443CB">
        <w:rPr>
          <w:rFonts w:ascii="Arial" w:hAnsi="Arial" w:cs="Arial"/>
          <w:sz w:val="22"/>
          <w:szCs w:val="22"/>
          <w:lang w:val="en-GB"/>
        </w:rPr>
        <w:tab/>
      </w:r>
      <w:r w:rsidR="004443CB">
        <w:rPr>
          <w:rFonts w:ascii="Arial" w:hAnsi="Arial" w:cs="Arial"/>
          <w:sz w:val="22"/>
          <w:szCs w:val="22"/>
          <w:lang w:val="en-GB"/>
        </w:rPr>
        <w:tab/>
        <w:t xml:space="preserve">          </w:t>
      </w:r>
      <w:r w:rsidRPr="00FF4710">
        <w:rPr>
          <w:rFonts w:ascii="Arial" w:hAnsi="Arial" w:cs="Arial"/>
          <w:sz w:val="22"/>
          <w:szCs w:val="22"/>
          <w:lang w:val="en-GB"/>
        </w:rPr>
        <w:t>(4</w:t>
      </w:r>
      <w:r w:rsidR="004443CB">
        <w:rPr>
          <w:rFonts w:ascii="Arial" w:hAnsi="Arial" w:cs="Arial"/>
          <w:sz w:val="22"/>
          <w:szCs w:val="22"/>
          <w:lang w:val="en-GB"/>
        </w:rPr>
        <w:t xml:space="preserve"> marks</w:t>
      </w:r>
      <w:r w:rsidRPr="00FF4710">
        <w:rPr>
          <w:rFonts w:ascii="Arial" w:hAnsi="Arial" w:cs="Arial"/>
          <w:sz w:val="22"/>
          <w:szCs w:val="22"/>
          <w:lang w:val="en-GB"/>
        </w:rPr>
        <w:t>)</w:t>
      </w:r>
    </w:p>
    <w:p w14:paraId="1B2BF336" w14:textId="77777777" w:rsidR="00A05E6D" w:rsidRPr="00FF4710" w:rsidRDefault="00A05E6D" w:rsidP="00FF4710">
      <w:pPr>
        <w:jc w:val="right"/>
        <w:rPr>
          <w:rFonts w:ascii="Arial" w:hAnsi="Arial" w:cs="Arial"/>
          <w:sz w:val="22"/>
          <w:szCs w:val="22"/>
          <w:lang w:val="en-GB"/>
        </w:rPr>
      </w:pPr>
    </w:p>
    <w:p w14:paraId="143A1E5A" w14:textId="2B6BF2DC" w:rsidR="00FF4710" w:rsidRPr="00FF4710" w:rsidRDefault="00FF4710" w:rsidP="00FF4710">
      <w:pPr>
        <w:spacing w:line="480" w:lineRule="auto"/>
        <w:rPr>
          <w:rFonts w:ascii="Arial" w:hAnsi="Arial" w:cs="Arial"/>
          <w:sz w:val="22"/>
          <w:szCs w:val="22"/>
          <w:lang w:val="en-GB"/>
        </w:rPr>
      </w:pPr>
      <w:r w:rsidRPr="00FF4710">
        <w:rPr>
          <w:rFonts w:ascii="Arial" w:hAnsi="Arial" w:cs="Arial"/>
          <w:sz w:val="22"/>
          <w:szCs w:val="22"/>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05E6D">
        <w:rPr>
          <w:rFonts w:ascii="Arial" w:hAnsi="Arial" w:cs="Arial"/>
          <w:sz w:val="22"/>
          <w:szCs w:val="22"/>
          <w:lang w:val="en-GB"/>
        </w:rPr>
        <w:t>_______________________________________________________________________________________________________________________________________________</w:t>
      </w:r>
    </w:p>
    <w:p w14:paraId="1B5FFE31" w14:textId="77777777" w:rsidR="00FF4710" w:rsidRDefault="00FF4710" w:rsidP="00FF4710">
      <w:pPr>
        <w:spacing w:after="160" w:line="259" w:lineRule="auto"/>
        <w:rPr>
          <w:rFonts w:ascii="Arial" w:hAnsi="Arial" w:cs="Arial"/>
          <w:b/>
          <w:sz w:val="22"/>
          <w:szCs w:val="22"/>
        </w:rPr>
      </w:pPr>
    </w:p>
    <w:bookmarkEnd w:id="6"/>
    <w:p w14:paraId="5B467DD5" w14:textId="3A563C3B" w:rsidR="003F3A8B" w:rsidRDefault="003F3A8B" w:rsidP="003F3A8B">
      <w:pPr>
        <w:rPr>
          <w:rFonts w:ascii="Arial" w:hAnsi="Arial" w:cs="Arial"/>
          <w:b/>
          <w:sz w:val="22"/>
          <w:szCs w:val="22"/>
        </w:rPr>
      </w:pPr>
    </w:p>
    <w:p w14:paraId="305549A4" w14:textId="77777777" w:rsidR="007B1228" w:rsidRPr="007B1228" w:rsidRDefault="007B1228" w:rsidP="007B1228">
      <w:pPr>
        <w:pStyle w:val="ListParagraph"/>
        <w:jc w:val="right"/>
        <w:rPr>
          <w:rFonts w:ascii="Arial" w:hAnsi="Arial" w:cs="Arial"/>
          <w:sz w:val="22"/>
          <w:szCs w:val="22"/>
          <w:lang w:val="en-GB"/>
        </w:rPr>
      </w:pPr>
    </w:p>
    <w:p w14:paraId="7CEAC55C" w14:textId="77777777" w:rsidR="007B1228" w:rsidRPr="007B1228" w:rsidRDefault="007B1228" w:rsidP="007B1228">
      <w:pPr>
        <w:pStyle w:val="ListParagraph"/>
        <w:jc w:val="right"/>
        <w:rPr>
          <w:rFonts w:ascii="Arial" w:hAnsi="Arial" w:cs="Arial"/>
          <w:sz w:val="22"/>
          <w:szCs w:val="22"/>
          <w:lang w:val="en-GB"/>
        </w:rPr>
      </w:pPr>
    </w:p>
    <w:p w14:paraId="12BA8CDA" w14:textId="77777777" w:rsidR="00073EF4" w:rsidRDefault="00073EF4">
      <w:pPr>
        <w:spacing w:after="160" w:line="259" w:lineRule="auto"/>
        <w:rPr>
          <w:rFonts w:ascii="Arial" w:hAnsi="Arial" w:cs="Arial"/>
          <w:sz w:val="22"/>
          <w:szCs w:val="22"/>
          <w:lang w:val="en-GB"/>
        </w:rPr>
      </w:pPr>
      <w:r>
        <w:rPr>
          <w:rFonts w:ascii="Arial" w:hAnsi="Arial" w:cs="Arial"/>
          <w:sz w:val="22"/>
          <w:szCs w:val="22"/>
          <w:lang w:val="en-GB"/>
        </w:rPr>
        <w:br w:type="page"/>
      </w:r>
    </w:p>
    <w:p w14:paraId="40378721" w14:textId="099FC325" w:rsidR="00F4702B" w:rsidRDefault="00F4702B" w:rsidP="00F4702B">
      <w:pPr>
        <w:rPr>
          <w:rFonts w:ascii="Arial" w:hAnsi="Arial" w:cs="Arial"/>
          <w:b/>
          <w:sz w:val="22"/>
          <w:szCs w:val="22"/>
        </w:rPr>
      </w:pPr>
      <w:r w:rsidRPr="0079189C">
        <w:rPr>
          <w:rFonts w:ascii="Arial" w:hAnsi="Arial" w:cs="Arial"/>
          <w:b/>
          <w:sz w:val="22"/>
          <w:szCs w:val="22"/>
        </w:rPr>
        <w:lastRenderedPageBreak/>
        <w:t xml:space="preserve">Question </w:t>
      </w:r>
      <w:r>
        <w:rPr>
          <w:rFonts w:ascii="Arial" w:hAnsi="Arial" w:cs="Arial"/>
          <w:b/>
          <w:sz w:val="22"/>
          <w:szCs w:val="22"/>
        </w:rPr>
        <w:t>1</w:t>
      </w:r>
      <w:r w:rsidR="00974384">
        <w:rPr>
          <w:rFonts w:ascii="Arial" w:hAnsi="Arial" w:cs="Arial"/>
          <w:b/>
          <w:sz w:val="22"/>
          <w:szCs w:val="22"/>
        </w:rPr>
        <w:t>3</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8D1D42">
        <w:rPr>
          <w:rFonts w:ascii="Arial" w:hAnsi="Arial" w:cs="Arial"/>
          <w:b/>
          <w:sz w:val="22"/>
          <w:szCs w:val="22"/>
        </w:rPr>
        <w:t xml:space="preserve">    </w:t>
      </w:r>
      <w:proofErr w:type="gramStart"/>
      <w:r w:rsidR="008D1D42">
        <w:rPr>
          <w:rFonts w:ascii="Arial" w:hAnsi="Arial" w:cs="Arial"/>
          <w:b/>
          <w:sz w:val="22"/>
          <w:szCs w:val="22"/>
        </w:rPr>
        <w:t xml:space="preserve">   </w:t>
      </w:r>
      <w:r>
        <w:rPr>
          <w:rFonts w:ascii="Arial" w:hAnsi="Arial" w:cs="Arial"/>
          <w:b/>
          <w:sz w:val="22"/>
          <w:szCs w:val="22"/>
        </w:rPr>
        <w:t>(</w:t>
      </w:r>
      <w:proofErr w:type="gramEnd"/>
      <w:r>
        <w:rPr>
          <w:rFonts w:ascii="Arial" w:hAnsi="Arial" w:cs="Arial"/>
          <w:b/>
          <w:sz w:val="22"/>
          <w:szCs w:val="22"/>
        </w:rPr>
        <w:t>1</w:t>
      </w:r>
      <w:r w:rsidR="007350A1">
        <w:rPr>
          <w:rFonts w:ascii="Arial" w:hAnsi="Arial" w:cs="Arial"/>
          <w:b/>
          <w:sz w:val="22"/>
          <w:szCs w:val="22"/>
        </w:rPr>
        <w:t>9</w:t>
      </w:r>
      <w:r>
        <w:rPr>
          <w:rFonts w:ascii="Arial" w:hAnsi="Arial" w:cs="Arial"/>
          <w:b/>
          <w:sz w:val="22"/>
          <w:szCs w:val="22"/>
        </w:rPr>
        <w:t xml:space="preserve"> marks)</w:t>
      </w:r>
    </w:p>
    <w:p w14:paraId="2803E1E5" w14:textId="37FDE928" w:rsidR="00F4702B" w:rsidRDefault="00F4702B" w:rsidP="00F4702B">
      <w:pPr>
        <w:rPr>
          <w:rFonts w:ascii="Arial" w:hAnsi="Arial" w:cs="Arial"/>
          <w:b/>
          <w:sz w:val="22"/>
          <w:szCs w:val="22"/>
        </w:rPr>
      </w:pPr>
    </w:p>
    <w:p w14:paraId="51109F51" w14:textId="77777777" w:rsidR="0084524D" w:rsidRPr="0084524D" w:rsidRDefault="0084524D" w:rsidP="0084524D">
      <w:pPr>
        <w:rPr>
          <w:rFonts w:ascii="Arial" w:hAnsi="Arial" w:cs="Arial"/>
          <w:sz w:val="22"/>
          <w:szCs w:val="22"/>
          <w:lang w:val="en-GB"/>
        </w:rPr>
      </w:pPr>
      <w:r w:rsidRPr="0084524D">
        <w:rPr>
          <w:rFonts w:ascii="Arial" w:hAnsi="Arial" w:cs="Arial"/>
          <w:sz w:val="22"/>
          <w:szCs w:val="22"/>
          <w:lang w:val="en-GB"/>
        </w:rPr>
        <w:t>A group of students perform an investigation to acquire some data which will enable them to determine an experimental value for the mass of the Earth.</w:t>
      </w:r>
    </w:p>
    <w:p w14:paraId="075D745F" w14:textId="77777777" w:rsidR="0084524D" w:rsidRPr="0084524D" w:rsidRDefault="0084524D" w:rsidP="0084524D">
      <w:pPr>
        <w:rPr>
          <w:rFonts w:ascii="Arial" w:hAnsi="Arial" w:cs="Arial"/>
          <w:sz w:val="22"/>
          <w:szCs w:val="22"/>
          <w:lang w:val="en-GB"/>
        </w:rPr>
      </w:pPr>
    </w:p>
    <w:p w14:paraId="05BCB99A" w14:textId="29B45CEB" w:rsidR="0084524D" w:rsidRPr="0084524D" w:rsidRDefault="0084524D" w:rsidP="0084524D">
      <w:pPr>
        <w:rPr>
          <w:rFonts w:ascii="Arial" w:hAnsi="Arial" w:cs="Arial"/>
          <w:sz w:val="22"/>
          <w:szCs w:val="22"/>
          <w:lang w:val="en-GB"/>
        </w:rPr>
      </w:pPr>
      <w:r w:rsidRPr="0084524D">
        <w:rPr>
          <w:rFonts w:ascii="Arial" w:hAnsi="Arial" w:cs="Arial"/>
          <w:sz w:val="22"/>
          <w:szCs w:val="22"/>
          <w:lang w:val="en-GB"/>
        </w:rPr>
        <w:t xml:space="preserve">They use a conical pendulum consisting of a rubber stopper tied to a length of string which is rotated in a horizontal circular path of known radius (r). </w:t>
      </w:r>
    </w:p>
    <w:p w14:paraId="4881EB2C" w14:textId="77777777" w:rsidR="0084524D" w:rsidRPr="0084524D" w:rsidRDefault="0084524D" w:rsidP="0084524D">
      <w:pPr>
        <w:rPr>
          <w:rFonts w:ascii="Arial" w:hAnsi="Arial" w:cs="Arial"/>
          <w:sz w:val="22"/>
          <w:szCs w:val="22"/>
          <w:lang w:val="en-GB"/>
        </w:rPr>
      </w:pPr>
    </w:p>
    <w:p w14:paraId="3428EDE3" w14:textId="2746218D" w:rsidR="0084524D" w:rsidRPr="0084524D" w:rsidRDefault="0084524D" w:rsidP="0084524D">
      <w:pPr>
        <w:rPr>
          <w:rFonts w:ascii="Arial" w:hAnsi="Arial" w:cs="Arial"/>
          <w:sz w:val="22"/>
          <w:szCs w:val="22"/>
          <w:lang w:val="en-GB"/>
        </w:rPr>
      </w:pPr>
      <w:r w:rsidRPr="0084524D">
        <w:rPr>
          <w:rFonts w:ascii="Arial" w:hAnsi="Arial" w:cs="Arial"/>
          <w:sz w:val="22"/>
          <w:szCs w:val="22"/>
          <w:lang w:val="en-GB"/>
        </w:rPr>
        <w:t>They know the tension (F</w:t>
      </w:r>
      <w:r w:rsidRPr="0084524D">
        <w:rPr>
          <w:rFonts w:ascii="Arial" w:hAnsi="Arial" w:cs="Arial"/>
          <w:sz w:val="22"/>
          <w:szCs w:val="22"/>
          <w:vertAlign w:val="subscript"/>
          <w:lang w:val="en-GB"/>
        </w:rPr>
        <w:t>T</w:t>
      </w:r>
      <w:r w:rsidRPr="0084524D">
        <w:rPr>
          <w:rFonts w:ascii="Arial" w:hAnsi="Arial" w:cs="Arial"/>
          <w:sz w:val="22"/>
          <w:szCs w:val="22"/>
          <w:lang w:val="en-GB"/>
        </w:rPr>
        <w:t>) in the string consists of two (2) components:</w:t>
      </w:r>
    </w:p>
    <w:p w14:paraId="04A4FC3F" w14:textId="77777777" w:rsidR="0084524D" w:rsidRPr="0084524D" w:rsidRDefault="0084524D" w:rsidP="0084524D">
      <w:pPr>
        <w:rPr>
          <w:rFonts w:ascii="Arial" w:hAnsi="Arial" w:cs="Arial"/>
          <w:sz w:val="22"/>
          <w:szCs w:val="22"/>
          <w:lang w:val="en-GB"/>
        </w:rPr>
      </w:pPr>
    </w:p>
    <w:p w14:paraId="213AE5FF" w14:textId="77777777" w:rsidR="0084524D" w:rsidRPr="0084524D" w:rsidRDefault="0084524D">
      <w:pPr>
        <w:pStyle w:val="ListParagraph"/>
        <w:numPr>
          <w:ilvl w:val="0"/>
          <w:numId w:val="3"/>
        </w:numPr>
        <w:spacing w:after="160" w:line="259" w:lineRule="auto"/>
        <w:rPr>
          <w:rFonts w:ascii="Arial" w:hAnsi="Arial" w:cs="Arial"/>
          <w:sz w:val="22"/>
          <w:szCs w:val="22"/>
          <w:lang w:val="en-GB"/>
        </w:rPr>
      </w:pPr>
      <w:r w:rsidRPr="0084524D">
        <w:rPr>
          <w:rFonts w:ascii="Arial" w:hAnsi="Arial" w:cs="Arial"/>
          <w:sz w:val="22"/>
          <w:szCs w:val="22"/>
          <w:lang w:val="en-GB"/>
        </w:rPr>
        <w:t>The vertical component which will be equal to the weight of the pendulum - or the gravitational force of attraction (</w:t>
      </w:r>
      <w:proofErr w:type="spellStart"/>
      <w:r w:rsidRPr="0084524D">
        <w:rPr>
          <w:rFonts w:ascii="Arial" w:hAnsi="Arial" w:cs="Arial"/>
          <w:sz w:val="22"/>
          <w:szCs w:val="22"/>
          <w:lang w:val="en-GB"/>
        </w:rPr>
        <w:t>F</w:t>
      </w:r>
      <w:r w:rsidRPr="0084524D">
        <w:rPr>
          <w:rFonts w:ascii="Arial" w:hAnsi="Arial" w:cs="Arial"/>
          <w:sz w:val="22"/>
          <w:szCs w:val="22"/>
          <w:vertAlign w:val="subscript"/>
          <w:lang w:val="en-GB"/>
        </w:rPr>
        <w:t>g</w:t>
      </w:r>
      <w:proofErr w:type="spellEnd"/>
      <w:r w:rsidRPr="0084524D">
        <w:rPr>
          <w:rFonts w:ascii="Arial" w:hAnsi="Arial" w:cs="Arial"/>
          <w:sz w:val="22"/>
          <w:szCs w:val="22"/>
          <w:lang w:val="en-GB"/>
        </w:rPr>
        <w:t>) between the pendulum and the Earth.</w:t>
      </w:r>
    </w:p>
    <w:p w14:paraId="6B963AE1" w14:textId="77777777" w:rsidR="0084524D" w:rsidRPr="0084524D" w:rsidRDefault="0084524D">
      <w:pPr>
        <w:pStyle w:val="ListParagraph"/>
        <w:numPr>
          <w:ilvl w:val="0"/>
          <w:numId w:val="3"/>
        </w:numPr>
        <w:spacing w:after="160" w:line="259" w:lineRule="auto"/>
        <w:rPr>
          <w:rFonts w:ascii="Arial" w:hAnsi="Arial" w:cs="Arial"/>
          <w:sz w:val="22"/>
          <w:szCs w:val="22"/>
          <w:lang w:val="en-GB"/>
        </w:rPr>
      </w:pPr>
      <w:r w:rsidRPr="0084524D">
        <w:rPr>
          <w:rFonts w:ascii="Arial" w:hAnsi="Arial" w:cs="Arial"/>
          <w:sz w:val="22"/>
          <w:szCs w:val="22"/>
          <w:lang w:val="en-GB"/>
        </w:rPr>
        <w:t>The horizontal component which will be equal to the net force acting on the pendulum. This is the centripetal force (F</w:t>
      </w:r>
      <w:r w:rsidRPr="0084524D">
        <w:rPr>
          <w:rFonts w:ascii="Arial" w:hAnsi="Arial" w:cs="Arial"/>
          <w:sz w:val="22"/>
          <w:szCs w:val="22"/>
          <w:vertAlign w:val="subscript"/>
          <w:lang w:val="en-GB"/>
        </w:rPr>
        <w:t>C</w:t>
      </w:r>
      <w:r w:rsidRPr="0084524D">
        <w:rPr>
          <w:rFonts w:ascii="Arial" w:hAnsi="Arial" w:cs="Arial"/>
          <w:sz w:val="22"/>
          <w:szCs w:val="22"/>
          <w:lang w:val="en-GB"/>
        </w:rPr>
        <w:t xml:space="preserve">) acting on the pendulum. </w:t>
      </w:r>
    </w:p>
    <w:p w14:paraId="7D5DC25F" w14:textId="77777777" w:rsidR="0084524D" w:rsidRPr="0084524D" w:rsidRDefault="0084524D" w:rsidP="0084524D">
      <w:pPr>
        <w:rPr>
          <w:rFonts w:ascii="Arial" w:hAnsi="Arial" w:cs="Arial"/>
          <w:sz w:val="22"/>
          <w:szCs w:val="22"/>
          <w:lang w:val="en-GB"/>
        </w:rPr>
      </w:pPr>
      <w:r w:rsidRPr="0084524D">
        <w:rPr>
          <w:rFonts w:ascii="Arial" w:hAnsi="Arial" w:cs="Arial"/>
          <w:sz w:val="22"/>
          <w:szCs w:val="22"/>
          <w:lang w:val="en-GB"/>
        </w:rPr>
        <w:t xml:space="preserve">The above information is summarised in the vector diagram below. </w:t>
      </w:r>
    </w:p>
    <w:p w14:paraId="10F6A170" w14:textId="77777777" w:rsidR="0084524D" w:rsidRDefault="0084524D" w:rsidP="0084524D">
      <w:pPr>
        <w:rPr>
          <w:rFonts w:ascii="Arial" w:hAnsi="Arial" w:cs="Arial"/>
          <w:lang w:val="en-GB"/>
        </w:rPr>
      </w:pPr>
      <w:r>
        <w:rPr>
          <w:rFonts w:ascii="Arial" w:hAnsi="Arial" w:cs="Arial"/>
          <w:noProof/>
          <w:lang w:val="en-GB"/>
        </w:rPr>
        <mc:AlternateContent>
          <mc:Choice Requires="wps">
            <w:drawing>
              <wp:anchor distT="0" distB="0" distL="114300" distR="114300" simplePos="0" relativeHeight="252683264" behindDoc="1" locked="0" layoutInCell="1" allowOverlap="1" wp14:anchorId="7F504DC4" wp14:editId="46C447EC">
                <wp:simplePos x="0" y="0"/>
                <wp:positionH relativeFrom="column">
                  <wp:posOffset>2331085</wp:posOffset>
                </wp:positionH>
                <wp:positionV relativeFrom="paragraph">
                  <wp:posOffset>1968500</wp:posOffset>
                </wp:positionV>
                <wp:extent cx="914400" cy="247650"/>
                <wp:effectExtent l="0" t="0" r="0" b="0"/>
                <wp:wrapNone/>
                <wp:docPr id="935909672" name="Text Box 4"/>
                <wp:cNvGraphicFramePr/>
                <a:graphic xmlns:a="http://schemas.openxmlformats.org/drawingml/2006/main">
                  <a:graphicData uri="http://schemas.microsoft.com/office/word/2010/wordprocessingShape">
                    <wps:wsp>
                      <wps:cNvSpPr txBox="1"/>
                      <wps:spPr>
                        <a:xfrm>
                          <a:off x="0" y="0"/>
                          <a:ext cx="914400" cy="247650"/>
                        </a:xfrm>
                        <a:prstGeom prst="rect">
                          <a:avLst/>
                        </a:prstGeom>
                        <a:solidFill>
                          <a:schemeClr val="lt1"/>
                        </a:solidFill>
                        <a:ln w="6350">
                          <a:noFill/>
                        </a:ln>
                      </wps:spPr>
                      <wps:txbx>
                        <w:txbxContent>
                          <w:p w14:paraId="3E77A58E" w14:textId="77777777" w:rsidR="0084524D" w:rsidRPr="008F52A6" w:rsidRDefault="0084524D" w:rsidP="0084524D">
                            <w:pPr>
                              <w:rPr>
                                <w:rFonts w:ascii="Arial" w:hAnsi="Arial" w:cs="Arial"/>
                                <w:lang w:val="en-GB"/>
                              </w:rPr>
                            </w:pPr>
                            <w:r>
                              <w:rPr>
                                <w:rFonts w:ascii="Arial" w:hAnsi="Arial" w:cs="Arial"/>
                                <w:lang w:val="en-GB"/>
                              </w:rPr>
                              <w:t>F</w:t>
                            </w:r>
                            <w:r>
                              <w:rPr>
                                <w:rFonts w:ascii="Arial" w:hAnsi="Arial" w:cs="Arial"/>
                                <w:vertAlign w:val="subscript"/>
                                <w:lang w:val="en-GB"/>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04DC4" id="_x0000_s1055" type="#_x0000_t202" style="position:absolute;margin-left:183.55pt;margin-top:155pt;width:1in;height:19.5pt;z-index:-2506332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" fillcolor="white [3201]" stroked="f" strokeweight=".5pt">
                <v:textbox>
                  <w:txbxContent>
                    <w:p w14:paraId="3E77A58E" w14:textId="77777777" w:rsidR="0084524D" w:rsidRPr="008F52A6" w:rsidRDefault="0084524D" w:rsidP="0084524D">
                      <w:pPr>
                        <w:rPr>
                          <w:rFonts w:ascii="Arial" w:hAnsi="Arial" w:cs="Arial"/>
                          <w:lang w:val="en-GB"/>
                        </w:rPr>
                      </w:pPr>
                      <w:r>
                        <w:rPr>
                          <w:rFonts w:ascii="Arial" w:hAnsi="Arial" w:cs="Arial"/>
                          <w:lang w:val="en-GB"/>
                        </w:rPr>
                        <w:t>F</w:t>
                      </w:r>
                      <w:r>
                        <w:rPr>
                          <w:rFonts w:ascii="Arial" w:hAnsi="Arial" w:cs="Arial"/>
                          <w:vertAlign w:val="subscript"/>
                          <w:lang w:val="en-GB"/>
                        </w:rPr>
                        <w:t>c</w:t>
                      </w:r>
                    </w:p>
                  </w:txbxContent>
                </v:textbox>
              </v:shape>
            </w:pict>
          </mc:Fallback>
        </mc:AlternateContent>
      </w:r>
      <w:r>
        <w:rPr>
          <w:rFonts w:ascii="Arial" w:hAnsi="Arial" w:cs="Arial"/>
          <w:noProof/>
          <w:lang w:val="en-GB"/>
        </w:rPr>
        <mc:AlternateContent>
          <mc:Choice Requires="wps">
            <w:drawing>
              <wp:anchor distT="0" distB="0" distL="114300" distR="114300" simplePos="0" relativeHeight="252684288" behindDoc="1" locked="0" layoutInCell="1" allowOverlap="1" wp14:anchorId="7307FBFA" wp14:editId="145A9E75">
                <wp:simplePos x="0" y="0"/>
                <wp:positionH relativeFrom="column">
                  <wp:posOffset>2826385</wp:posOffset>
                </wp:positionH>
                <wp:positionV relativeFrom="paragraph">
                  <wp:posOffset>400050</wp:posOffset>
                </wp:positionV>
                <wp:extent cx="914400" cy="247650"/>
                <wp:effectExtent l="0" t="0" r="0" b="0"/>
                <wp:wrapNone/>
                <wp:docPr id="982492589" name="Text Box 4"/>
                <wp:cNvGraphicFramePr/>
                <a:graphic xmlns:a="http://schemas.openxmlformats.org/drawingml/2006/main">
                  <a:graphicData uri="http://schemas.microsoft.com/office/word/2010/wordprocessingShape">
                    <wps:wsp>
                      <wps:cNvSpPr txBox="1"/>
                      <wps:spPr>
                        <a:xfrm>
                          <a:off x="0" y="0"/>
                          <a:ext cx="914400" cy="247650"/>
                        </a:xfrm>
                        <a:prstGeom prst="rect">
                          <a:avLst/>
                        </a:prstGeom>
                        <a:solidFill>
                          <a:schemeClr val="lt1"/>
                        </a:solidFill>
                        <a:ln w="6350">
                          <a:noFill/>
                        </a:ln>
                      </wps:spPr>
                      <wps:txbx>
                        <w:txbxContent>
                          <w:p w14:paraId="0F171174" w14:textId="77777777" w:rsidR="0084524D" w:rsidRPr="008F52A6" w:rsidRDefault="0084524D" w:rsidP="0084524D">
                            <w:pPr>
                              <w:rPr>
                                <w:rFonts w:ascii="Arial" w:hAnsi="Arial" w:cs="Arial"/>
                                <w:lang w:val="en-GB"/>
                              </w:rPr>
                            </w:pPr>
                            <w:r>
                              <w:rPr>
                                <w:rFonts w:ascii="Arial" w:hAnsi="Arial" w:cs="Arial"/>
                                <w:lang w:val="en-GB"/>
                              </w:rPr>
                              <w:t>θ</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07FBFA" id="_x0000_s1056" type="#_x0000_t202" style="position:absolute;margin-left:222.55pt;margin-top:31.5pt;width:1in;height:19.5pt;z-index:-2506321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" fillcolor="white [3201]" stroked="f" strokeweight=".5pt">
                <v:textbox>
                  <w:txbxContent>
                    <w:p w14:paraId="0F171174" w14:textId="77777777" w:rsidR="0084524D" w:rsidRPr="008F52A6" w:rsidRDefault="0084524D" w:rsidP="0084524D">
                      <w:pPr>
                        <w:rPr>
                          <w:rFonts w:ascii="Arial" w:hAnsi="Arial" w:cs="Arial"/>
                          <w:lang w:val="en-GB"/>
                        </w:rPr>
                      </w:pPr>
                      <w:r>
                        <w:rPr>
                          <w:rFonts w:ascii="Arial" w:hAnsi="Arial" w:cs="Arial"/>
                          <w:lang w:val="en-GB"/>
                        </w:rPr>
                        <w:t>θ</w:t>
                      </w:r>
                    </w:p>
                  </w:txbxContent>
                </v:textbox>
              </v:shape>
            </w:pict>
          </mc:Fallback>
        </mc:AlternateContent>
      </w:r>
      <w:r>
        <w:rPr>
          <w:rFonts w:ascii="Arial" w:hAnsi="Arial" w:cs="Arial"/>
          <w:noProof/>
          <w:lang w:val="en-GB"/>
        </w:rPr>
        <mc:AlternateContent>
          <mc:Choice Requires="wps">
            <w:drawing>
              <wp:anchor distT="0" distB="0" distL="114300" distR="114300" simplePos="0" relativeHeight="252682240" behindDoc="1" locked="0" layoutInCell="1" allowOverlap="1" wp14:anchorId="737DB30F" wp14:editId="384B4E5F">
                <wp:simplePos x="0" y="0"/>
                <wp:positionH relativeFrom="column">
                  <wp:posOffset>3099435</wp:posOffset>
                </wp:positionH>
                <wp:positionV relativeFrom="paragraph">
                  <wp:posOffset>977900</wp:posOffset>
                </wp:positionV>
                <wp:extent cx="914400" cy="247650"/>
                <wp:effectExtent l="0" t="0" r="0" b="0"/>
                <wp:wrapNone/>
                <wp:docPr id="73208637" name="Text Box 4"/>
                <wp:cNvGraphicFramePr/>
                <a:graphic xmlns:a="http://schemas.openxmlformats.org/drawingml/2006/main">
                  <a:graphicData uri="http://schemas.microsoft.com/office/word/2010/wordprocessingShape">
                    <wps:wsp>
                      <wps:cNvSpPr txBox="1"/>
                      <wps:spPr>
                        <a:xfrm>
                          <a:off x="0" y="0"/>
                          <a:ext cx="914400" cy="247650"/>
                        </a:xfrm>
                        <a:prstGeom prst="rect">
                          <a:avLst/>
                        </a:prstGeom>
                        <a:solidFill>
                          <a:schemeClr val="lt1"/>
                        </a:solidFill>
                        <a:ln w="6350">
                          <a:noFill/>
                        </a:ln>
                      </wps:spPr>
                      <wps:txbx>
                        <w:txbxContent>
                          <w:p w14:paraId="030552F4" w14:textId="77777777" w:rsidR="0084524D" w:rsidRPr="008F52A6" w:rsidRDefault="0084524D" w:rsidP="0084524D">
                            <w:pPr>
                              <w:rPr>
                                <w:rFonts w:ascii="Arial" w:hAnsi="Arial" w:cs="Arial"/>
                                <w:lang w:val="en-GB"/>
                              </w:rPr>
                            </w:pPr>
                            <w:proofErr w:type="spellStart"/>
                            <w:r>
                              <w:rPr>
                                <w:rFonts w:ascii="Arial" w:hAnsi="Arial" w:cs="Arial"/>
                                <w:lang w:val="en-GB"/>
                              </w:rPr>
                              <w:t>F</w:t>
                            </w:r>
                            <w:r w:rsidRPr="00766E3F">
                              <w:rPr>
                                <w:rFonts w:ascii="Arial" w:hAnsi="Arial" w:cs="Arial"/>
                                <w:vertAlign w:val="subscript"/>
                                <w:lang w:val="en-GB"/>
                              </w:rPr>
                              <w:t>g</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7DB30F" id="_x0000_s1057" type="#_x0000_t202" style="position:absolute;margin-left:244.05pt;margin-top:77pt;width:1in;height:19.5pt;z-index:-2506342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" fillcolor="white [3201]" stroked="f" strokeweight=".5pt">
                <v:textbox>
                  <w:txbxContent>
                    <w:p w14:paraId="030552F4" w14:textId="77777777" w:rsidR="0084524D" w:rsidRPr="008F52A6" w:rsidRDefault="0084524D" w:rsidP="0084524D">
                      <w:pPr>
                        <w:rPr>
                          <w:rFonts w:ascii="Arial" w:hAnsi="Arial" w:cs="Arial"/>
                          <w:lang w:val="en-GB"/>
                        </w:rPr>
                      </w:pPr>
                      <w:proofErr w:type="spellStart"/>
                      <w:r>
                        <w:rPr>
                          <w:rFonts w:ascii="Arial" w:hAnsi="Arial" w:cs="Arial"/>
                          <w:lang w:val="en-GB"/>
                        </w:rPr>
                        <w:t>F</w:t>
                      </w:r>
                      <w:r w:rsidRPr="00766E3F">
                        <w:rPr>
                          <w:rFonts w:ascii="Arial" w:hAnsi="Arial" w:cs="Arial"/>
                          <w:vertAlign w:val="subscript"/>
                          <w:lang w:val="en-GB"/>
                        </w:rPr>
                        <w:t>g</w:t>
                      </w:r>
                      <w:proofErr w:type="spellEnd"/>
                    </w:p>
                  </w:txbxContent>
                </v:textbox>
              </v:shape>
            </w:pict>
          </mc:Fallback>
        </mc:AlternateContent>
      </w:r>
      <w:r>
        <w:rPr>
          <w:rFonts w:ascii="Arial" w:hAnsi="Arial" w:cs="Arial"/>
          <w:noProof/>
          <w:lang w:val="en-GB"/>
        </w:rPr>
        <mc:AlternateContent>
          <mc:Choice Requires="wps">
            <w:drawing>
              <wp:anchor distT="0" distB="0" distL="114300" distR="114300" simplePos="0" relativeHeight="252681216" behindDoc="1" locked="0" layoutInCell="1" allowOverlap="1" wp14:anchorId="3C0A592B" wp14:editId="740BAB79">
                <wp:simplePos x="0" y="0"/>
                <wp:positionH relativeFrom="column">
                  <wp:posOffset>2203450</wp:posOffset>
                </wp:positionH>
                <wp:positionV relativeFrom="paragraph">
                  <wp:posOffset>889000</wp:posOffset>
                </wp:positionV>
                <wp:extent cx="914400" cy="247650"/>
                <wp:effectExtent l="0" t="0" r="0" b="0"/>
                <wp:wrapNone/>
                <wp:docPr id="479737206" name="Text Box 4"/>
                <wp:cNvGraphicFramePr/>
                <a:graphic xmlns:a="http://schemas.openxmlformats.org/drawingml/2006/main">
                  <a:graphicData uri="http://schemas.microsoft.com/office/word/2010/wordprocessingShape">
                    <wps:wsp>
                      <wps:cNvSpPr txBox="1"/>
                      <wps:spPr>
                        <a:xfrm>
                          <a:off x="0" y="0"/>
                          <a:ext cx="914400" cy="247650"/>
                        </a:xfrm>
                        <a:prstGeom prst="rect">
                          <a:avLst/>
                        </a:prstGeom>
                        <a:solidFill>
                          <a:schemeClr val="lt1"/>
                        </a:solidFill>
                        <a:ln w="6350">
                          <a:noFill/>
                        </a:ln>
                      </wps:spPr>
                      <wps:txbx>
                        <w:txbxContent>
                          <w:p w14:paraId="7E4C1CE0" w14:textId="77777777" w:rsidR="0084524D" w:rsidRPr="008F52A6" w:rsidRDefault="0084524D" w:rsidP="0084524D">
                            <w:pPr>
                              <w:rPr>
                                <w:rFonts w:ascii="Arial" w:hAnsi="Arial" w:cs="Arial"/>
                                <w:lang w:val="en-GB"/>
                              </w:rPr>
                            </w:pPr>
                            <w:r>
                              <w:rPr>
                                <w:rFonts w:ascii="Arial" w:hAnsi="Arial" w:cs="Arial"/>
                                <w:lang w:val="en-GB"/>
                              </w:rPr>
                              <w:t>F</w:t>
                            </w:r>
                            <w:r w:rsidRPr="0041188B">
                              <w:rPr>
                                <w:rFonts w:ascii="Arial" w:hAnsi="Arial" w:cs="Arial"/>
                                <w:vertAlign w:val="subscript"/>
                                <w:lang w:val="en-GB"/>
                              </w:rPr>
                              <w: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0A592B" id="_x0000_s1058" type="#_x0000_t202" style="position:absolute;margin-left:173.5pt;margin-top:70pt;width:1in;height:19.5pt;z-index:-250635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" fillcolor="white [3201]" stroked="f" strokeweight=".5pt">
                <v:textbox>
                  <w:txbxContent>
                    <w:p w14:paraId="7E4C1CE0" w14:textId="77777777" w:rsidR="0084524D" w:rsidRPr="008F52A6" w:rsidRDefault="0084524D" w:rsidP="0084524D">
                      <w:pPr>
                        <w:rPr>
                          <w:rFonts w:ascii="Arial" w:hAnsi="Arial" w:cs="Arial"/>
                          <w:lang w:val="en-GB"/>
                        </w:rPr>
                      </w:pPr>
                      <w:r>
                        <w:rPr>
                          <w:rFonts w:ascii="Arial" w:hAnsi="Arial" w:cs="Arial"/>
                          <w:lang w:val="en-GB"/>
                        </w:rPr>
                        <w:t>F</w:t>
                      </w:r>
                      <w:r w:rsidRPr="0041188B">
                        <w:rPr>
                          <w:rFonts w:ascii="Arial" w:hAnsi="Arial" w:cs="Arial"/>
                          <w:vertAlign w:val="subscript"/>
                          <w:lang w:val="en-GB"/>
                        </w:rPr>
                        <w:t>T</w:t>
                      </w:r>
                    </w:p>
                  </w:txbxContent>
                </v:textbox>
              </v:shape>
            </w:pict>
          </mc:Fallback>
        </mc:AlternateContent>
      </w:r>
      <w:r>
        <w:rPr>
          <w:rFonts w:ascii="Arial" w:hAnsi="Arial" w:cs="Arial"/>
          <w:noProof/>
          <w:lang w:val="en-GB"/>
        </w:rPr>
        <mc:AlternateContent>
          <mc:Choice Requires="wps">
            <w:drawing>
              <wp:anchor distT="0" distB="0" distL="114300" distR="114300" simplePos="0" relativeHeight="252680192" behindDoc="0" locked="0" layoutInCell="1" allowOverlap="1" wp14:anchorId="7EBE2D86" wp14:editId="60E57586">
                <wp:simplePos x="0" y="0"/>
                <wp:positionH relativeFrom="column">
                  <wp:posOffset>1828800</wp:posOffset>
                </wp:positionH>
                <wp:positionV relativeFrom="paragraph">
                  <wp:posOffset>1968500</wp:posOffset>
                </wp:positionV>
                <wp:extent cx="1257300" cy="0"/>
                <wp:effectExtent l="0" t="76200" r="19050" b="95250"/>
                <wp:wrapNone/>
                <wp:docPr id="246870889" name="Straight Arrow Connector 3"/>
                <wp:cNvGraphicFramePr/>
                <a:graphic xmlns:a="http://schemas.openxmlformats.org/drawingml/2006/main">
                  <a:graphicData uri="http://schemas.microsoft.com/office/word/2010/wordprocessingShape">
                    <wps:wsp>
                      <wps:cNvCnPr/>
                      <wps:spPr>
                        <a:xfrm>
                          <a:off x="0" y="0"/>
                          <a:ext cx="1257300" cy="0"/>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B129AF" id="Straight Arrow Connector 3" o:spid="_x0000_s1026" type="#_x0000_t32" style="position:absolute;margin-left:2in;margin-top:155pt;width:99pt;height:0;z-index:252680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" strokecolor="black [3200]" strokeweight=".5pt">
                <v:stroke dashstyle="dash" endarrow="block" joinstyle="miter"/>
              </v:shape>
            </w:pict>
          </mc:Fallback>
        </mc:AlternateContent>
      </w:r>
      <w:r>
        <w:rPr>
          <w:rFonts w:ascii="Arial" w:hAnsi="Arial" w:cs="Arial"/>
          <w:noProof/>
          <w:lang w:val="en-GB"/>
        </w:rPr>
        <mc:AlternateContent>
          <mc:Choice Requires="wps">
            <w:drawing>
              <wp:anchor distT="0" distB="0" distL="114300" distR="114300" simplePos="0" relativeHeight="252679168" behindDoc="0" locked="0" layoutInCell="1" allowOverlap="1" wp14:anchorId="5DDA7BA8" wp14:editId="21C6BE0A">
                <wp:simplePos x="0" y="0"/>
                <wp:positionH relativeFrom="column">
                  <wp:posOffset>3086100</wp:posOffset>
                </wp:positionH>
                <wp:positionV relativeFrom="paragraph">
                  <wp:posOffset>139700</wp:posOffset>
                </wp:positionV>
                <wp:extent cx="0" cy="1828800"/>
                <wp:effectExtent l="76200" t="0" r="57150" b="57150"/>
                <wp:wrapNone/>
                <wp:docPr id="1997486711" name="Straight Arrow Connector 2"/>
                <wp:cNvGraphicFramePr/>
                <a:graphic xmlns:a="http://schemas.openxmlformats.org/drawingml/2006/main">
                  <a:graphicData uri="http://schemas.microsoft.com/office/word/2010/wordprocessingShape">
                    <wps:wsp>
                      <wps:cNvCnPr/>
                      <wps:spPr>
                        <a:xfrm>
                          <a:off x="0" y="0"/>
                          <a:ext cx="0" cy="1828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7F1F59" id="Straight Arrow Connector 2" o:spid="_x0000_s1026" type="#_x0000_t32" style="position:absolute;margin-left:243pt;margin-top:11pt;width:0;height:2in;z-index:252679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" strokecolor="black [3200]" strokeweight=".5pt">
                <v:stroke endarrow="block" joinstyle="miter"/>
              </v:shape>
            </w:pict>
          </mc:Fallback>
        </mc:AlternateContent>
      </w:r>
      <w:r>
        <w:rPr>
          <w:rFonts w:ascii="Arial" w:hAnsi="Arial" w:cs="Arial"/>
          <w:noProof/>
          <w:lang w:val="en-GB"/>
        </w:rPr>
        <mc:AlternateContent>
          <mc:Choice Requires="wps">
            <w:drawing>
              <wp:anchor distT="0" distB="0" distL="114300" distR="114300" simplePos="0" relativeHeight="252678144" behindDoc="0" locked="0" layoutInCell="1" allowOverlap="1" wp14:anchorId="60754F96" wp14:editId="0F7B120D">
                <wp:simplePos x="0" y="0"/>
                <wp:positionH relativeFrom="column">
                  <wp:posOffset>1828800</wp:posOffset>
                </wp:positionH>
                <wp:positionV relativeFrom="paragraph">
                  <wp:posOffset>139700</wp:posOffset>
                </wp:positionV>
                <wp:extent cx="1257300" cy="1828800"/>
                <wp:effectExtent l="0" t="38100" r="57150" b="19050"/>
                <wp:wrapNone/>
                <wp:docPr id="1458083726" name="Straight Arrow Connector 1"/>
                <wp:cNvGraphicFramePr/>
                <a:graphic xmlns:a="http://schemas.openxmlformats.org/drawingml/2006/main">
                  <a:graphicData uri="http://schemas.microsoft.com/office/word/2010/wordprocessingShape">
                    <wps:wsp>
                      <wps:cNvCnPr/>
                      <wps:spPr>
                        <a:xfrm flipV="1">
                          <a:off x="0" y="0"/>
                          <a:ext cx="1257300" cy="1828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AB11BC" id="Straight Arrow Connector 1" o:spid="_x0000_s1026" type="#_x0000_t32" style="position:absolute;margin-left:2in;margin-top:11pt;width:99pt;height:2in;flip:y;z-index:252678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" strokecolor="black [3200]" strokeweight=".5pt">
                <v:stroke endarrow="block" joinstyle="miter"/>
              </v:shape>
            </w:pict>
          </mc:Fallback>
        </mc:AlternateContent>
      </w:r>
    </w:p>
    <w:p w14:paraId="609C00F4" w14:textId="77777777" w:rsidR="0084524D" w:rsidRPr="00766E3F" w:rsidRDefault="0084524D" w:rsidP="0084524D">
      <w:pPr>
        <w:rPr>
          <w:rFonts w:ascii="Arial" w:hAnsi="Arial" w:cs="Arial"/>
          <w:lang w:val="en-GB"/>
        </w:rPr>
      </w:pPr>
    </w:p>
    <w:p w14:paraId="5BDD847A" w14:textId="77777777" w:rsidR="0084524D" w:rsidRPr="00766E3F" w:rsidRDefault="0084524D" w:rsidP="0084524D">
      <w:pPr>
        <w:rPr>
          <w:rFonts w:ascii="Arial" w:hAnsi="Arial" w:cs="Arial"/>
          <w:lang w:val="en-GB"/>
        </w:rPr>
      </w:pPr>
    </w:p>
    <w:p w14:paraId="5C30357A" w14:textId="77777777" w:rsidR="0084524D" w:rsidRPr="00766E3F" w:rsidRDefault="0084524D" w:rsidP="0084524D">
      <w:pPr>
        <w:rPr>
          <w:rFonts w:ascii="Arial" w:hAnsi="Arial" w:cs="Arial"/>
          <w:lang w:val="en-GB"/>
        </w:rPr>
      </w:pPr>
    </w:p>
    <w:p w14:paraId="40807E82" w14:textId="77777777" w:rsidR="0084524D" w:rsidRPr="00766E3F" w:rsidRDefault="0084524D" w:rsidP="0084524D">
      <w:pPr>
        <w:rPr>
          <w:rFonts w:ascii="Arial" w:hAnsi="Arial" w:cs="Arial"/>
          <w:lang w:val="en-GB"/>
        </w:rPr>
      </w:pPr>
    </w:p>
    <w:p w14:paraId="1C821E5D" w14:textId="77777777" w:rsidR="0084524D" w:rsidRPr="00766E3F" w:rsidRDefault="0084524D" w:rsidP="0084524D">
      <w:pPr>
        <w:rPr>
          <w:rFonts w:ascii="Arial" w:hAnsi="Arial" w:cs="Arial"/>
          <w:lang w:val="en-GB"/>
        </w:rPr>
      </w:pPr>
    </w:p>
    <w:p w14:paraId="46D3A728" w14:textId="77777777" w:rsidR="0084524D" w:rsidRPr="00766E3F" w:rsidRDefault="0084524D" w:rsidP="0084524D">
      <w:pPr>
        <w:rPr>
          <w:rFonts w:ascii="Arial" w:hAnsi="Arial" w:cs="Arial"/>
          <w:lang w:val="en-GB"/>
        </w:rPr>
      </w:pPr>
    </w:p>
    <w:p w14:paraId="40C08D69" w14:textId="77777777" w:rsidR="0084524D" w:rsidRPr="00766E3F" w:rsidRDefault="0084524D" w:rsidP="0084524D">
      <w:pPr>
        <w:rPr>
          <w:rFonts w:ascii="Arial" w:hAnsi="Arial" w:cs="Arial"/>
          <w:lang w:val="en-GB"/>
        </w:rPr>
      </w:pPr>
    </w:p>
    <w:p w14:paraId="35FDD3DB" w14:textId="77777777" w:rsidR="0084524D" w:rsidRDefault="0084524D" w:rsidP="0084524D">
      <w:pPr>
        <w:rPr>
          <w:rFonts w:ascii="Arial" w:hAnsi="Arial" w:cs="Arial"/>
          <w:lang w:val="en-GB"/>
        </w:rPr>
      </w:pPr>
    </w:p>
    <w:p w14:paraId="332D904B" w14:textId="77777777" w:rsidR="0084524D" w:rsidRDefault="0084524D" w:rsidP="0084524D">
      <w:pPr>
        <w:rPr>
          <w:rFonts w:ascii="Arial" w:hAnsi="Arial" w:cs="Arial"/>
          <w:lang w:val="en-GB"/>
        </w:rPr>
      </w:pPr>
    </w:p>
    <w:p w14:paraId="4870273E" w14:textId="77777777" w:rsidR="0084524D" w:rsidRDefault="0084524D" w:rsidP="0084524D">
      <w:pPr>
        <w:rPr>
          <w:rFonts w:ascii="Arial" w:hAnsi="Arial" w:cs="Arial"/>
          <w:lang w:val="en-GB"/>
        </w:rPr>
      </w:pPr>
    </w:p>
    <w:p w14:paraId="003DC123" w14:textId="77777777" w:rsidR="0084524D" w:rsidRDefault="0084524D" w:rsidP="0084524D">
      <w:pPr>
        <w:rPr>
          <w:rFonts w:ascii="Arial" w:hAnsi="Arial" w:cs="Arial"/>
          <w:lang w:val="en-GB"/>
        </w:rPr>
      </w:pPr>
    </w:p>
    <w:p w14:paraId="5EB5BC8C" w14:textId="77777777" w:rsidR="0084524D" w:rsidRDefault="0084524D" w:rsidP="0084524D">
      <w:pPr>
        <w:rPr>
          <w:rFonts w:ascii="Arial" w:hAnsi="Arial" w:cs="Arial"/>
          <w:lang w:val="en-GB"/>
        </w:rPr>
      </w:pPr>
    </w:p>
    <w:p w14:paraId="486C0471" w14:textId="77777777" w:rsidR="0084524D" w:rsidRDefault="0084524D" w:rsidP="0084524D">
      <w:pPr>
        <w:rPr>
          <w:rFonts w:ascii="Arial" w:hAnsi="Arial" w:cs="Arial"/>
          <w:lang w:val="en-GB"/>
        </w:rPr>
      </w:pPr>
    </w:p>
    <w:p w14:paraId="77265780" w14:textId="77777777" w:rsidR="0084524D" w:rsidRDefault="0084524D" w:rsidP="0084524D">
      <w:pPr>
        <w:rPr>
          <w:rFonts w:ascii="Arial" w:hAnsi="Arial" w:cs="Arial"/>
          <w:lang w:val="en-GB"/>
        </w:rPr>
      </w:pPr>
    </w:p>
    <w:p w14:paraId="7DDCF458" w14:textId="77777777" w:rsidR="0084524D" w:rsidRDefault="0084524D" w:rsidP="0084524D">
      <w:pPr>
        <w:rPr>
          <w:rFonts w:ascii="Arial" w:hAnsi="Arial" w:cs="Arial"/>
          <w:lang w:val="en-GB"/>
        </w:rPr>
      </w:pPr>
    </w:p>
    <w:p w14:paraId="65B542D0" w14:textId="14F7B4BA" w:rsidR="0084524D" w:rsidRPr="0084524D" w:rsidRDefault="0084524D" w:rsidP="0084524D">
      <w:pPr>
        <w:rPr>
          <w:rFonts w:ascii="Arial" w:hAnsi="Arial" w:cs="Arial"/>
          <w:sz w:val="22"/>
          <w:szCs w:val="22"/>
          <w:lang w:val="en-GB"/>
        </w:rPr>
      </w:pPr>
      <w:r w:rsidRPr="0084524D">
        <w:rPr>
          <w:rFonts w:ascii="Arial" w:hAnsi="Arial" w:cs="Arial"/>
          <w:sz w:val="22"/>
          <w:szCs w:val="22"/>
          <w:lang w:val="en-GB"/>
        </w:rPr>
        <w:t>From this diagram, the following expression can be derived:</w:t>
      </w:r>
    </w:p>
    <w:p w14:paraId="5C97E650" w14:textId="77777777" w:rsidR="0084524D" w:rsidRPr="0084524D" w:rsidRDefault="0084524D" w:rsidP="0084524D">
      <w:pPr>
        <w:rPr>
          <w:rFonts w:ascii="Arial" w:hAnsi="Arial" w:cs="Arial"/>
          <w:sz w:val="22"/>
          <w:szCs w:val="22"/>
          <w:lang w:val="en-GB"/>
        </w:rPr>
      </w:pPr>
    </w:p>
    <w:p w14:paraId="75D0FFA0" w14:textId="77777777" w:rsidR="0084524D" w:rsidRPr="0084524D" w:rsidRDefault="009669B2" w:rsidP="0084524D">
      <w:pPr>
        <w:rPr>
          <w:rFonts w:ascii="Arial" w:eastAsiaTheme="minorEastAsia" w:hAnsi="Arial" w:cs="Arial"/>
          <w:b/>
          <w:bCs/>
          <w:iCs/>
          <w:sz w:val="22"/>
          <w:szCs w:val="22"/>
          <w:lang w:val="en-GB"/>
        </w:rPr>
      </w:pPr>
      <m:oMathPara>
        <m:oMath>
          <m:func>
            <m:funcPr>
              <m:ctrlPr>
                <w:rPr>
                  <w:rFonts w:ascii="Cambria Math" w:hAnsi="Cambria Math" w:cs="Arial"/>
                  <w:b/>
                  <w:bCs/>
                  <w:iCs/>
                  <w:sz w:val="22"/>
                  <w:szCs w:val="22"/>
                  <w:lang w:val="en-GB"/>
                </w:rPr>
              </m:ctrlPr>
            </m:funcPr>
            <m:fName>
              <m:r>
                <m:rPr>
                  <m:sty m:val="b"/>
                </m:rPr>
                <w:rPr>
                  <w:rFonts w:ascii="Cambria Math" w:hAnsi="Cambria Math" w:cs="Arial"/>
                  <w:sz w:val="22"/>
                  <w:szCs w:val="22"/>
                  <w:lang w:val="en-GB"/>
                </w:rPr>
                <m:t>tan</m:t>
              </m:r>
            </m:fName>
            <m:e>
              <m:r>
                <m:rPr>
                  <m:sty m:val="b"/>
                </m:rPr>
                <w:rPr>
                  <w:rFonts w:ascii="Cambria Math" w:hAnsi="Cambria Math" w:cs="Arial"/>
                  <w:sz w:val="22"/>
                  <w:szCs w:val="22"/>
                  <w:lang w:val="en-GB"/>
                </w:rPr>
                <m:t>θ</m:t>
              </m:r>
            </m:e>
          </m:func>
          <m:r>
            <m:rPr>
              <m:sty m:val="b"/>
            </m:rPr>
            <w:rPr>
              <w:rFonts w:ascii="Cambria Math" w:hAnsi="Cambria Math" w:cs="Arial"/>
              <w:sz w:val="22"/>
              <w:szCs w:val="22"/>
              <w:lang w:val="en-GB"/>
            </w:rPr>
            <m:t>=</m:t>
          </m:r>
          <m:f>
            <m:fPr>
              <m:ctrlPr>
                <w:rPr>
                  <w:rFonts w:ascii="Cambria Math" w:hAnsi="Cambria Math" w:cs="Arial"/>
                  <w:b/>
                  <w:bCs/>
                  <w:iCs/>
                  <w:sz w:val="22"/>
                  <w:szCs w:val="22"/>
                  <w:lang w:val="en-GB"/>
                </w:rPr>
              </m:ctrlPr>
            </m:fPr>
            <m:num>
              <m:sSub>
                <m:sSubPr>
                  <m:ctrlPr>
                    <w:rPr>
                      <w:rFonts w:ascii="Cambria Math" w:hAnsi="Cambria Math" w:cs="Arial"/>
                      <w:b/>
                      <w:bCs/>
                      <w:iCs/>
                      <w:sz w:val="22"/>
                      <w:szCs w:val="22"/>
                      <w:lang w:val="en-GB"/>
                    </w:rPr>
                  </m:ctrlPr>
                </m:sSubPr>
                <m:e>
                  <m:r>
                    <m:rPr>
                      <m:sty m:val="b"/>
                    </m:rPr>
                    <w:rPr>
                      <w:rFonts w:ascii="Cambria Math" w:hAnsi="Cambria Math" w:cs="Arial"/>
                      <w:sz w:val="22"/>
                      <w:szCs w:val="22"/>
                      <w:lang w:val="en-GB"/>
                    </w:rPr>
                    <m:t>F</m:t>
                  </m:r>
                </m:e>
                <m:sub>
                  <m:r>
                    <m:rPr>
                      <m:sty m:val="b"/>
                    </m:rPr>
                    <w:rPr>
                      <w:rFonts w:ascii="Cambria Math" w:hAnsi="Cambria Math" w:cs="Arial"/>
                      <w:sz w:val="22"/>
                      <w:szCs w:val="22"/>
                      <w:lang w:val="en-GB"/>
                    </w:rPr>
                    <m:t>c</m:t>
                  </m:r>
                </m:sub>
              </m:sSub>
            </m:num>
            <m:den>
              <m:sSub>
                <m:sSubPr>
                  <m:ctrlPr>
                    <w:rPr>
                      <w:rFonts w:ascii="Cambria Math" w:hAnsi="Cambria Math" w:cs="Arial"/>
                      <w:b/>
                      <w:bCs/>
                      <w:iCs/>
                      <w:sz w:val="22"/>
                      <w:szCs w:val="22"/>
                      <w:lang w:val="en-GB"/>
                    </w:rPr>
                  </m:ctrlPr>
                </m:sSubPr>
                <m:e>
                  <m:r>
                    <m:rPr>
                      <m:sty m:val="b"/>
                    </m:rPr>
                    <w:rPr>
                      <w:rFonts w:ascii="Cambria Math" w:hAnsi="Cambria Math" w:cs="Arial"/>
                      <w:sz w:val="22"/>
                      <w:szCs w:val="22"/>
                      <w:lang w:val="en-GB"/>
                    </w:rPr>
                    <m:t>F</m:t>
                  </m:r>
                </m:e>
                <m:sub>
                  <m:r>
                    <m:rPr>
                      <m:sty m:val="b"/>
                    </m:rPr>
                    <w:rPr>
                      <w:rFonts w:ascii="Cambria Math" w:hAnsi="Cambria Math" w:cs="Arial"/>
                      <w:sz w:val="22"/>
                      <w:szCs w:val="22"/>
                      <w:lang w:val="en-GB"/>
                    </w:rPr>
                    <m:t>g</m:t>
                  </m:r>
                </m:sub>
              </m:sSub>
            </m:den>
          </m:f>
          <m:r>
            <m:rPr>
              <m:sty m:val="bi"/>
            </m:rPr>
            <w:rPr>
              <w:rFonts w:ascii="Cambria Math" w:hAnsi="Cambria Math" w:cs="Arial"/>
              <w:sz w:val="22"/>
              <w:szCs w:val="22"/>
              <w:lang w:val="en-GB"/>
            </w:rPr>
            <m:t xml:space="preserve">    </m:t>
          </m:r>
          <m:d>
            <m:dPr>
              <m:ctrlPr>
                <w:rPr>
                  <w:rFonts w:ascii="Cambria Math" w:hAnsi="Cambria Math" w:cs="Arial"/>
                  <w:b/>
                  <w:bCs/>
                  <w:i/>
                  <w:iCs/>
                  <w:sz w:val="22"/>
                  <w:szCs w:val="22"/>
                  <w:lang w:val="en-GB"/>
                </w:rPr>
              </m:ctrlPr>
            </m:dPr>
            <m:e>
              <m:r>
                <m:rPr>
                  <m:sty m:val="bi"/>
                </m:rPr>
                <w:rPr>
                  <w:rFonts w:ascii="Cambria Math" w:hAnsi="Cambria Math" w:cs="Arial"/>
                  <w:sz w:val="22"/>
                  <w:szCs w:val="22"/>
                  <w:lang w:val="en-GB"/>
                </w:rPr>
                <m:t>1</m:t>
              </m:r>
            </m:e>
          </m:d>
        </m:oMath>
      </m:oMathPara>
    </w:p>
    <w:p w14:paraId="3443D237" w14:textId="77777777" w:rsidR="0084524D" w:rsidRPr="0084524D" w:rsidRDefault="0084524D" w:rsidP="0084524D">
      <w:pPr>
        <w:rPr>
          <w:rFonts w:ascii="Arial" w:hAnsi="Arial" w:cs="Arial"/>
          <w:iCs/>
          <w:sz w:val="22"/>
          <w:szCs w:val="22"/>
          <w:lang w:val="en-GB"/>
        </w:rPr>
      </w:pPr>
    </w:p>
    <w:p w14:paraId="6DEB83B3" w14:textId="2B13DE4C" w:rsidR="0084524D" w:rsidRPr="0084524D" w:rsidRDefault="0084524D" w:rsidP="0084524D">
      <w:pPr>
        <w:rPr>
          <w:rFonts w:ascii="Arial" w:hAnsi="Arial" w:cs="Arial"/>
          <w:iCs/>
          <w:sz w:val="22"/>
          <w:szCs w:val="22"/>
          <w:lang w:val="en-GB"/>
        </w:rPr>
      </w:pPr>
      <w:r w:rsidRPr="0084524D">
        <w:rPr>
          <w:rFonts w:ascii="Arial" w:hAnsi="Arial" w:cs="Arial"/>
          <w:iCs/>
          <w:sz w:val="22"/>
          <w:szCs w:val="22"/>
          <w:lang w:val="en-GB"/>
        </w:rPr>
        <w:t>The students have learned to derive the following expression for F</w:t>
      </w:r>
      <w:r w:rsidRPr="0084524D">
        <w:rPr>
          <w:rFonts w:ascii="Arial" w:hAnsi="Arial" w:cs="Arial"/>
          <w:iCs/>
          <w:sz w:val="22"/>
          <w:szCs w:val="22"/>
          <w:vertAlign w:val="subscript"/>
          <w:lang w:val="en-GB"/>
        </w:rPr>
        <w:t>c</w:t>
      </w:r>
      <w:r w:rsidRPr="0084524D">
        <w:rPr>
          <w:rFonts w:ascii="Arial" w:hAnsi="Arial" w:cs="Arial"/>
          <w:iCs/>
          <w:sz w:val="22"/>
          <w:szCs w:val="22"/>
          <w:lang w:val="en-GB"/>
        </w:rPr>
        <w:t>:</w:t>
      </w:r>
    </w:p>
    <w:p w14:paraId="17A2C5B8" w14:textId="77777777" w:rsidR="0084524D" w:rsidRPr="0084524D" w:rsidRDefault="0084524D" w:rsidP="0084524D">
      <w:pPr>
        <w:rPr>
          <w:rFonts w:ascii="Arial" w:hAnsi="Arial" w:cs="Arial"/>
          <w:iCs/>
          <w:sz w:val="22"/>
          <w:szCs w:val="22"/>
          <w:lang w:val="en-GB"/>
        </w:rPr>
      </w:pPr>
    </w:p>
    <w:p w14:paraId="7F285D7D" w14:textId="77777777" w:rsidR="0084524D" w:rsidRPr="0084524D" w:rsidRDefault="009669B2" w:rsidP="0084524D">
      <w:pPr>
        <w:rPr>
          <w:rFonts w:ascii="Arial" w:eastAsiaTheme="minorEastAsia" w:hAnsi="Arial" w:cs="Arial"/>
          <w:b/>
          <w:sz w:val="22"/>
          <w:szCs w:val="22"/>
          <w:lang w:val="en-GB"/>
        </w:rPr>
      </w:pPr>
      <m:oMathPara>
        <m:oMath>
          <m:sSub>
            <m:sSubPr>
              <m:ctrlPr>
                <w:rPr>
                  <w:rFonts w:ascii="Cambria Math" w:hAnsi="Cambria Math" w:cs="Arial"/>
                  <w:b/>
                  <w:bCs/>
                  <w:iCs/>
                  <w:sz w:val="22"/>
                  <w:szCs w:val="22"/>
                  <w:lang w:val="en-GB"/>
                </w:rPr>
              </m:ctrlPr>
            </m:sSubPr>
            <m:e>
              <m:r>
                <m:rPr>
                  <m:sty m:val="b"/>
                </m:rPr>
                <w:rPr>
                  <w:rFonts w:ascii="Cambria Math" w:hAnsi="Cambria Math" w:cs="Arial"/>
                  <w:sz w:val="22"/>
                  <w:szCs w:val="22"/>
                  <w:lang w:val="en-GB"/>
                </w:rPr>
                <m:t>F</m:t>
              </m:r>
            </m:e>
            <m:sub>
              <m:r>
                <m:rPr>
                  <m:sty m:val="b"/>
                </m:rPr>
                <w:rPr>
                  <w:rFonts w:ascii="Cambria Math" w:hAnsi="Cambria Math" w:cs="Arial"/>
                  <w:sz w:val="22"/>
                  <w:szCs w:val="22"/>
                  <w:lang w:val="en-GB"/>
                </w:rPr>
                <m:t>c</m:t>
              </m:r>
            </m:sub>
          </m:sSub>
          <m:r>
            <m:rPr>
              <m:sty m:val="b"/>
            </m:rPr>
            <w:rPr>
              <w:rFonts w:ascii="Cambria Math" w:hAnsi="Cambria Math" w:cs="Arial"/>
              <w:sz w:val="22"/>
              <w:szCs w:val="22"/>
              <w:lang w:val="en-GB"/>
            </w:rPr>
            <m:t>=</m:t>
          </m:r>
          <m:f>
            <m:fPr>
              <m:ctrlPr>
                <w:rPr>
                  <w:rFonts w:ascii="Cambria Math" w:hAnsi="Cambria Math" w:cs="Arial"/>
                  <w:b/>
                  <w:bCs/>
                  <w:sz w:val="22"/>
                  <w:szCs w:val="22"/>
                  <w:lang w:val="en-GB"/>
                </w:rPr>
              </m:ctrlPr>
            </m:fPr>
            <m:num>
              <m:r>
                <m:rPr>
                  <m:sty m:val="b"/>
                </m:rPr>
                <w:rPr>
                  <w:rFonts w:ascii="Cambria Math" w:hAnsi="Cambria Math" w:cs="Arial"/>
                  <w:sz w:val="22"/>
                  <w:szCs w:val="22"/>
                  <w:lang w:val="en-GB"/>
                </w:rPr>
                <m:t>4</m:t>
              </m:r>
              <m:sSup>
                <m:sSupPr>
                  <m:ctrlPr>
                    <w:rPr>
                      <w:rFonts w:ascii="Cambria Math" w:hAnsi="Cambria Math" w:cs="Arial"/>
                      <w:b/>
                      <w:bCs/>
                      <w:sz w:val="22"/>
                      <w:szCs w:val="22"/>
                      <w:lang w:val="en-GB"/>
                    </w:rPr>
                  </m:ctrlPr>
                </m:sSupPr>
                <m:e>
                  <m:r>
                    <m:rPr>
                      <m:sty m:val="b"/>
                    </m:rPr>
                    <w:rPr>
                      <w:rFonts w:ascii="Cambria Math" w:hAnsi="Cambria Math" w:cs="Arial"/>
                      <w:sz w:val="22"/>
                      <w:szCs w:val="22"/>
                      <w:lang w:val="en-GB"/>
                    </w:rPr>
                    <m:t>π</m:t>
                  </m:r>
                </m:e>
                <m:sup>
                  <m:r>
                    <m:rPr>
                      <m:sty m:val="b"/>
                    </m:rPr>
                    <w:rPr>
                      <w:rFonts w:ascii="Cambria Math" w:hAnsi="Cambria Math" w:cs="Arial"/>
                      <w:sz w:val="22"/>
                      <w:szCs w:val="22"/>
                      <w:lang w:val="en-GB"/>
                    </w:rPr>
                    <m:t>2</m:t>
                  </m:r>
                </m:sup>
              </m:sSup>
              <m:r>
                <m:rPr>
                  <m:sty m:val="b"/>
                </m:rPr>
                <w:rPr>
                  <w:rFonts w:ascii="Cambria Math" w:hAnsi="Cambria Math" w:cs="Arial"/>
                  <w:sz w:val="22"/>
                  <w:szCs w:val="22"/>
                  <w:lang w:val="en-GB"/>
                </w:rPr>
                <m:t>r m</m:t>
              </m:r>
            </m:num>
            <m:den>
              <m:sSup>
                <m:sSupPr>
                  <m:ctrlPr>
                    <w:rPr>
                      <w:rFonts w:ascii="Cambria Math" w:hAnsi="Cambria Math" w:cs="Arial"/>
                      <w:b/>
                      <w:bCs/>
                      <w:sz w:val="22"/>
                      <w:szCs w:val="22"/>
                      <w:lang w:val="en-GB"/>
                    </w:rPr>
                  </m:ctrlPr>
                </m:sSupPr>
                <m:e>
                  <m:r>
                    <m:rPr>
                      <m:sty m:val="b"/>
                    </m:rPr>
                    <w:rPr>
                      <w:rFonts w:ascii="Cambria Math" w:hAnsi="Cambria Math" w:cs="Arial"/>
                      <w:sz w:val="22"/>
                      <w:szCs w:val="22"/>
                      <w:lang w:val="en-GB"/>
                    </w:rPr>
                    <m:t>T</m:t>
                  </m:r>
                </m:e>
                <m:sup>
                  <m:r>
                    <m:rPr>
                      <m:sty m:val="b"/>
                    </m:rPr>
                    <w:rPr>
                      <w:rFonts w:ascii="Cambria Math" w:hAnsi="Cambria Math" w:cs="Arial"/>
                      <w:sz w:val="22"/>
                      <w:szCs w:val="22"/>
                      <w:lang w:val="en-GB"/>
                    </w:rPr>
                    <m:t>2</m:t>
                  </m:r>
                </m:sup>
              </m:sSup>
            </m:den>
          </m:f>
          <m:r>
            <m:rPr>
              <m:sty m:val="bi"/>
            </m:rPr>
            <w:rPr>
              <w:rFonts w:ascii="Cambria Math" w:eastAsiaTheme="minorEastAsia" w:hAnsi="Cambria Math" w:cs="Arial"/>
              <w:sz w:val="22"/>
              <w:szCs w:val="22"/>
              <w:lang w:val="en-GB"/>
            </w:rPr>
            <m:t xml:space="preserve">    (2)</m:t>
          </m:r>
        </m:oMath>
      </m:oMathPara>
    </w:p>
    <w:p w14:paraId="295C0AF4" w14:textId="77777777" w:rsidR="0084524D" w:rsidRPr="0084524D" w:rsidRDefault="0084524D" w:rsidP="0084524D">
      <w:pPr>
        <w:rPr>
          <w:rFonts w:ascii="Arial" w:eastAsiaTheme="minorEastAsia" w:hAnsi="Arial" w:cs="Arial"/>
          <w:bCs/>
          <w:sz w:val="22"/>
          <w:szCs w:val="22"/>
          <w:lang w:val="en-GB"/>
        </w:rPr>
      </w:pPr>
    </w:p>
    <w:p w14:paraId="4A97812A" w14:textId="5A87DDFD" w:rsidR="0084524D" w:rsidRPr="0084524D" w:rsidRDefault="0084524D" w:rsidP="0084524D">
      <w:pPr>
        <w:rPr>
          <w:rFonts w:ascii="Arial" w:eastAsiaTheme="minorEastAsia" w:hAnsi="Arial" w:cs="Arial"/>
          <w:bCs/>
          <w:sz w:val="22"/>
          <w:szCs w:val="22"/>
          <w:lang w:val="en-GB"/>
        </w:rPr>
      </w:pPr>
      <w:r w:rsidRPr="0084524D">
        <w:rPr>
          <w:rFonts w:ascii="Arial" w:eastAsiaTheme="minorEastAsia" w:hAnsi="Arial" w:cs="Arial"/>
          <w:bCs/>
          <w:sz w:val="22"/>
          <w:szCs w:val="22"/>
          <w:lang w:val="en-GB"/>
        </w:rPr>
        <w:t>Where:</w:t>
      </w:r>
      <w:r w:rsidRPr="0084524D">
        <w:rPr>
          <w:rFonts w:ascii="Arial" w:eastAsiaTheme="minorEastAsia" w:hAnsi="Arial" w:cs="Arial"/>
          <w:bCs/>
          <w:sz w:val="22"/>
          <w:szCs w:val="22"/>
          <w:lang w:val="en-GB"/>
        </w:rPr>
        <w:tab/>
      </w:r>
      <w:r w:rsidRPr="0084524D">
        <w:rPr>
          <w:rFonts w:ascii="Arial" w:eastAsiaTheme="minorEastAsia" w:hAnsi="Arial" w:cs="Arial"/>
          <w:bCs/>
          <w:sz w:val="22"/>
          <w:szCs w:val="22"/>
          <w:lang w:val="en-GB"/>
        </w:rPr>
        <w:tab/>
      </w:r>
      <w:r w:rsidRPr="0084524D">
        <w:rPr>
          <w:rFonts w:ascii="Arial" w:eastAsiaTheme="minorEastAsia" w:hAnsi="Arial" w:cs="Arial"/>
          <w:bCs/>
          <w:sz w:val="22"/>
          <w:szCs w:val="22"/>
          <w:lang w:val="en-GB"/>
        </w:rPr>
        <w:tab/>
        <w:t>r = radius of revolution of the conical pendulum (m)</w:t>
      </w:r>
    </w:p>
    <w:p w14:paraId="314312BB" w14:textId="77777777" w:rsidR="0084524D" w:rsidRPr="0084524D" w:rsidRDefault="0084524D" w:rsidP="0084524D">
      <w:pPr>
        <w:rPr>
          <w:rFonts w:ascii="Arial" w:eastAsiaTheme="minorEastAsia" w:hAnsi="Arial" w:cs="Arial"/>
          <w:bCs/>
          <w:sz w:val="22"/>
          <w:szCs w:val="22"/>
          <w:lang w:val="en-GB"/>
        </w:rPr>
      </w:pPr>
      <w:r w:rsidRPr="0084524D">
        <w:rPr>
          <w:rFonts w:ascii="Arial" w:eastAsiaTheme="minorEastAsia" w:hAnsi="Arial" w:cs="Arial"/>
          <w:bCs/>
          <w:sz w:val="22"/>
          <w:szCs w:val="22"/>
          <w:lang w:val="en-GB"/>
        </w:rPr>
        <w:tab/>
      </w:r>
      <w:r w:rsidRPr="0084524D">
        <w:rPr>
          <w:rFonts w:ascii="Arial" w:eastAsiaTheme="minorEastAsia" w:hAnsi="Arial" w:cs="Arial"/>
          <w:bCs/>
          <w:sz w:val="22"/>
          <w:szCs w:val="22"/>
          <w:lang w:val="en-GB"/>
        </w:rPr>
        <w:tab/>
      </w:r>
      <w:r w:rsidRPr="0084524D">
        <w:rPr>
          <w:rFonts w:ascii="Arial" w:eastAsiaTheme="minorEastAsia" w:hAnsi="Arial" w:cs="Arial"/>
          <w:bCs/>
          <w:sz w:val="22"/>
          <w:szCs w:val="22"/>
          <w:lang w:val="en-GB"/>
        </w:rPr>
        <w:tab/>
        <w:t>m = mass of the conical pendulum (kg)</w:t>
      </w:r>
    </w:p>
    <w:p w14:paraId="75326E0A" w14:textId="77777777" w:rsidR="0084524D" w:rsidRPr="0084524D" w:rsidRDefault="0084524D" w:rsidP="0084524D">
      <w:pPr>
        <w:rPr>
          <w:rFonts w:ascii="Arial" w:eastAsiaTheme="minorEastAsia" w:hAnsi="Arial" w:cs="Arial"/>
          <w:bCs/>
          <w:sz w:val="22"/>
          <w:szCs w:val="22"/>
          <w:lang w:val="en-GB"/>
        </w:rPr>
      </w:pPr>
      <w:r w:rsidRPr="0084524D">
        <w:rPr>
          <w:rFonts w:ascii="Arial" w:eastAsiaTheme="minorEastAsia" w:hAnsi="Arial" w:cs="Arial"/>
          <w:bCs/>
          <w:sz w:val="22"/>
          <w:szCs w:val="22"/>
          <w:lang w:val="en-GB"/>
        </w:rPr>
        <w:tab/>
      </w:r>
      <w:r w:rsidRPr="0084524D">
        <w:rPr>
          <w:rFonts w:ascii="Arial" w:eastAsiaTheme="minorEastAsia" w:hAnsi="Arial" w:cs="Arial"/>
          <w:bCs/>
          <w:sz w:val="22"/>
          <w:szCs w:val="22"/>
          <w:lang w:val="en-GB"/>
        </w:rPr>
        <w:tab/>
      </w:r>
      <w:r w:rsidRPr="0084524D">
        <w:rPr>
          <w:rFonts w:ascii="Arial" w:eastAsiaTheme="minorEastAsia" w:hAnsi="Arial" w:cs="Arial"/>
          <w:bCs/>
          <w:sz w:val="22"/>
          <w:szCs w:val="22"/>
          <w:lang w:val="en-GB"/>
        </w:rPr>
        <w:tab/>
        <w:t>T = period of revolution of the conical pendulum (s)</w:t>
      </w:r>
    </w:p>
    <w:p w14:paraId="312A6240" w14:textId="77777777" w:rsidR="0084524D" w:rsidRPr="0084524D" w:rsidRDefault="0084524D" w:rsidP="0084524D">
      <w:pPr>
        <w:rPr>
          <w:rFonts w:ascii="Arial" w:eastAsiaTheme="minorEastAsia" w:hAnsi="Arial" w:cs="Arial"/>
          <w:sz w:val="22"/>
          <w:szCs w:val="22"/>
          <w:lang w:val="en-GB"/>
        </w:rPr>
      </w:pPr>
    </w:p>
    <w:p w14:paraId="68E85B2D" w14:textId="2FCA9F1B" w:rsidR="0084524D" w:rsidRPr="0084524D" w:rsidRDefault="0084524D" w:rsidP="00FC47C2">
      <w:pPr>
        <w:rPr>
          <w:rFonts w:ascii="Arial" w:eastAsiaTheme="minorEastAsia" w:hAnsi="Arial" w:cs="Arial"/>
          <w:sz w:val="22"/>
          <w:szCs w:val="22"/>
          <w:lang w:val="en-GB"/>
        </w:rPr>
      </w:pPr>
      <w:r w:rsidRPr="0084524D">
        <w:rPr>
          <w:rFonts w:ascii="Arial" w:eastAsiaTheme="minorEastAsia" w:hAnsi="Arial" w:cs="Arial"/>
          <w:sz w:val="22"/>
          <w:szCs w:val="22"/>
          <w:lang w:val="en-GB"/>
        </w:rPr>
        <w:t>(a)</w:t>
      </w:r>
      <w:r w:rsidRPr="0084524D">
        <w:rPr>
          <w:rFonts w:ascii="Arial" w:eastAsiaTheme="minorEastAsia" w:hAnsi="Arial" w:cs="Arial"/>
          <w:sz w:val="22"/>
          <w:szCs w:val="22"/>
          <w:lang w:val="en-GB"/>
        </w:rPr>
        <w:tab/>
        <w:t xml:space="preserve">Using formulae from </w:t>
      </w:r>
      <w:r w:rsidR="00B50003">
        <w:rPr>
          <w:rFonts w:ascii="Arial" w:eastAsiaTheme="minorEastAsia" w:hAnsi="Arial" w:cs="Arial"/>
          <w:sz w:val="22"/>
          <w:szCs w:val="22"/>
          <w:lang w:val="en-GB"/>
        </w:rPr>
        <w:t xml:space="preserve">the </w:t>
      </w:r>
      <w:r w:rsidRPr="0084524D">
        <w:rPr>
          <w:rFonts w:ascii="Arial" w:eastAsiaTheme="minorEastAsia" w:hAnsi="Arial" w:cs="Arial"/>
          <w:sz w:val="22"/>
          <w:szCs w:val="22"/>
          <w:lang w:val="en-GB"/>
        </w:rPr>
        <w:t>Formulae and Data Booklet, show how the students derive</w:t>
      </w:r>
      <w:r w:rsidR="003637C2">
        <w:rPr>
          <w:rFonts w:ascii="Arial" w:eastAsiaTheme="minorEastAsia" w:hAnsi="Arial" w:cs="Arial"/>
          <w:sz w:val="22"/>
          <w:szCs w:val="22"/>
          <w:lang w:val="en-GB"/>
        </w:rPr>
        <w:t>d</w:t>
      </w:r>
      <w:r w:rsidRPr="0084524D">
        <w:rPr>
          <w:rFonts w:ascii="Arial" w:eastAsiaTheme="minorEastAsia" w:hAnsi="Arial" w:cs="Arial"/>
          <w:sz w:val="22"/>
          <w:szCs w:val="22"/>
          <w:lang w:val="en-GB"/>
        </w:rPr>
        <w:t xml:space="preserve"> expression </w:t>
      </w:r>
      <w:r>
        <w:rPr>
          <w:rFonts w:ascii="Arial" w:eastAsiaTheme="minorEastAsia" w:hAnsi="Arial" w:cs="Arial"/>
          <w:sz w:val="22"/>
          <w:szCs w:val="22"/>
          <w:lang w:val="en-GB"/>
        </w:rPr>
        <w:tab/>
      </w:r>
      <w:r w:rsidRPr="0084524D">
        <w:rPr>
          <w:rFonts w:ascii="Arial" w:eastAsiaTheme="minorEastAsia" w:hAnsi="Arial" w:cs="Arial"/>
          <w:sz w:val="22"/>
          <w:szCs w:val="22"/>
          <w:lang w:val="en-GB"/>
        </w:rPr>
        <w:t xml:space="preserve">(2). </w:t>
      </w:r>
      <w:r w:rsidR="00FC47C2">
        <w:rPr>
          <w:rFonts w:ascii="Arial" w:eastAsiaTheme="minorEastAsia" w:hAnsi="Arial" w:cs="Arial"/>
          <w:sz w:val="22"/>
          <w:szCs w:val="22"/>
          <w:lang w:val="en-GB"/>
        </w:rPr>
        <w:tab/>
      </w:r>
      <w:r w:rsidR="00FC47C2">
        <w:rPr>
          <w:rFonts w:ascii="Arial" w:eastAsiaTheme="minorEastAsia" w:hAnsi="Arial" w:cs="Arial"/>
          <w:sz w:val="22"/>
          <w:szCs w:val="22"/>
          <w:lang w:val="en-GB"/>
        </w:rPr>
        <w:tab/>
      </w:r>
      <w:r w:rsidR="00FC47C2">
        <w:rPr>
          <w:rFonts w:ascii="Arial" w:eastAsiaTheme="minorEastAsia" w:hAnsi="Arial" w:cs="Arial"/>
          <w:sz w:val="22"/>
          <w:szCs w:val="22"/>
          <w:lang w:val="en-GB"/>
        </w:rPr>
        <w:tab/>
      </w:r>
      <w:r w:rsidR="00FC47C2">
        <w:rPr>
          <w:rFonts w:ascii="Arial" w:eastAsiaTheme="minorEastAsia" w:hAnsi="Arial" w:cs="Arial"/>
          <w:sz w:val="22"/>
          <w:szCs w:val="22"/>
          <w:lang w:val="en-GB"/>
        </w:rPr>
        <w:tab/>
      </w:r>
      <w:r w:rsidR="00FC47C2">
        <w:rPr>
          <w:rFonts w:ascii="Arial" w:eastAsiaTheme="minorEastAsia" w:hAnsi="Arial" w:cs="Arial"/>
          <w:sz w:val="22"/>
          <w:szCs w:val="22"/>
          <w:lang w:val="en-GB"/>
        </w:rPr>
        <w:tab/>
      </w:r>
      <w:r w:rsidR="00FC47C2">
        <w:rPr>
          <w:rFonts w:ascii="Arial" w:eastAsiaTheme="minorEastAsia" w:hAnsi="Arial" w:cs="Arial"/>
          <w:sz w:val="22"/>
          <w:szCs w:val="22"/>
          <w:lang w:val="en-GB"/>
        </w:rPr>
        <w:tab/>
      </w:r>
      <w:r w:rsidR="00FC47C2">
        <w:rPr>
          <w:rFonts w:ascii="Arial" w:eastAsiaTheme="minorEastAsia" w:hAnsi="Arial" w:cs="Arial"/>
          <w:sz w:val="22"/>
          <w:szCs w:val="22"/>
          <w:lang w:val="en-GB"/>
        </w:rPr>
        <w:tab/>
      </w:r>
      <w:r w:rsidR="00FC47C2">
        <w:rPr>
          <w:rFonts w:ascii="Arial" w:eastAsiaTheme="minorEastAsia" w:hAnsi="Arial" w:cs="Arial"/>
          <w:sz w:val="22"/>
          <w:szCs w:val="22"/>
          <w:lang w:val="en-GB"/>
        </w:rPr>
        <w:tab/>
      </w:r>
      <w:r w:rsidR="00FC47C2">
        <w:rPr>
          <w:rFonts w:ascii="Arial" w:eastAsiaTheme="minorEastAsia" w:hAnsi="Arial" w:cs="Arial"/>
          <w:sz w:val="22"/>
          <w:szCs w:val="22"/>
          <w:lang w:val="en-GB"/>
        </w:rPr>
        <w:tab/>
      </w:r>
      <w:r w:rsidR="00FC47C2">
        <w:rPr>
          <w:rFonts w:ascii="Arial" w:eastAsiaTheme="minorEastAsia" w:hAnsi="Arial" w:cs="Arial"/>
          <w:sz w:val="22"/>
          <w:szCs w:val="22"/>
          <w:lang w:val="en-GB"/>
        </w:rPr>
        <w:tab/>
      </w:r>
      <w:r w:rsidR="00FC47C2">
        <w:rPr>
          <w:rFonts w:ascii="Arial" w:eastAsiaTheme="minorEastAsia" w:hAnsi="Arial" w:cs="Arial"/>
          <w:sz w:val="22"/>
          <w:szCs w:val="22"/>
          <w:lang w:val="en-GB"/>
        </w:rPr>
        <w:tab/>
        <w:t xml:space="preserve">          </w:t>
      </w:r>
      <w:r w:rsidRPr="0084524D">
        <w:rPr>
          <w:rFonts w:ascii="Arial" w:eastAsiaTheme="minorEastAsia" w:hAnsi="Arial" w:cs="Arial"/>
          <w:sz w:val="22"/>
          <w:szCs w:val="22"/>
          <w:lang w:val="en-GB"/>
        </w:rPr>
        <w:t>(3</w:t>
      </w:r>
      <w:r w:rsidR="00FC47C2">
        <w:rPr>
          <w:rFonts w:ascii="Arial" w:eastAsiaTheme="minorEastAsia" w:hAnsi="Arial" w:cs="Arial"/>
          <w:sz w:val="22"/>
          <w:szCs w:val="22"/>
          <w:lang w:val="en-GB"/>
        </w:rPr>
        <w:t xml:space="preserve"> marks</w:t>
      </w:r>
      <w:r w:rsidRPr="0084524D">
        <w:rPr>
          <w:rFonts w:ascii="Arial" w:eastAsiaTheme="minorEastAsia" w:hAnsi="Arial" w:cs="Arial"/>
          <w:sz w:val="22"/>
          <w:szCs w:val="22"/>
          <w:lang w:val="en-GB"/>
        </w:rPr>
        <w:t>)</w:t>
      </w:r>
    </w:p>
    <w:p w14:paraId="34FEB7E6" w14:textId="77777777" w:rsidR="0084524D" w:rsidRDefault="0084524D" w:rsidP="0084524D">
      <w:pPr>
        <w:jc w:val="right"/>
        <w:rPr>
          <w:rFonts w:ascii="Arial" w:eastAsiaTheme="minorEastAsia" w:hAnsi="Arial" w:cs="Arial"/>
          <w:lang w:val="en-GB"/>
        </w:rPr>
      </w:pPr>
    </w:p>
    <w:p w14:paraId="2AE1B145" w14:textId="77777777" w:rsidR="0084524D" w:rsidRDefault="0084524D" w:rsidP="0084524D">
      <w:pPr>
        <w:jc w:val="right"/>
        <w:rPr>
          <w:rFonts w:ascii="Arial" w:eastAsiaTheme="minorEastAsia" w:hAnsi="Arial" w:cs="Arial"/>
          <w:lang w:val="en-GB"/>
        </w:rPr>
      </w:pPr>
    </w:p>
    <w:p w14:paraId="2F5A7F2E" w14:textId="77777777" w:rsidR="0084524D" w:rsidRDefault="0084524D" w:rsidP="0084524D">
      <w:pPr>
        <w:jc w:val="right"/>
        <w:rPr>
          <w:rFonts w:ascii="Arial" w:eastAsiaTheme="minorEastAsia" w:hAnsi="Arial" w:cs="Arial"/>
          <w:lang w:val="en-GB"/>
        </w:rPr>
      </w:pPr>
    </w:p>
    <w:p w14:paraId="3DCDDCC1" w14:textId="77777777" w:rsidR="0084524D" w:rsidRDefault="0084524D" w:rsidP="0084524D">
      <w:pPr>
        <w:jc w:val="right"/>
        <w:rPr>
          <w:rFonts w:ascii="Arial" w:eastAsiaTheme="minorEastAsia" w:hAnsi="Arial" w:cs="Arial"/>
          <w:lang w:val="en-GB"/>
        </w:rPr>
      </w:pPr>
    </w:p>
    <w:p w14:paraId="1D9AB82C" w14:textId="77777777" w:rsidR="0084524D" w:rsidRDefault="0084524D" w:rsidP="0084524D">
      <w:pPr>
        <w:jc w:val="right"/>
        <w:rPr>
          <w:rFonts w:ascii="Arial" w:eastAsiaTheme="minorEastAsia" w:hAnsi="Arial" w:cs="Arial"/>
          <w:lang w:val="en-GB"/>
        </w:rPr>
      </w:pPr>
    </w:p>
    <w:p w14:paraId="34DCA1C5" w14:textId="77777777" w:rsidR="0084524D" w:rsidRDefault="0084524D">
      <w:pPr>
        <w:spacing w:after="160" w:line="259" w:lineRule="auto"/>
        <w:rPr>
          <w:rFonts w:ascii="Arial" w:eastAsiaTheme="minorEastAsia" w:hAnsi="Arial" w:cs="Arial"/>
          <w:lang w:val="en-GB"/>
        </w:rPr>
      </w:pPr>
      <w:r>
        <w:rPr>
          <w:rFonts w:ascii="Arial" w:eastAsiaTheme="minorEastAsia" w:hAnsi="Arial" w:cs="Arial"/>
          <w:lang w:val="en-GB"/>
        </w:rPr>
        <w:br w:type="page"/>
      </w:r>
    </w:p>
    <w:p w14:paraId="0F10FC70" w14:textId="77777777" w:rsidR="002D497B" w:rsidRDefault="002D497B" w:rsidP="0084524D">
      <w:pPr>
        <w:rPr>
          <w:rFonts w:ascii="Arial" w:eastAsiaTheme="minorEastAsia" w:hAnsi="Arial" w:cs="Arial"/>
          <w:sz w:val="22"/>
          <w:szCs w:val="22"/>
          <w:lang w:val="en-GB"/>
        </w:rPr>
      </w:pPr>
    </w:p>
    <w:p w14:paraId="53984494" w14:textId="55E3611A" w:rsidR="0084524D" w:rsidRPr="0084524D" w:rsidRDefault="0084524D" w:rsidP="0084524D">
      <w:pPr>
        <w:rPr>
          <w:rFonts w:ascii="Arial" w:eastAsiaTheme="minorEastAsia" w:hAnsi="Arial" w:cs="Arial"/>
          <w:sz w:val="22"/>
          <w:szCs w:val="22"/>
          <w:lang w:val="en-GB"/>
        </w:rPr>
      </w:pPr>
      <w:r w:rsidRPr="0084524D">
        <w:rPr>
          <w:rFonts w:ascii="Arial" w:eastAsiaTheme="minorEastAsia" w:hAnsi="Arial" w:cs="Arial"/>
          <w:sz w:val="22"/>
          <w:szCs w:val="22"/>
          <w:lang w:val="en-GB"/>
        </w:rPr>
        <w:t>During the data acquisition part of the investigation, the students decide to keep the value of ‘θ’ constant and increase the radius of rotation ‘r’. They do this by increasing the length ‘L’ of the conical pendulum. This is illustrated in the vector diagram below:</w:t>
      </w:r>
    </w:p>
    <w:p w14:paraId="138BBE61" w14:textId="77777777" w:rsidR="0084524D" w:rsidRDefault="0084524D" w:rsidP="0084524D">
      <w:pPr>
        <w:rPr>
          <w:rFonts w:ascii="Arial" w:eastAsiaTheme="minorEastAsia" w:hAnsi="Arial" w:cs="Arial"/>
          <w:lang w:val="en-GB"/>
        </w:rPr>
      </w:pPr>
      <w:r>
        <w:rPr>
          <w:rFonts w:ascii="Arial" w:hAnsi="Arial" w:cs="Arial"/>
          <w:noProof/>
          <w:lang w:val="en-GB"/>
        </w:rPr>
        <mc:AlternateContent>
          <mc:Choice Requires="wps">
            <w:drawing>
              <wp:anchor distT="0" distB="0" distL="114300" distR="114300" simplePos="0" relativeHeight="252688384" behindDoc="1" locked="0" layoutInCell="1" allowOverlap="1" wp14:anchorId="7F70270E" wp14:editId="0C9735FB">
                <wp:simplePos x="0" y="0"/>
                <wp:positionH relativeFrom="column">
                  <wp:posOffset>2762885</wp:posOffset>
                </wp:positionH>
                <wp:positionV relativeFrom="paragraph">
                  <wp:posOffset>218440</wp:posOffset>
                </wp:positionV>
                <wp:extent cx="914400" cy="247650"/>
                <wp:effectExtent l="0" t="0" r="0" b="0"/>
                <wp:wrapNone/>
                <wp:docPr id="180589194" name="Text Box 4"/>
                <wp:cNvGraphicFramePr/>
                <a:graphic xmlns:a="http://schemas.openxmlformats.org/drawingml/2006/main">
                  <a:graphicData uri="http://schemas.microsoft.com/office/word/2010/wordprocessingShape">
                    <wps:wsp>
                      <wps:cNvSpPr txBox="1"/>
                      <wps:spPr>
                        <a:xfrm>
                          <a:off x="0" y="0"/>
                          <a:ext cx="914400" cy="247650"/>
                        </a:xfrm>
                        <a:prstGeom prst="rect">
                          <a:avLst/>
                        </a:prstGeom>
                        <a:solidFill>
                          <a:schemeClr val="lt1"/>
                        </a:solidFill>
                        <a:ln w="6350">
                          <a:noFill/>
                        </a:ln>
                      </wps:spPr>
                      <wps:txbx>
                        <w:txbxContent>
                          <w:p w14:paraId="48FCAD18" w14:textId="77777777" w:rsidR="0084524D" w:rsidRPr="008F52A6" w:rsidRDefault="0084524D" w:rsidP="0084524D">
                            <w:pPr>
                              <w:rPr>
                                <w:rFonts w:ascii="Arial" w:hAnsi="Arial" w:cs="Arial"/>
                                <w:lang w:val="en-GB"/>
                              </w:rPr>
                            </w:pPr>
                            <w:r>
                              <w:rPr>
                                <w:rFonts w:ascii="Arial" w:hAnsi="Arial" w:cs="Arial"/>
                                <w:lang w:val="en-GB"/>
                              </w:rPr>
                              <w:t>θ</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70270E" id="_x0000_s1059" type="#_x0000_t202" style="position:absolute;margin-left:217.55pt;margin-top:17.2pt;width:1in;height:19.5pt;z-index:-2506280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" fillcolor="white [3201]" stroked="f" strokeweight=".5pt">
                <v:textbox>
                  <w:txbxContent>
                    <w:p w14:paraId="48FCAD18" w14:textId="77777777" w:rsidR="0084524D" w:rsidRPr="008F52A6" w:rsidRDefault="0084524D" w:rsidP="0084524D">
                      <w:pPr>
                        <w:rPr>
                          <w:rFonts w:ascii="Arial" w:hAnsi="Arial" w:cs="Arial"/>
                          <w:lang w:val="en-GB"/>
                        </w:rPr>
                      </w:pPr>
                      <w:r>
                        <w:rPr>
                          <w:rFonts w:ascii="Arial" w:hAnsi="Arial" w:cs="Arial"/>
                          <w:lang w:val="en-GB"/>
                        </w:rPr>
                        <w:t>θ</w:t>
                      </w:r>
                    </w:p>
                  </w:txbxContent>
                </v:textbox>
              </v:shape>
            </w:pict>
          </mc:Fallback>
        </mc:AlternateContent>
      </w:r>
      <w:r>
        <w:rPr>
          <w:rFonts w:ascii="Arial" w:hAnsi="Arial" w:cs="Arial"/>
          <w:noProof/>
          <w:lang w:val="en-GB"/>
        </w:rPr>
        <mc:AlternateContent>
          <mc:Choice Requires="wps">
            <w:drawing>
              <wp:anchor distT="0" distB="0" distL="114300" distR="114300" simplePos="0" relativeHeight="252686336" behindDoc="0" locked="0" layoutInCell="1" allowOverlap="1" wp14:anchorId="1FFE9542" wp14:editId="04B0CBDD">
                <wp:simplePos x="0" y="0"/>
                <wp:positionH relativeFrom="column">
                  <wp:posOffset>2971800</wp:posOffset>
                </wp:positionH>
                <wp:positionV relativeFrom="paragraph">
                  <wp:posOffset>38100</wp:posOffset>
                </wp:positionV>
                <wp:extent cx="0" cy="1828800"/>
                <wp:effectExtent l="76200" t="0" r="57150" b="57150"/>
                <wp:wrapNone/>
                <wp:docPr id="787327687" name="Straight Arrow Connector 2"/>
                <wp:cNvGraphicFramePr/>
                <a:graphic xmlns:a="http://schemas.openxmlformats.org/drawingml/2006/main">
                  <a:graphicData uri="http://schemas.microsoft.com/office/word/2010/wordprocessingShape">
                    <wps:wsp>
                      <wps:cNvCnPr/>
                      <wps:spPr>
                        <a:xfrm>
                          <a:off x="0" y="0"/>
                          <a:ext cx="0" cy="1828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6483F6" id="Straight Arrow Connector 2" o:spid="_x0000_s1026" type="#_x0000_t32" style="position:absolute;margin-left:234pt;margin-top:3pt;width:0;height:2in;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" strokecolor="black [3200]" strokeweight=".5pt">
                <v:stroke endarrow="block" joinstyle="miter"/>
              </v:shape>
            </w:pict>
          </mc:Fallback>
        </mc:AlternateContent>
      </w:r>
      <w:r>
        <w:rPr>
          <w:rFonts w:ascii="Arial" w:hAnsi="Arial" w:cs="Arial"/>
          <w:noProof/>
          <w:lang w:val="en-GB"/>
        </w:rPr>
        <mc:AlternateContent>
          <mc:Choice Requires="wps">
            <w:drawing>
              <wp:anchor distT="0" distB="0" distL="114300" distR="114300" simplePos="0" relativeHeight="252685312" behindDoc="0" locked="0" layoutInCell="1" allowOverlap="1" wp14:anchorId="0D898A52" wp14:editId="708C25A2">
                <wp:simplePos x="0" y="0"/>
                <wp:positionH relativeFrom="column">
                  <wp:posOffset>1714500</wp:posOffset>
                </wp:positionH>
                <wp:positionV relativeFrom="paragraph">
                  <wp:posOffset>38100</wp:posOffset>
                </wp:positionV>
                <wp:extent cx="1257300" cy="1828800"/>
                <wp:effectExtent l="0" t="38100" r="57150" b="19050"/>
                <wp:wrapNone/>
                <wp:docPr id="892237782" name="Straight Arrow Connector 1"/>
                <wp:cNvGraphicFramePr/>
                <a:graphic xmlns:a="http://schemas.openxmlformats.org/drawingml/2006/main">
                  <a:graphicData uri="http://schemas.microsoft.com/office/word/2010/wordprocessingShape">
                    <wps:wsp>
                      <wps:cNvCnPr/>
                      <wps:spPr>
                        <a:xfrm flipV="1">
                          <a:off x="0" y="0"/>
                          <a:ext cx="1257300" cy="1828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28F266" id="Straight Arrow Connector 1" o:spid="_x0000_s1026" type="#_x0000_t32" style="position:absolute;margin-left:135pt;margin-top:3pt;width:99pt;height:2in;flip:y;z-index:252685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" strokecolor="black [3200]" strokeweight=".5pt">
                <v:stroke endarrow="block" joinstyle="miter"/>
              </v:shape>
            </w:pict>
          </mc:Fallback>
        </mc:AlternateContent>
      </w:r>
    </w:p>
    <w:p w14:paraId="73135631" w14:textId="6D6375F6" w:rsidR="0084524D" w:rsidRDefault="0084524D" w:rsidP="0084524D">
      <w:pPr>
        <w:rPr>
          <w:rFonts w:ascii="Arial" w:eastAsiaTheme="minorEastAsia" w:hAnsi="Arial" w:cs="Arial"/>
          <w:lang w:val="en-GB"/>
        </w:rPr>
      </w:pPr>
      <w:r>
        <w:rPr>
          <w:rFonts w:ascii="Arial" w:hAnsi="Arial" w:cs="Arial"/>
          <w:noProof/>
          <w:lang w:val="en-GB"/>
        </w:rPr>
        <mc:AlternateContent>
          <mc:Choice Requires="wps">
            <w:drawing>
              <wp:anchor distT="0" distB="0" distL="114300" distR="114300" simplePos="0" relativeHeight="252689408" behindDoc="1" locked="0" layoutInCell="1" allowOverlap="1" wp14:anchorId="0EBC790A" wp14:editId="4665B1E9">
                <wp:simplePos x="0" y="0"/>
                <wp:positionH relativeFrom="column">
                  <wp:posOffset>2127885</wp:posOffset>
                </wp:positionH>
                <wp:positionV relativeFrom="paragraph">
                  <wp:posOffset>457835</wp:posOffset>
                </wp:positionV>
                <wp:extent cx="914400" cy="247650"/>
                <wp:effectExtent l="0" t="0" r="0" b="0"/>
                <wp:wrapNone/>
                <wp:docPr id="1050915068" name="Text Box 4"/>
                <wp:cNvGraphicFramePr/>
                <a:graphic xmlns:a="http://schemas.openxmlformats.org/drawingml/2006/main">
                  <a:graphicData uri="http://schemas.microsoft.com/office/word/2010/wordprocessingShape">
                    <wps:wsp>
                      <wps:cNvSpPr txBox="1"/>
                      <wps:spPr>
                        <a:xfrm>
                          <a:off x="0" y="0"/>
                          <a:ext cx="914400" cy="247650"/>
                        </a:xfrm>
                        <a:prstGeom prst="rect">
                          <a:avLst/>
                        </a:prstGeom>
                        <a:solidFill>
                          <a:schemeClr val="lt1"/>
                        </a:solidFill>
                        <a:ln w="6350">
                          <a:noFill/>
                        </a:ln>
                      </wps:spPr>
                      <wps:txbx>
                        <w:txbxContent>
                          <w:p w14:paraId="5097226D" w14:textId="77777777" w:rsidR="0084524D" w:rsidRPr="008F52A6" w:rsidRDefault="0084524D" w:rsidP="0084524D">
                            <w:pPr>
                              <w:rPr>
                                <w:rFonts w:ascii="Arial" w:hAnsi="Arial" w:cs="Arial"/>
                                <w:lang w:val="en-GB"/>
                              </w:rPr>
                            </w:pPr>
                            <w:r>
                              <w:rPr>
                                <w:rFonts w:ascii="Arial" w:hAnsi="Arial" w:cs="Arial"/>
                                <w:lang w:val="en-GB"/>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BC790A" id="_x0000_s1060" type="#_x0000_t202" style="position:absolute;margin-left:167.55pt;margin-top:36.05pt;width:1in;height:19.5pt;z-index:-2506270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" fillcolor="white [3201]" stroked="f" strokeweight=".5pt">
                <v:textbox>
                  <w:txbxContent>
                    <w:p w14:paraId="5097226D" w14:textId="77777777" w:rsidR="0084524D" w:rsidRPr="008F52A6" w:rsidRDefault="0084524D" w:rsidP="0084524D">
                      <w:pPr>
                        <w:rPr>
                          <w:rFonts w:ascii="Arial" w:hAnsi="Arial" w:cs="Arial"/>
                          <w:lang w:val="en-GB"/>
                        </w:rPr>
                      </w:pPr>
                      <w:r>
                        <w:rPr>
                          <w:rFonts w:ascii="Arial" w:hAnsi="Arial" w:cs="Arial"/>
                          <w:lang w:val="en-GB"/>
                        </w:rPr>
                        <w:t>L</w:t>
                      </w:r>
                    </w:p>
                  </w:txbxContent>
                </v:textbox>
              </v:shape>
            </w:pict>
          </mc:Fallback>
        </mc:AlternateContent>
      </w:r>
    </w:p>
    <w:p w14:paraId="47DE9687" w14:textId="77777777" w:rsidR="0084524D" w:rsidRDefault="0084524D" w:rsidP="0084524D">
      <w:pPr>
        <w:rPr>
          <w:rFonts w:ascii="Arial" w:eastAsiaTheme="minorEastAsia" w:hAnsi="Arial" w:cs="Arial"/>
          <w:lang w:val="en-GB"/>
        </w:rPr>
      </w:pPr>
    </w:p>
    <w:p w14:paraId="41419548" w14:textId="77777777" w:rsidR="0084524D" w:rsidRDefault="0084524D" w:rsidP="0084524D">
      <w:pPr>
        <w:rPr>
          <w:rFonts w:ascii="Arial" w:eastAsiaTheme="minorEastAsia" w:hAnsi="Arial" w:cs="Arial"/>
          <w:lang w:val="en-GB"/>
        </w:rPr>
      </w:pPr>
    </w:p>
    <w:p w14:paraId="0C08B5A3" w14:textId="77777777" w:rsidR="0084524D" w:rsidRDefault="0084524D" w:rsidP="0084524D">
      <w:pPr>
        <w:rPr>
          <w:rFonts w:ascii="Arial" w:eastAsiaTheme="minorEastAsia" w:hAnsi="Arial" w:cs="Arial"/>
          <w:lang w:val="en-GB"/>
        </w:rPr>
      </w:pPr>
    </w:p>
    <w:p w14:paraId="452CF6D2" w14:textId="77777777" w:rsidR="0084524D" w:rsidRDefault="0084524D" w:rsidP="0084524D">
      <w:pPr>
        <w:rPr>
          <w:rFonts w:ascii="Arial" w:eastAsiaTheme="minorEastAsia" w:hAnsi="Arial" w:cs="Arial"/>
          <w:lang w:val="en-GB"/>
        </w:rPr>
      </w:pPr>
    </w:p>
    <w:p w14:paraId="6905B080" w14:textId="77777777" w:rsidR="0084524D" w:rsidRDefault="0084524D" w:rsidP="0084524D">
      <w:pPr>
        <w:rPr>
          <w:rFonts w:ascii="Arial" w:eastAsiaTheme="minorEastAsia" w:hAnsi="Arial" w:cs="Arial"/>
          <w:lang w:val="en-GB"/>
        </w:rPr>
      </w:pPr>
    </w:p>
    <w:p w14:paraId="1A511304" w14:textId="77777777" w:rsidR="0084524D" w:rsidRDefault="0084524D" w:rsidP="0084524D">
      <w:pPr>
        <w:rPr>
          <w:rFonts w:ascii="Arial" w:eastAsiaTheme="minorEastAsia" w:hAnsi="Arial" w:cs="Arial"/>
          <w:lang w:val="en-GB"/>
        </w:rPr>
      </w:pPr>
    </w:p>
    <w:p w14:paraId="6DF180AC" w14:textId="77777777" w:rsidR="0084524D" w:rsidRDefault="0084524D" w:rsidP="0084524D">
      <w:pPr>
        <w:rPr>
          <w:rFonts w:ascii="Arial" w:eastAsiaTheme="minorEastAsia" w:hAnsi="Arial" w:cs="Arial"/>
          <w:lang w:val="en-GB"/>
        </w:rPr>
      </w:pPr>
    </w:p>
    <w:p w14:paraId="53019642" w14:textId="77777777" w:rsidR="0084524D" w:rsidRDefault="0084524D" w:rsidP="0084524D">
      <w:pPr>
        <w:rPr>
          <w:rFonts w:ascii="Arial" w:eastAsiaTheme="minorEastAsia" w:hAnsi="Arial" w:cs="Arial"/>
          <w:lang w:val="en-GB"/>
        </w:rPr>
      </w:pPr>
    </w:p>
    <w:p w14:paraId="175C515D" w14:textId="77777777" w:rsidR="0084524D" w:rsidRDefault="0084524D" w:rsidP="0084524D">
      <w:pPr>
        <w:rPr>
          <w:rFonts w:ascii="Arial" w:eastAsiaTheme="minorEastAsia" w:hAnsi="Arial" w:cs="Arial"/>
          <w:lang w:val="en-GB"/>
        </w:rPr>
      </w:pPr>
    </w:p>
    <w:p w14:paraId="587212AA" w14:textId="77777777" w:rsidR="0084524D" w:rsidRDefault="0084524D" w:rsidP="0084524D">
      <w:pPr>
        <w:rPr>
          <w:rFonts w:ascii="Arial" w:eastAsiaTheme="minorEastAsia" w:hAnsi="Arial" w:cs="Arial"/>
          <w:lang w:val="en-GB"/>
        </w:rPr>
      </w:pPr>
    </w:p>
    <w:p w14:paraId="3EDA4CA7" w14:textId="1BB15581" w:rsidR="0084524D" w:rsidRDefault="0084524D" w:rsidP="0084524D">
      <w:pPr>
        <w:rPr>
          <w:rFonts w:ascii="Arial" w:eastAsiaTheme="minorEastAsia" w:hAnsi="Arial" w:cs="Arial"/>
          <w:lang w:val="en-GB"/>
        </w:rPr>
      </w:pPr>
      <w:r>
        <w:rPr>
          <w:rFonts w:ascii="Arial" w:hAnsi="Arial" w:cs="Arial"/>
          <w:noProof/>
          <w:lang w:val="en-GB"/>
        </w:rPr>
        <mc:AlternateContent>
          <mc:Choice Requires="wps">
            <w:drawing>
              <wp:anchor distT="0" distB="0" distL="114300" distR="114300" simplePos="0" relativeHeight="252690432" behindDoc="1" locked="0" layoutInCell="1" allowOverlap="1" wp14:anchorId="4B8C9A62" wp14:editId="0DD00415">
                <wp:simplePos x="0" y="0"/>
                <wp:positionH relativeFrom="column">
                  <wp:posOffset>2242185</wp:posOffset>
                </wp:positionH>
                <wp:positionV relativeFrom="paragraph">
                  <wp:posOffset>89535</wp:posOffset>
                </wp:positionV>
                <wp:extent cx="914400" cy="247650"/>
                <wp:effectExtent l="0" t="0" r="0" b="0"/>
                <wp:wrapNone/>
                <wp:docPr id="534764158" name="Text Box 4"/>
                <wp:cNvGraphicFramePr/>
                <a:graphic xmlns:a="http://schemas.openxmlformats.org/drawingml/2006/main">
                  <a:graphicData uri="http://schemas.microsoft.com/office/word/2010/wordprocessingShape">
                    <wps:wsp>
                      <wps:cNvSpPr txBox="1"/>
                      <wps:spPr>
                        <a:xfrm>
                          <a:off x="0" y="0"/>
                          <a:ext cx="914400" cy="247650"/>
                        </a:xfrm>
                        <a:prstGeom prst="rect">
                          <a:avLst/>
                        </a:prstGeom>
                        <a:solidFill>
                          <a:schemeClr val="lt1"/>
                        </a:solidFill>
                        <a:ln w="6350">
                          <a:noFill/>
                        </a:ln>
                      </wps:spPr>
                      <wps:txbx>
                        <w:txbxContent>
                          <w:p w14:paraId="20895BE5" w14:textId="77777777" w:rsidR="0084524D" w:rsidRPr="008F52A6" w:rsidRDefault="0084524D" w:rsidP="0084524D">
                            <w:pPr>
                              <w:rPr>
                                <w:rFonts w:ascii="Arial" w:hAnsi="Arial" w:cs="Arial"/>
                                <w:lang w:val="en-GB"/>
                              </w:rPr>
                            </w:pPr>
                            <w:r>
                              <w:rPr>
                                <w:rFonts w:ascii="Arial" w:hAnsi="Arial" w:cs="Arial"/>
                                <w:lang w:val="en-GB"/>
                              </w:rPr>
                              <w:t>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8C9A62" id="_x0000_s1061" type="#_x0000_t202" style="position:absolute;margin-left:176.55pt;margin-top:7.05pt;width:1in;height:19.5pt;z-index:-2506260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" fillcolor="white [3201]" stroked="f" strokeweight=".5pt">
                <v:textbox>
                  <w:txbxContent>
                    <w:p w14:paraId="20895BE5" w14:textId="77777777" w:rsidR="0084524D" w:rsidRPr="008F52A6" w:rsidRDefault="0084524D" w:rsidP="0084524D">
                      <w:pPr>
                        <w:rPr>
                          <w:rFonts w:ascii="Arial" w:hAnsi="Arial" w:cs="Arial"/>
                          <w:lang w:val="en-GB"/>
                        </w:rPr>
                      </w:pPr>
                      <w:r>
                        <w:rPr>
                          <w:rFonts w:ascii="Arial" w:hAnsi="Arial" w:cs="Arial"/>
                          <w:lang w:val="en-GB"/>
                        </w:rPr>
                        <w:t>r</w:t>
                      </w:r>
                    </w:p>
                  </w:txbxContent>
                </v:textbox>
              </v:shape>
            </w:pict>
          </mc:Fallback>
        </mc:AlternateContent>
      </w:r>
      <w:r>
        <w:rPr>
          <w:rFonts w:ascii="Arial" w:hAnsi="Arial" w:cs="Arial"/>
          <w:noProof/>
          <w:lang w:val="en-GB"/>
        </w:rPr>
        <mc:AlternateContent>
          <mc:Choice Requires="wps">
            <w:drawing>
              <wp:anchor distT="0" distB="0" distL="114300" distR="114300" simplePos="0" relativeHeight="252687360" behindDoc="0" locked="0" layoutInCell="1" allowOverlap="1" wp14:anchorId="07891DF4" wp14:editId="52021649">
                <wp:simplePos x="0" y="0"/>
                <wp:positionH relativeFrom="column">
                  <wp:posOffset>1714500</wp:posOffset>
                </wp:positionH>
                <wp:positionV relativeFrom="paragraph">
                  <wp:posOffset>106045</wp:posOffset>
                </wp:positionV>
                <wp:extent cx="1257300" cy="0"/>
                <wp:effectExtent l="0" t="76200" r="19050" b="95250"/>
                <wp:wrapNone/>
                <wp:docPr id="449143940" name="Straight Arrow Connector 3"/>
                <wp:cNvGraphicFramePr/>
                <a:graphic xmlns:a="http://schemas.openxmlformats.org/drawingml/2006/main">
                  <a:graphicData uri="http://schemas.microsoft.com/office/word/2010/wordprocessingShape">
                    <wps:wsp>
                      <wps:cNvCnPr/>
                      <wps:spPr>
                        <a:xfrm>
                          <a:off x="0" y="0"/>
                          <a:ext cx="1257300" cy="0"/>
                        </a:xfrm>
                        <a:prstGeom prst="straightConnector1">
                          <a:avLst/>
                        </a:prstGeom>
                        <a:ln>
                          <a:prstDash val="solid"/>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6CD84F" id="Straight Arrow Connector 3" o:spid="_x0000_s1026" type="#_x0000_t32" style="position:absolute;margin-left:135pt;margin-top:8.35pt;width:99pt;height:0;z-index:252687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" strokecolor="black [3200]" strokeweight=".5pt">
                <v:stroke endarrow="block" joinstyle="miter"/>
              </v:shape>
            </w:pict>
          </mc:Fallback>
        </mc:AlternateContent>
      </w:r>
    </w:p>
    <w:p w14:paraId="4C9370B2" w14:textId="77777777" w:rsidR="0084524D" w:rsidRDefault="0084524D" w:rsidP="0084524D">
      <w:pPr>
        <w:rPr>
          <w:rFonts w:ascii="Arial" w:eastAsiaTheme="minorEastAsia" w:hAnsi="Arial" w:cs="Arial"/>
          <w:lang w:val="en-GB"/>
        </w:rPr>
      </w:pPr>
    </w:p>
    <w:p w14:paraId="5E6894D4" w14:textId="77777777" w:rsidR="0084524D" w:rsidRDefault="0084524D" w:rsidP="0084524D">
      <w:pPr>
        <w:rPr>
          <w:rFonts w:ascii="Arial" w:eastAsiaTheme="minorEastAsia" w:hAnsi="Arial" w:cs="Arial"/>
          <w:lang w:val="en-GB"/>
        </w:rPr>
      </w:pPr>
    </w:p>
    <w:p w14:paraId="5E399A92" w14:textId="77777777" w:rsidR="0084524D" w:rsidRDefault="0084524D" w:rsidP="0084524D">
      <w:pPr>
        <w:rPr>
          <w:rFonts w:ascii="Arial" w:eastAsiaTheme="minorEastAsia" w:hAnsi="Arial" w:cs="Arial"/>
          <w:lang w:val="en-GB"/>
        </w:rPr>
      </w:pPr>
    </w:p>
    <w:p w14:paraId="3353453D" w14:textId="6D2276EF" w:rsidR="0084524D" w:rsidRPr="005A37DA" w:rsidRDefault="0084524D" w:rsidP="0084524D">
      <w:pPr>
        <w:rPr>
          <w:rFonts w:ascii="Arial" w:eastAsiaTheme="minorEastAsia" w:hAnsi="Arial" w:cs="Arial"/>
          <w:sz w:val="22"/>
          <w:szCs w:val="22"/>
          <w:lang w:val="en-GB"/>
        </w:rPr>
      </w:pPr>
      <w:r w:rsidRPr="005A37DA">
        <w:rPr>
          <w:rFonts w:ascii="Arial" w:eastAsiaTheme="minorEastAsia" w:hAnsi="Arial" w:cs="Arial"/>
          <w:sz w:val="22"/>
          <w:szCs w:val="22"/>
          <w:lang w:val="en-GB"/>
        </w:rPr>
        <w:t>The students know the following information:</w:t>
      </w:r>
    </w:p>
    <w:p w14:paraId="36DBD1D1" w14:textId="77777777" w:rsidR="005A37DA" w:rsidRPr="005A37DA" w:rsidRDefault="005A37DA" w:rsidP="0084524D">
      <w:pPr>
        <w:rPr>
          <w:rFonts w:ascii="Arial" w:eastAsiaTheme="minorEastAsia" w:hAnsi="Arial" w:cs="Arial"/>
          <w:sz w:val="22"/>
          <w:szCs w:val="22"/>
          <w:lang w:val="en-GB"/>
        </w:rPr>
      </w:pPr>
    </w:p>
    <w:tbl>
      <w:tblPr>
        <w:tblStyle w:val="TableGrid"/>
        <w:tblW w:w="0" w:type="auto"/>
        <w:tblLook w:val="04A0" w:firstRow="1" w:lastRow="0" w:firstColumn="1" w:lastColumn="0" w:noHBand="0" w:noVBand="1"/>
      </w:tblPr>
      <w:tblGrid>
        <w:gridCol w:w="5949"/>
        <w:gridCol w:w="3067"/>
      </w:tblGrid>
      <w:tr w:rsidR="0084524D" w:rsidRPr="005A37DA" w14:paraId="46658E16" w14:textId="77777777" w:rsidTr="00FD614D">
        <w:trPr>
          <w:trHeight w:val="567"/>
        </w:trPr>
        <w:tc>
          <w:tcPr>
            <w:tcW w:w="5949" w:type="dxa"/>
            <w:vAlign w:val="center"/>
          </w:tcPr>
          <w:p w14:paraId="1C940543"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Radius of the Earth (R</w:t>
            </w:r>
            <w:r w:rsidRPr="005A37DA">
              <w:rPr>
                <w:rFonts w:ascii="Arial" w:eastAsiaTheme="minorEastAsia" w:hAnsi="Arial" w:cs="Arial"/>
                <w:b/>
                <w:bCs/>
                <w:sz w:val="22"/>
                <w:szCs w:val="22"/>
                <w:vertAlign w:val="subscript"/>
                <w:lang w:val="en-GB"/>
              </w:rPr>
              <w:t>e</w:t>
            </w:r>
            <w:r w:rsidRPr="005A37DA">
              <w:rPr>
                <w:rFonts w:ascii="Arial" w:eastAsiaTheme="minorEastAsia" w:hAnsi="Arial" w:cs="Arial"/>
                <w:b/>
                <w:bCs/>
                <w:sz w:val="22"/>
                <w:szCs w:val="22"/>
                <w:lang w:val="en-GB"/>
              </w:rPr>
              <w:t>)</w:t>
            </w:r>
          </w:p>
        </w:tc>
        <w:tc>
          <w:tcPr>
            <w:tcW w:w="3067" w:type="dxa"/>
            <w:vAlign w:val="center"/>
          </w:tcPr>
          <w:p w14:paraId="759A957B" w14:textId="65F5A814"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 xml:space="preserve">6.37 </w:t>
            </w:r>
            <w:r w:rsidR="00A978B8">
              <w:rPr>
                <w:rFonts w:ascii="Arial" w:eastAsiaTheme="minorEastAsia" w:hAnsi="Arial" w:cs="Arial"/>
                <w:b/>
                <w:bCs/>
                <w:sz w:val="22"/>
                <w:szCs w:val="22"/>
                <w:lang w:val="en-GB"/>
              </w:rPr>
              <w:t>×</w:t>
            </w:r>
            <w:r w:rsidRPr="005A37DA">
              <w:rPr>
                <w:rFonts w:ascii="Arial" w:eastAsiaTheme="minorEastAsia" w:hAnsi="Arial" w:cs="Arial"/>
                <w:b/>
                <w:bCs/>
                <w:sz w:val="22"/>
                <w:szCs w:val="22"/>
                <w:lang w:val="en-GB"/>
              </w:rPr>
              <w:t xml:space="preserve"> 10</w:t>
            </w:r>
            <w:r w:rsidRPr="005A37DA">
              <w:rPr>
                <w:rFonts w:ascii="Arial" w:eastAsiaTheme="minorEastAsia" w:hAnsi="Arial" w:cs="Arial"/>
                <w:b/>
                <w:bCs/>
                <w:sz w:val="22"/>
                <w:szCs w:val="22"/>
                <w:vertAlign w:val="superscript"/>
                <w:lang w:val="en-GB"/>
              </w:rPr>
              <w:t>6</w:t>
            </w:r>
            <w:r w:rsidRPr="005A37DA">
              <w:rPr>
                <w:rFonts w:ascii="Arial" w:eastAsiaTheme="minorEastAsia" w:hAnsi="Arial" w:cs="Arial"/>
                <w:b/>
                <w:bCs/>
                <w:sz w:val="22"/>
                <w:szCs w:val="22"/>
                <w:lang w:val="en-GB"/>
              </w:rPr>
              <w:t xml:space="preserve"> m</w:t>
            </w:r>
          </w:p>
        </w:tc>
      </w:tr>
      <w:tr w:rsidR="0084524D" w:rsidRPr="005A37DA" w14:paraId="69CA480E" w14:textId="77777777" w:rsidTr="00FD614D">
        <w:trPr>
          <w:trHeight w:val="567"/>
        </w:trPr>
        <w:tc>
          <w:tcPr>
            <w:tcW w:w="5949" w:type="dxa"/>
            <w:vAlign w:val="center"/>
          </w:tcPr>
          <w:p w14:paraId="4108CC51"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Newtonian constant of gravitation (G)</w:t>
            </w:r>
          </w:p>
        </w:tc>
        <w:tc>
          <w:tcPr>
            <w:tcW w:w="3067" w:type="dxa"/>
            <w:vAlign w:val="center"/>
          </w:tcPr>
          <w:p w14:paraId="09930F9A" w14:textId="0E366BDF"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 xml:space="preserve">6.67 </w:t>
            </w:r>
            <w:r w:rsidR="00A978B8">
              <w:rPr>
                <w:rFonts w:ascii="Arial" w:eastAsiaTheme="minorEastAsia" w:hAnsi="Arial" w:cs="Arial"/>
                <w:b/>
                <w:bCs/>
                <w:sz w:val="22"/>
                <w:szCs w:val="22"/>
                <w:lang w:val="en-GB"/>
              </w:rPr>
              <w:t>×</w:t>
            </w:r>
            <w:r w:rsidRPr="005A37DA">
              <w:rPr>
                <w:rFonts w:ascii="Arial" w:eastAsiaTheme="minorEastAsia" w:hAnsi="Arial" w:cs="Arial"/>
                <w:b/>
                <w:bCs/>
                <w:sz w:val="22"/>
                <w:szCs w:val="22"/>
                <w:lang w:val="en-GB"/>
              </w:rPr>
              <w:t xml:space="preserve"> 10</w:t>
            </w:r>
            <w:r w:rsidRPr="005A37DA">
              <w:rPr>
                <w:rFonts w:ascii="Arial" w:eastAsiaTheme="minorEastAsia" w:hAnsi="Arial" w:cs="Arial"/>
                <w:b/>
                <w:bCs/>
                <w:sz w:val="22"/>
                <w:szCs w:val="22"/>
                <w:vertAlign w:val="superscript"/>
                <w:lang w:val="en-GB"/>
              </w:rPr>
              <w:t>-11</w:t>
            </w:r>
            <w:r w:rsidRPr="005A37DA">
              <w:rPr>
                <w:rFonts w:ascii="Arial" w:eastAsiaTheme="minorEastAsia" w:hAnsi="Arial" w:cs="Arial"/>
                <w:b/>
                <w:bCs/>
                <w:sz w:val="22"/>
                <w:szCs w:val="22"/>
                <w:lang w:val="en-GB"/>
              </w:rPr>
              <w:t xml:space="preserve"> N m</w:t>
            </w:r>
            <w:r w:rsidRPr="005A37DA">
              <w:rPr>
                <w:rFonts w:ascii="Arial" w:eastAsiaTheme="minorEastAsia" w:hAnsi="Arial" w:cs="Arial"/>
                <w:b/>
                <w:bCs/>
                <w:sz w:val="22"/>
                <w:szCs w:val="22"/>
                <w:vertAlign w:val="superscript"/>
                <w:lang w:val="en-GB"/>
              </w:rPr>
              <w:t>2</w:t>
            </w:r>
            <w:r w:rsidRPr="005A37DA">
              <w:rPr>
                <w:rFonts w:ascii="Arial" w:eastAsiaTheme="minorEastAsia" w:hAnsi="Arial" w:cs="Arial"/>
                <w:b/>
                <w:bCs/>
                <w:sz w:val="22"/>
                <w:szCs w:val="22"/>
                <w:lang w:val="en-GB"/>
              </w:rPr>
              <w:t xml:space="preserve"> </w:t>
            </w:r>
            <w:proofErr w:type="gramStart"/>
            <w:r w:rsidRPr="005A37DA">
              <w:rPr>
                <w:rFonts w:ascii="Arial" w:eastAsiaTheme="minorEastAsia" w:hAnsi="Arial" w:cs="Arial"/>
                <w:b/>
                <w:bCs/>
                <w:sz w:val="22"/>
                <w:szCs w:val="22"/>
                <w:lang w:val="en-GB"/>
              </w:rPr>
              <w:t>kg</w:t>
            </w:r>
            <w:r w:rsidRPr="005A37DA">
              <w:rPr>
                <w:rFonts w:ascii="Arial" w:eastAsiaTheme="minorEastAsia" w:hAnsi="Arial" w:cs="Arial"/>
                <w:b/>
                <w:bCs/>
                <w:sz w:val="22"/>
                <w:szCs w:val="22"/>
                <w:vertAlign w:val="superscript"/>
                <w:lang w:val="en-GB"/>
              </w:rPr>
              <w:t>-2</w:t>
            </w:r>
            <w:proofErr w:type="gramEnd"/>
          </w:p>
        </w:tc>
      </w:tr>
      <w:tr w:rsidR="0084524D" w:rsidRPr="005A37DA" w14:paraId="7409C49C" w14:textId="77777777" w:rsidTr="00FD614D">
        <w:trPr>
          <w:trHeight w:val="567"/>
        </w:trPr>
        <w:tc>
          <w:tcPr>
            <w:tcW w:w="5949" w:type="dxa"/>
            <w:vAlign w:val="center"/>
          </w:tcPr>
          <w:p w14:paraId="103B3B5F"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Constant angle of the pendulum with the vertical (θ)</w:t>
            </w:r>
          </w:p>
        </w:tc>
        <w:tc>
          <w:tcPr>
            <w:tcW w:w="3067" w:type="dxa"/>
            <w:vAlign w:val="center"/>
          </w:tcPr>
          <w:p w14:paraId="4B616FC5"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30.0°</w:t>
            </w:r>
          </w:p>
        </w:tc>
      </w:tr>
    </w:tbl>
    <w:p w14:paraId="35C89207" w14:textId="77777777" w:rsidR="0084524D" w:rsidRDefault="0084524D" w:rsidP="0084524D">
      <w:pPr>
        <w:rPr>
          <w:rFonts w:ascii="Arial" w:eastAsiaTheme="minorEastAsia" w:hAnsi="Arial" w:cs="Arial"/>
          <w:lang w:val="en-GB"/>
        </w:rPr>
      </w:pPr>
    </w:p>
    <w:p w14:paraId="6A96EC09" w14:textId="77777777" w:rsidR="0084524D" w:rsidRPr="005A37DA" w:rsidRDefault="0084524D" w:rsidP="0084524D">
      <w:pPr>
        <w:rPr>
          <w:rFonts w:ascii="Arial" w:eastAsiaTheme="minorEastAsia" w:hAnsi="Arial" w:cs="Arial"/>
          <w:sz w:val="22"/>
          <w:szCs w:val="22"/>
          <w:lang w:val="en-GB"/>
        </w:rPr>
      </w:pPr>
      <w:r w:rsidRPr="005A37DA">
        <w:rPr>
          <w:rFonts w:ascii="Arial" w:eastAsiaTheme="minorEastAsia" w:hAnsi="Arial" w:cs="Arial"/>
          <w:sz w:val="22"/>
          <w:szCs w:val="22"/>
          <w:lang w:val="en-GB"/>
        </w:rPr>
        <w:t>The students were able to derive the following expression relating ‘T’ and ‘r’ using the above data; expressions (1) and (2) on the previous page; and formulae from the Formulae and Data Booklet:</w:t>
      </w:r>
    </w:p>
    <w:p w14:paraId="2EE53565" w14:textId="77777777" w:rsidR="005A37DA" w:rsidRDefault="005A37DA" w:rsidP="0084524D">
      <w:pPr>
        <w:jc w:val="center"/>
        <w:rPr>
          <w:rFonts w:ascii="Arial" w:eastAsiaTheme="minorEastAsia" w:hAnsi="Arial" w:cs="Arial"/>
          <w:b/>
          <w:bCs/>
          <w:iCs/>
          <w:sz w:val="28"/>
          <w:szCs w:val="28"/>
          <w:lang w:val="en-GB"/>
        </w:rPr>
      </w:pPr>
    </w:p>
    <w:p w14:paraId="3AE9F8C6" w14:textId="5233F906" w:rsidR="0084524D" w:rsidRPr="00F41708" w:rsidRDefault="009669B2" w:rsidP="0084524D">
      <w:pPr>
        <w:jc w:val="center"/>
        <w:rPr>
          <w:rFonts w:ascii="Arial" w:eastAsiaTheme="minorEastAsia" w:hAnsi="Arial" w:cs="Arial"/>
          <w:b/>
          <w:bCs/>
          <w:iCs/>
          <w:sz w:val="28"/>
          <w:szCs w:val="28"/>
          <w:lang w:val="en-GB"/>
        </w:rPr>
      </w:pPr>
      <m:oMathPara>
        <m:oMath>
          <m:sSup>
            <m:sSupPr>
              <m:ctrlPr>
                <w:rPr>
                  <w:rFonts w:ascii="Cambria Math" w:eastAsiaTheme="minorEastAsia" w:hAnsi="Cambria Math" w:cs="Arial"/>
                  <w:b/>
                  <w:bCs/>
                  <w:iCs/>
                  <w:sz w:val="28"/>
                  <w:szCs w:val="28"/>
                  <w:lang w:val="en-GB"/>
                </w:rPr>
              </m:ctrlPr>
            </m:sSupPr>
            <m:e>
              <m:r>
                <m:rPr>
                  <m:sty m:val="b"/>
                </m:rPr>
                <w:rPr>
                  <w:rFonts w:ascii="Cambria Math" w:eastAsiaTheme="minorEastAsia" w:hAnsi="Cambria Math" w:cs="Arial"/>
                  <w:sz w:val="28"/>
                  <w:szCs w:val="28"/>
                  <w:lang w:val="en-GB"/>
                </w:rPr>
                <m:t>T</m:t>
              </m:r>
            </m:e>
            <m:sup>
              <m:r>
                <m:rPr>
                  <m:sty m:val="b"/>
                </m:rPr>
                <w:rPr>
                  <w:rFonts w:ascii="Cambria Math" w:eastAsiaTheme="minorEastAsia" w:hAnsi="Cambria Math" w:cs="Arial"/>
                  <w:sz w:val="28"/>
                  <w:szCs w:val="28"/>
                  <w:lang w:val="en-GB"/>
                </w:rPr>
                <m:t>2</m:t>
              </m:r>
            </m:sup>
          </m:sSup>
          <m:r>
            <m:rPr>
              <m:sty m:val="b"/>
            </m:rPr>
            <w:rPr>
              <w:rFonts w:ascii="Cambria Math" w:eastAsiaTheme="minorEastAsia" w:hAnsi="Cambria Math" w:cs="Arial"/>
              <w:sz w:val="28"/>
              <w:szCs w:val="28"/>
              <w:lang w:val="en-GB"/>
            </w:rPr>
            <m:t>=</m:t>
          </m:r>
          <m:f>
            <m:fPr>
              <m:ctrlPr>
                <w:rPr>
                  <w:rFonts w:ascii="Cambria Math" w:eastAsiaTheme="minorEastAsia" w:hAnsi="Cambria Math" w:cs="Arial"/>
                  <w:b/>
                  <w:bCs/>
                  <w:iCs/>
                  <w:sz w:val="28"/>
                  <w:szCs w:val="28"/>
                  <w:lang w:val="en-GB"/>
                </w:rPr>
              </m:ctrlPr>
            </m:fPr>
            <m:num>
              <m:r>
                <m:rPr>
                  <m:sty m:val="b"/>
                </m:rPr>
                <w:rPr>
                  <w:rFonts w:ascii="Cambria Math" w:eastAsiaTheme="minorEastAsia" w:hAnsi="Cambria Math" w:cs="Arial"/>
                  <w:sz w:val="28"/>
                  <w:szCs w:val="28"/>
                  <w:lang w:val="en-GB"/>
                </w:rPr>
                <m:t>4.16×</m:t>
              </m:r>
              <m:sSup>
                <m:sSupPr>
                  <m:ctrlPr>
                    <w:rPr>
                      <w:rFonts w:ascii="Cambria Math" w:eastAsiaTheme="minorEastAsia" w:hAnsi="Cambria Math" w:cs="Arial"/>
                      <w:b/>
                      <w:bCs/>
                      <w:iCs/>
                      <w:sz w:val="28"/>
                      <w:szCs w:val="28"/>
                      <w:lang w:val="en-GB"/>
                    </w:rPr>
                  </m:ctrlPr>
                </m:sSupPr>
                <m:e>
                  <m:r>
                    <m:rPr>
                      <m:sty m:val="b"/>
                    </m:rPr>
                    <w:rPr>
                      <w:rFonts w:ascii="Cambria Math" w:eastAsiaTheme="minorEastAsia" w:hAnsi="Cambria Math" w:cs="Arial"/>
                      <w:sz w:val="28"/>
                      <w:szCs w:val="28"/>
                      <w:lang w:val="en-GB"/>
                    </w:rPr>
                    <m:t>10</m:t>
                  </m:r>
                </m:e>
                <m:sup>
                  <m:r>
                    <m:rPr>
                      <m:sty m:val="b"/>
                    </m:rPr>
                    <w:rPr>
                      <w:rFonts w:ascii="Cambria Math" w:eastAsiaTheme="minorEastAsia" w:hAnsi="Cambria Math" w:cs="Arial"/>
                      <w:sz w:val="28"/>
                      <w:szCs w:val="28"/>
                      <w:lang w:val="en-GB"/>
                    </w:rPr>
                    <m:t>25</m:t>
                  </m:r>
                </m:sup>
              </m:sSup>
            </m:num>
            <m:den>
              <m:sSub>
                <m:sSubPr>
                  <m:ctrlPr>
                    <w:rPr>
                      <w:rFonts w:ascii="Cambria Math" w:eastAsiaTheme="minorEastAsia" w:hAnsi="Cambria Math" w:cs="Arial"/>
                      <w:b/>
                      <w:bCs/>
                      <w:iCs/>
                      <w:sz w:val="28"/>
                      <w:szCs w:val="28"/>
                      <w:lang w:val="en-GB"/>
                    </w:rPr>
                  </m:ctrlPr>
                </m:sSubPr>
                <m:e>
                  <m:r>
                    <m:rPr>
                      <m:sty m:val="b"/>
                    </m:rPr>
                    <w:rPr>
                      <w:rFonts w:ascii="Cambria Math" w:eastAsiaTheme="minorEastAsia" w:hAnsi="Cambria Math" w:cs="Arial"/>
                      <w:sz w:val="28"/>
                      <w:szCs w:val="28"/>
                      <w:lang w:val="en-GB"/>
                    </w:rPr>
                    <m:t>M</m:t>
                  </m:r>
                </m:e>
                <m:sub>
                  <m:r>
                    <m:rPr>
                      <m:sty m:val="b"/>
                    </m:rPr>
                    <w:rPr>
                      <w:rFonts w:ascii="Cambria Math" w:eastAsiaTheme="minorEastAsia" w:hAnsi="Cambria Math" w:cs="Arial"/>
                      <w:sz w:val="28"/>
                      <w:szCs w:val="28"/>
                      <w:lang w:val="en-GB"/>
                    </w:rPr>
                    <m:t>e</m:t>
                  </m:r>
                </m:sub>
              </m:sSub>
            </m:den>
          </m:f>
          <m:r>
            <m:rPr>
              <m:sty m:val="b"/>
            </m:rPr>
            <w:rPr>
              <w:rFonts w:ascii="Cambria Math" w:eastAsiaTheme="minorEastAsia" w:hAnsi="Cambria Math" w:cs="Arial"/>
              <w:sz w:val="28"/>
              <w:szCs w:val="28"/>
              <w:lang w:val="en-GB"/>
            </w:rPr>
            <m:t xml:space="preserve"> r    </m:t>
          </m:r>
          <m:d>
            <m:dPr>
              <m:ctrlPr>
                <w:rPr>
                  <w:rFonts w:ascii="Cambria Math" w:eastAsiaTheme="minorEastAsia" w:hAnsi="Cambria Math" w:cs="Arial"/>
                  <w:b/>
                  <w:bCs/>
                  <w:iCs/>
                  <w:sz w:val="28"/>
                  <w:szCs w:val="28"/>
                  <w:lang w:val="en-GB"/>
                </w:rPr>
              </m:ctrlPr>
            </m:dPr>
            <m:e>
              <m:r>
                <m:rPr>
                  <m:sty m:val="bi"/>
                </m:rPr>
                <w:rPr>
                  <w:rFonts w:ascii="Cambria Math" w:eastAsiaTheme="minorEastAsia" w:hAnsi="Cambria Math" w:cs="Arial"/>
                  <w:sz w:val="28"/>
                  <w:szCs w:val="28"/>
                  <w:lang w:val="en-GB"/>
                </w:rPr>
                <m:t>3</m:t>
              </m:r>
            </m:e>
          </m:d>
        </m:oMath>
      </m:oMathPara>
    </w:p>
    <w:p w14:paraId="2F0AF041" w14:textId="77777777" w:rsidR="005A37DA" w:rsidRDefault="005A37DA" w:rsidP="0084524D">
      <w:pPr>
        <w:jc w:val="center"/>
        <w:rPr>
          <w:rFonts w:ascii="Arial" w:eastAsiaTheme="minorEastAsia" w:hAnsi="Arial" w:cs="Arial"/>
          <w:b/>
          <w:bCs/>
          <w:lang w:val="en-GB"/>
        </w:rPr>
      </w:pPr>
    </w:p>
    <w:p w14:paraId="3CF9A629" w14:textId="2A3E31D8" w:rsidR="0084524D" w:rsidRPr="005A37DA" w:rsidRDefault="0084524D" w:rsidP="008452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where Me = mass of the Earth.</w:t>
      </w:r>
    </w:p>
    <w:p w14:paraId="535F2A2B" w14:textId="77777777" w:rsidR="005A37DA" w:rsidRDefault="005A37DA" w:rsidP="0084524D">
      <w:pPr>
        <w:rPr>
          <w:rFonts w:ascii="Arial" w:eastAsiaTheme="minorEastAsia" w:hAnsi="Arial" w:cs="Arial"/>
          <w:lang w:val="en-GB"/>
        </w:rPr>
      </w:pPr>
    </w:p>
    <w:p w14:paraId="5C58B566" w14:textId="77777777" w:rsidR="005A37DA" w:rsidRDefault="005A37DA" w:rsidP="0084524D">
      <w:pPr>
        <w:rPr>
          <w:rFonts w:ascii="Arial" w:eastAsiaTheme="minorEastAsia" w:hAnsi="Arial" w:cs="Arial"/>
          <w:lang w:val="en-GB"/>
        </w:rPr>
      </w:pPr>
    </w:p>
    <w:p w14:paraId="4D15314E" w14:textId="51E67638" w:rsidR="0084524D" w:rsidRPr="005A37DA" w:rsidRDefault="0084524D" w:rsidP="00AA5115">
      <w:pPr>
        <w:rPr>
          <w:rFonts w:ascii="Arial" w:eastAsiaTheme="minorEastAsia" w:hAnsi="Arial" w:cs="Arial"/>
          <w:sz w:val="22"/>
          <w:szCs w:val="22"/>
          <w:lang w:val="en-GB"/>
        </w:rPr>
      </w:pPr>
      <w:r>
        <w:rPr>
          <w:rFonts w:ascii="Arial" w:eastAsiaTheme="minorEastAsia" w:hAnsi="Arial" w:cs="Arial"/>
          <w:lang w:val="en-GB"/>
        </w:rPr>
        <w:t>(b)</w:t>
      </w:r>
      <w:r>
        <w:rPr>
          <w:rFonts w:ascii="Arial" w:eastAsiaTheme="minorEastAsia" w:hAnsi="Arial" w:cs="Arial"/>
          <w:lang w:val="en-GB"/>
        </w:rPr>
        <w:tab/>
      </w:r>
      <w:r w:rsidRPr="005A37DA">
        <w:rPr>
          <w:rFonts w:ascii="Arial" w:eastAsiaTheme="minorEastAsia" w:hAnsi="Arial" w:cs="Arial"/>
          <w:sz w:val="22"/>
          <w:szCs w:val="22"/>
          <w:lang w:val="en-GB"/>
        </w:rPr>
        <w:t xml:space="preserve">In the space below, show how the students derived expression (3). </w:t>
      </w:r>
      <w:r w:rsidR="00AA5115">
        <w:rPr>
          <w:rFonts w:ascii="Arial" w:eastAsiaTheme="minorEastAsia" w:hAnsi="Arial" w:cs="Arial"/>
          <w:sz w:val="22"/>
          <w:szCs w:val="22"/>
          <w:lang w:val="en-GB"/>
        </w:rPr>
        <w:tab/>
      </w:r>
      <w:r w:rsidR="00AA5115">
        <w:rPr>
          <w:rFonts w:ascii="Arial" w:eastAsiaTheme="minorEastAsia" w:hAnsi="Arial" w:cs="Arial"/>
          <w:sz w:val="22"/>
          <w:szCs w:val="22"/>
          <w:lang w:val="en-GB"/>
        </w:rPr>
        <w:tab/>
        <w:t xml:space="preserve">          </w:t>
      </w:r>
      <w:r w:rsidRPr="005A37DA">
        <w:rPr>
          <w:rFonts w:ascii="Arial" w:eastAsiaTheme="minorEastAsia" w:hAnsi="Arial" w:cs="Arial"/>
          <w:sz w:val="22"/>
          <w:szCs w:val="22"/>
          <w:lang w:val="en-GB"/>
        </w:rPr>
        <w:t>(3</w:t>
      </w:r>
      <w:r w:rsidR="00AA5115">
        <w:rPr>
          <w:rFonts w:ascii="Arial" w:eastAsiaTheme="minorEastAsia" w:hAnsi="Arial" w:cs="Arial"/>
          <w:sz w:val="22"/>
          <w:szCs w:val="22"/>
          <w:lang w:val="en-GB"/>
        </w:rPr>
        <w:t xml:space="preserve"> marks</w:t>
      </w:r>
      <w:r w:rsidRPr="005A37DA">
        <w:rPr>
          <w:rFonts w:ascii="Arial" w:eastAsiaTheme="minorEastAsia" w:hAnsi="Arial" w:cs="Arial"/>
          <w:sz w:val="22"/>
          <w:szCs w:val="22"/>
          <w:lang w:val="en-GB"/>
        </w:rPr>
        <w:t>)</w:t>
      </w:r>
    </w:p>
    <w:p w14:paraId="41114F28" w14:textId="77777777" w:rsidR="0084524D" w:rsidRPr="005A37DA" w:rsidRDefault="0084524D" w:rsidP="0084524D">
      <w:pPr>
        <w:jc w:val="right"/>
        <w:rPr>
          <w:rFonts w:ascii="Arial" w:eastAsiaTheme="minorEastAsia" w:hAnsi="Arial" w:cs="Arial"/>
          <w:sz w:val="22"/>
          <w:szCs w:val="22"/>
          <w:lang w:val="en-GB"/>
        </w:rPr>
      </w:pPr>
    </w:p>
    <w:p w14:paraId="501698DB" w14:textId="77777777" w:rsidR="0084524D" w:rsidRPr="005A37DA" w:rsidRDefault="0084524D" w:rsidP="0084524D">
      <w:pPr>
        <w:jc w:val="right"/>
        <w:rPr>
          <w:rFonts w:ascii="Arial" w:eastAsiaTheme="minorEastAsia" w:hAnsi="Arial" w:cs="Arial"/>
          <w:sz w:val="22"/>
          <w:szCs w:val="22"/>
          <w:lang w:val="en-GB"/>
        </w:rPr>
      </w:pPr>
    </w:p>
    <w:p w14:paraId="0DF2F5E9" w14:textId="77777777" w:rsidR="0084524D" w:rsidRPr="005A37DA" w:rsidRDefault="0084524D" w:rsidP="0084524D">
      <w:pPr>
        <w:jc w:val="right"/>
        <w:rPr>
          <w:rFonts w:ascii="Arial" w:eastAsiaTheme="minorEastAsia" w:hAnsi="Arial" w:cs="Arial"/>
          <w:sz w:val="22"/>
          <w:szCs w:val="22"/>
          <w:lang w:val="en-GB"/>
        </w:rPr>
      </w:pPr>
    </w:p>
    <w:p w14:paraId="3CD091C9" w14:textId="77777777" w:rsidR="0084524D" w:rsidRPr="005A37DA" w:rsidRDefault="0084524D" w:rsidP="0084524D">
      <w:pPr>
        <w:jc w:val="right"/>
        <w:rPr>
          <w:rFonts w:ascii="Arial" w:eastAsiaTheme="minorEastAsia" w:hAnsi="Arial" w:cs="Arial"/>
          <w:sz w:val="22"/>
          <w:szCs w:val="22"/>
          <w:lang w:val="en-GB"/>
        </w:rPr>
      </w:pPr>
    </w:p>
    <w:p w14:paraId="287590F5" w14:textId="77777777" w:rsidR="0084524D" w:rsidRPr="005A37DA" w:rsidRDefault="0084524D" w:rsidP="0084524D">
      <w:pPr>
        <w:jc w:val="right"/>
        <w:rPr>
          <w:rFonts w:ascii="Arial" w:eastAsiaTheme="minorEastAsia" w:hAnsi="Arial" w:cs="Arial"/>
          <w:sz w:val="22"/>
          <w:szCs w:val="22"/>
          <w:lang w:val="en-GB"/>
        </w:rPr>
      </w:pPr>
    </w:p>
    <w:p w14:paraId="4146BEAD" w14:textId="77777777" w:rsidR="0084524D" w:rsidRPr="005A37DA" w:rsidRDefault="0084524D" w:rsidP="0084524D">
      <w:pPr>
        <w:jc w:val="right"/>
        <w:rPr>
          <w:rFonts w:ascii="Arial" w:eastAsiaTheme="minorEastAsia" w:hAnsi="Arial" w:cs="Arial"/>
          <w:sz w:val="22"/>
          <w:szCs w:val="22"/>
          <w:lang w:val="en-GB"/>
        </w:rPr>
      </w:pPr>
    </w:p>
    <w:p w14:paraId="520DCB1D" w14:textId="77777777" w:rsidR="0084524D" w:rsidRPr="005A37DA" w:rsidRDefault="0084524D" w:rsidP="0084524D">
      <w:pPr>
        <w:jc w:val="right"/>
        <w:rPr>
          <w:rFonts w:ascii="Arial" w:eastAsiaTheme="minorEastAsia" w:hAnsi="Arial" w:cs="Arial"/>
          <w:sz w:val="22"/>
          <w:szCs w:val="22"/>
          <w:lang w:val="en-GB"/>
        </w:rPr>
      </w:pPr>
    </w:p>
    <w:p w14:paraId="7635F052" w14:textId="77777777" w:rsidR="0084524D" w:rsidRPr="005A37DA" w:rsidRDefault="0084524D" w:rsidP="0084524D">
      <w:pPr>
        <w:rPr>
          <w:rFonts w:ascii="Arial" w:eastAsiaTheme="minorEastAsia" w:hAnsi="Arial" w:cs="Arial"/>
          <w:sz w:val="22"/>
          <w:szCs w:val="22"/>
          <w:lang w:val="en-GB"/>
        </w:rPr>
      </w:pPr>
    </w:p>
    <w:p w14:paraId="0E51835C" w14:textId="77777777" w:rsidR="0084524D" w:rsidRPr="005A37DA" w:rsidRDefault="0084524D" w:rsidP="0084524D">
      <w:pPr>
        <w:rPr>
          <w:rFonts w:ascii="Arial" w:eastAsiaTheme="minorEastAsia" w:hAnsi="Arial" w:cs="Arial"/>
          <w:sz w:val="22"/>
          <w:szCs w:val="22"/>
          <w:lang w:val="en-GB"/>
        </w:rPr>
      </w:pPr>
    </w:p>
    <w:p w14:paraId="682926C7" w14:textId="77777777" w:rsidR="0084524D" w:rsidRPr="005A37DA" w:rsidRDefault="0084524D" w:rsidP="0084524D">
      <w:pPr>
        <w:rPr>
          <w:rFonts w:ascii="Arial" w:eastAsiaTheme="minorEastAsia" w:hAnsi="Arial" w:cs="Arial"/>
          <w:sz w:val="22"/>
          <w:szCs w:val="22"/>
          <w:lang w:val="en-GB"/>
        </w:rPr>
      </w:pPr>
    </w:p>
    <w:p w14:paraId="5548E9E2" w14:textId="77777777" w:rsidR="005A37DA" w:rsidRDefault="005A37DA">
      <w:pPr>
        <w:spacing w:after="160" w:line="259" w:lineRule="auto"/>
        <w:rPr>
          <w:rFonts w:ascii="Arial" w:eastAsiaTheme="minorEastAsia" w:hAnsi="Arial" w:cs="Arial"/>
          <w:sz w:val="22"/>
          <w:szCs w:val="22"/>
          <w:lang w:val="en-GB"/>
        </w:rPr>
      </w:pPr>
      <w:r>
        <w:rPr>
          <w:rFonts w:ascii="Arial" w:eastAsiaTheme="minorEastAsia" w:hAnsi="Arial" w:cs="Arial"/>
          <w:sz w:val="22"/>
          <w:szCs w:val="22"/>
          <w:lang w:val="en-GB"/>
        </w:rPr>
        <w:br w:type="page"/>
      </w:r>
    </w:p>
    <w:p w14:paraId="0DC18FA4" w14:textId="10EECD53" w:rsidR="0084524D" w:rsidRPr="005A37DA" w:rsidRDefault="0084524D" w:rsidP="0084524D">
      <w:pPr>
        <w:rPr>
          <w:rFonts w:ascii="Arial" w:eastAsiaTheme="minorEastAsia" w:hAnsi="Arial" w:cs="Arial"/>
          <w:sz w:val="22"/>
          <w:szCs w:val="22"/>
          <w:lang w:val="en-GB"/>
        </w:rPr>
      </w:pPr>
      <w:r w:rsidRPr="005A37DA">
        <w:rPr>
          <w:rFonts w:ascii="Arial" w:eastAsiaTheme="minorEastAsia" w:hAnsi="Arial" w:cs="Arial"/>
          <w:sz w:val="22"/>
          <w:szCs w:val="22"/>
          <w:lang w:val="en-GB"/>
        </w:rPr>
        <w:lastRenderedPageBreak/>
        <w:t>The data acquisition phase required the students to measure the time for the pendulum to complete ten (10) revolutions for increasing values of ‘r’</w:t>
      </w:r>
      <w:r w:rsidR="00A9221F">
        <w:rPr>
          <w:rFonts w:ascii="Arial" w:eastAsiaTheme="minorEastAsia" w:hAnsi="Arial" w:cs="Arial"/>
          <w:sz w:val="22"/>
          <w:szCs w:val="22"/>
          <w:lang w:val="en-GB"/>
        </w:rPr>
        <w:t>,</w:t>
      </w:r>
      <w:r w:rsidRPr="005A37DA">
        <w:rPr>
          <w:rFonts w:ascii="Arial" w:eastAsiaTheme="minorEastAsia" w:hAnsi="Arial" w:cs="Arial"/>
          <w:sz w:val="22"/>
          <w:szCs w:val="22"/>
          <w:lang w:val="en-GB"/>
        </w:rPr>
        <w:t xml:space="preserve"> whilst keeping the angle ‘θ’ constant at 30.0°. The acquired data is represented in the table below.</w:t>
      </w:r>
    </w:p>
    <w:p w14:paraId="55B036E8" w14:textId="77777777" w:rsidR="0084524D" w:rsidRPr="005A37DA" w:rsidRDefault="0084524D" w:rsidP="0084524D">
      <w:pPr>
        <w:rPr>
          <w:rFonts w:ascii="Arial" w:eastAsiaTheme="minorEastAsia" w:hAnsi="Arial" w:cs="Arial"/>
          <w:sz w:val="22"/>
          <w:szCs w:val="22"/>
          <w:lang w:val="en-GB"/>
        </w:rPr>
      </w:pPr>
    </w:p>
    <w:tbl>
      <w:tblPr>
        <w:tblStyle w:val="TableGrid"/>
        <w:tblW w:w="0" w:type="auto"/>
        <w:tblLook w:val="04A0" w:firstRow="1" w:lastRow="0" w:firstColumn="1" w:lastColumn="0" w:noHBand="0" w:noVBand="1"/>
      </w:tblPr>
      <w:tblGrid>
        <w:gridCol w:w="2254"/>
        <w:gridCol w:w="2254"/>
        <w:gridCol w:w="2254"/>
        <w:gridCol w:w="2254"/>
      </w:tblGrid>
      <w:tr w:rsidR="0084524D" w:rsidRPr="005A37DA" w14:paraId="3EE101E5" w14:textId="77777777" w:rsidTr="00FD614D">
        <w:trPr>
          <w:trHeight w:val="813"/>
        </w:trPr>
        <w:tc>
          <w:tcPr>
            <w:tcW w:w="2254" w:type="dxa"/>
            <w:vAlign w:val="center"/>
          </w:tcPr>
          <w:p w14:paraId="64374230"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r (m)</w:t>
            </w:r>
          </w:p>
        </w:tc>
        <w:tc>
          <w:tcPr>
            <w:tcW w:w="2254" w:type="dxa"/>
            <w:vAlign w:val="center"/>
          </w:tcPr>
          <w:p w14:paraId="36F31876"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Time for 10 revolutions (s)</w:t>
            </w:r>
          </w:p>
        </w:tc>
        <w:tc>
          <w:tcPr>
            <w:tcW w:w="2254" w:type="dxa"/>
            <w:vAlign w:val="center"/>
          </w:tcPr>
          <w:p w14:paraId="26FE255C"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Period ‘T’ (s)</w:t>
            </w:r>
          </w:p>
        </w:tc>
        <w:tc>
          <w:tcPr>
            <w:tcW w:w="2254" w:type="dxa"/>
            <w:vAlign w:val="center"/>
          </w:tcPr>
          <w:p w14:paraId="7EEC00A0" w14:textId="648319DF"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Square of the Period ‘T</w:t>
            </w:r>
            <w:r w:rsidRPr="005A37DA">
              <w:rPr>
                <w:rFonts w:ascii="Arial" w:eastAsiaTheme="minorEastAsia" w:hAnsi="Arial" w:cs="Arial"/>
                <w:b/>
                <w:bCs/>
                <w:sz w:val="22"/>
                <w:szCs w:val="22"/>
                <w:vertAlign w:val="superscript"/>
                <w:lang w:val="en-GB"/>
              </w:rPr>
              <w:t>2</w:t>
            </w:r>
            <w:r w:rsidRPr="005A37DA">
              <w:rPr>
                <w:rFonts w:ascii="Arial" w:eastAsiaTheme="minorEastAsia" w:hAnsi="Arial" w:cs="Arial"/>
                <w:b/>
                <w:bCs/>
                <w:sz w:val="22"/>
                <w:szCs w:val="22"/>
                <w:lang w:val="en-GB"/>
              </w:rPr>
              <w:t>’ (</w:t>
            </w:r>
            <w:r w:rsidR="00514BAA">
              <w:rPr>
                <w:rFonts w:ascii="Arial" w:eastAsiaTheme="minorEastAsia" w:hAnsi="Arial" w:cs="Arial"/>
                <w:b/>
                <w:bCs/>
                <w:sz w:val="22"/>
                <w:szCs w:val="22"/>
                <w:lang w:val="en-GB"/>
              </w:rPr>
              <w:t>s</w:t>
            </w:r>
            <w:r w:rsidR="00514BAA" w:rsidRPr="00514BAA">
              <w:rPr>
                <w:rFonts w:ascii="Arial" w:eastAsiaTheme="minorEastAsia" w:hAnsi="Arial" w:cs="Arial"/>
                <w:b/>
                <w:bCs/>
                <w:sz w:val="22"/>
                <w:szCs w:val="22"/>
                <w:vertAlign w:val="superscript"/>
                <w:lang w:val="en-GB"/>
              </w:rPr>
              <w:t>2</w:t>
            </w:r>
            <w:r w:rsidRPr="005A37DA">
              <w:rPr>
                <w:rFonts w:ascii="Arial" w:eastAsiaTheme="minorEastAsia" w:hAnsi="Arial" w:cs="Arial"/>
                <w:b/>
                <w:bCs/>
                <w:sz w:val="22"/>
                <w:szCs w:val="22"/>
                <w:lang w:val="en-GB"/>
              </w:rPr>
              <w:t>)</w:t>
            </w:r>
          </w:p>
        </w:tc>
      </w:tr>
      <w:tr w:rsidR="0084524D" w:rsidRPr="005A37DA" w14:paraId="54E9CA52" w14:textId="77777777" w:rsidTr="00FD614D">
        <w:trPr>
          <w:trHeight w:val="567"/>
        </w:trPr>
        <w:tc>
          <w:tcPr>
            <w:tcW w:w="2254" w:type="dxa"/>
            <w:vAlign w:val="center"/>
          </w:tcPr>
          <w:p w14:paraId="59128D20"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0.10</w:t>
            </w:r>
          </w:p>
        </w:tc>
        <w:tc>
          <w:tcPr>
            <w:tcW w:w="2254" w:type="dxa"/>
            <w:vAlign w:val="center"/>
          </w:tcPr>
          <w:p w14:paraId="37BCE3C9"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8.40</w:t>
            </w:r>
          </w:p>
        </w:tc>
        <w:tc>
          <w:tcPr>
            <w:tcW w:w="2254" w:type="dxa"/>
            <w:vAlign w:val="center"/>
          </w:tcPr>
          <w:p w14:paraId="647B63B8" w14:textId="77777777" w:rsidR="0084524D" w:rsidRPr="005A37DA" w:rsidRDefault="0084524D" w:rsidP="00FD614D">
            <w:pPr>
              <w:jc w:val="center"/>
              <w:rPr>
                <w:rFonts w:ascii="Arial" w:eastAsiaTheme="minorEastAsia" w:hAnsi="Arial" w:cs="Arial"/>
                <w:b/>
                <w:bCs/>
                <w:sz w:val="22"/>
                <w:szCs w:val="22"/>
                <w:lang w:val="en-GB"/>
              </w:rPr>
            </w:pPr>
          </w:p>
        </w:tc>
        <w:tc>
          <w:tcPr>
            <w:tcW w:w="2254" w:type="dxa"/>
            <w:vAlign w:val="center"/>
          </w:tcPr>
          <w:p w14:paraId="6CAD718B"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0.71</w:t>
            </w:r>
          </w:p>
        </w:tc>
      </w:tr>
      <w:tr w:rsidR="0084524D" w:rsidRPr="005A37DA" w14:paraId="604AA847" w14:textId="77777777" w:rsidTr="00FD614D">
        <w:trPr>
          <w:trHeight w:val="567"/>
        </w:trPr>
        <w:tc>
          <w:tcPr>
            <w:tcW w:w="2254" w:type="dxa"/>
            <w:vAlign w:val="center"/>
          </w:tcPr>
          <w:p w14:paraId="28038A20"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0.20</w:t>
            </w:r>
          </w:p>
        </w:tc>
        <w:tc>
          <w:tcPr>
            <w:tcW w:w="2254" w:type="dxa"/>
            <w:vAlign w:val="center"/>
          </w:tcPr>
          <w:p w14:paraId="2AD6BB67"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11.5</w:t>
            </w:r>
          </w:p>
        </w:tc>
        <w:tc>
          <w:tcPr>
            <w:tcW w:w="2254" w:type="dxa"/>
            <w:vAlign w:val="center"/>
          </w:tcPr>
          <w:p w14:paraId="0AE026BA"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1.15</w:t>
            </w:r>
          </w:p>
        </w:tc>
        <w:tc>
          <w:tcPr>
            <w:tcW w:w="2254" w:type="dxa"/>
            <w:vAlign w:val="center"/>
          </w:tcPr>
          <w:p w14:paraId="543A6BE9" w14:textId="77777777" w:rsidR="0084524D" w:rsidRPr="005A37DA" w:rsidRDefault="0084524D" w:rsidP="00FD614D">
            <w:pPr>
              <w:jc w:val="center"/>
              <w:rPr>
                <w:rFonts w:ascii="Arial" w:eastAsiaTheme="minorEastAsia" w:hAnsi="Arial" w:cs="Arial"/>
                <w:b/>
                <w:bCs/>
                <w:sz w:val="22"/>
                <w:szCs w:val="22"/>
                <w:lang w:val="en-GB"/>
              </w:rPr>
            </w:pPr>
          </w:p>
        </w:tc>
      </w:tr>
      <w:tr w:rsidR="0084524D" w:rsidRPr="005A37DA" w14:paraId="065D2FD2" w14:textId="77777777" w:rsidTr="00FD614D">
        <w:trPr>
          <w:trHeight w:val="567"/>
        </w:trPr>
        <w:tc>
          <w:tcPr>
            <w:tcW w:w="2254" w:type="dxa"/>
            <w:vAlign w:val="center"/>
          </w:tcPr>
          <w:p w14:paraId="2B269572"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0.30</w:t>
            </w:r>
          </w:p>
        </w:tc>
        <w:tc>
          <w:tcPr>
            <w:tcW w:w="2254" w:type="dxa"/>
            <w:vAlign w:val="center"/>
          </w:tcPr>
          <w:p w14:paraId="023FEE3D"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14.2</w:t>
            </w:r>
          </w:p>
        </w:tc>
        <w:tc>
          <w:tcPr>
            <w:tcW w:w="2254" w:type="dxa"/>
            <w:vAlign w:val="center"/>
          </w:tcPr>
          <w:p w14:paraId="69A359FF"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1.42</w:t>
            </w:r>
          </w:p>
        </w:tc>
        <w:tc>
          <w:tcPr>
            <w:tcW w:w="2254" w:type="dxa"/>
            <w:vAlign w:val="center"/>
          </w:tcPr>
          <w:p w14:paraId="3AC0828D"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2.02</w:t>
            </w:r>
          </w:p>
        </w:tc>
      </w:tr>
      <w:tr w:rsidR="0084524D" w:rsidRPr="005A37DA" w14:paraId="0987895F" w14:textId="77777777" w:rsidTr="00FD614D">
        <w:trPr>
          <w:trHeight w:val="567"/>
        </w:trPr>
        <w:tc>
          <w:tcPr>
            <w:tcW w:w="2254" w:type="dxa"/>
            <w:vAlign w:val="center"/>
          </w:tcPr>
          <w:p w14:paraId="4000418A"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0.40</w:t>
            </w:r>
          </w:p>
        </w:tc>
        <w:tc>
          <w:tcPr>
            <w:tcW w:w="2254" w:type="dxa"/>
            <w:vAlign w:val="center"/>
          </w:tcPr>
          <w:p w14:paraId="64DF1217" w14:textId="77777777" w:rsidR="0084524D" w:rsidRPr="005A37DA" w:rsidRDefault="0084524D" w:rsidP="00FD614D">
            <w:pPr>
              <w:jc w:val="center"/>
              <w:rPr>
                <w:rFonts w:ascii="Arial" w:eastAsiaTheme="minorEastAsia" w:hAnsi="Arial" w:cs="Arial"/>
                <w:b/>
                <w:bCs/>
                <w:sz w:val="22"/>
                <w:szCs w:val="22"/>
                <w:lang w:val="en-GB"/>
              </w:rPr>
            </w:pPr>
          </w:p>
        </w:tc>
        <w:tc>
          <w:tcPr>
            <w:tcW w:w="2254" w:type="dxa"/>
            <w:vAlign w:val="center"/>
          </w:tcPr>
          <w:p w14:paraId="5CC5D6B8"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1.63</w:t>
            </w:r>
          </w:p>
        </w:tc>
        <w:tc>
          <w:tcPr>
            <w:tcW w:w="2254" w:type="dxa"/>
            <w:vAlign w:val="center"/>
          </w:tcPr>
          <w:p w14:paraId="2CCB2CEF"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2.66</w:t>
            </w:r>
          </w:p>
        </w:tc>
      </w:tr>
      <w:tr w:rsidR="0084524D" w:rsidRPr="005A37DA" w14:paraId="2BB1E7F8" w14:textId="77777777" w:rsidTr="00FD614D">
        <w:trPr>
          <w:trHeight w:val="567"/>
        </w:trPr>
        <w:tc>
          <w:tcPr>
            <w:tcW w:w="2254" w:type="dxa"/>
            <w:vAlign w:val="center"/>
          </w:tcPr>
          <w:p w14:paraId="2FADABFF"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0.50</w:t>
            </w:r>
          </w:p>
        </w:tc>
        <w:tc>
          <w:tcPr>
            <w:tcW w:w="2254" w:type="dxa"/>
            <w:vAlign w:val="center"/>
          </w:tcPr>
          <w:p w14:paraId="34AC2F1A"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18.5</w:t>
            </w:r>
          </w:p>
        </w:tc>
        <w:tc>
          <w:tcPr>
            <w:tcW w:w="2254" w:type="dxa"/>
            <w:vAlign w:val="center"/>
          </w:tcPr>
          <w:p w14:paraId="4C97CDA3"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1.85</w:t>
            </w:r>
          </w:p>
        </w:tc>
        <w:tc>
          <w:tcPr>
            <w:tcW w:w="2254" w:type="dxa"/>
            <w:vAlign w:val="center"/>
          </w:tcPr>
          <w:p w14:paraId="76B8D435" w14:textId="77777777" w:rsidR="0084524D" w:rsidRPr="005A37DA" w:rsidRDefault="0084524D" w:rsidP="00FD614D">
            <w:pPr>
              <w:jc w:val="center"/>
              <w:rPr>
                <w:rFonts w:ascii="Arial" w:eastAsiaTheme="minorEastAsia" w:hAnsi="Arial" w:cs="Arial"/>
                <w:b/>
                <w:bCs/>
                <w:sz w:val="22"/>
                <w:szCs w:val="22"/>
                <w:lang w:val="en-GB"/>
              </w:rPr>
            </w:pPr>
            <w:r w:rsidRPr="005A37DA">
              <w:rPr>
                <w:rFonts w:ascii="Arial" w:eastAsiaTheme="minorEastAsia" w:hAnsi="Arial" w:cs="Arial"/>
                <w:b/>
                <w:bCs/>
                <w:sz w:val="22"/>
                <w:szCs w:val="22"/>
                <w:lang w:val="en-GB"/>
              </w:rPr>
              <w:t>3.42</w:t>
            </w:r>
          </w:p>
        </w:tc>
      </w:tr>
    </w:tbl>
    <w:p w14:paraId="631CF287" w14:textId="77777777" w:rsidR="0084524D" w:rsidRDefault="0084524D" w:rsidP="0084524D">
      <w:pPr>
        <w:rPr>
          <w:rFonts w:ascii="Arial" w:eastAsiaTheme="minorEastAsia" w:hAnsi="Arial" w:cs="Arial"/>
          <w:lang w:val="en-GB"/>
        </w:rPr>
      </w:pPr>
    </w:p>
    <w:p w14:paraId="20777448" w14:textId="5DD14266" w:rsidR="0084524D" w:rsidRPr="005A37DA" w:rsidRDefault="0084524D" w:rsidP="007660E9">
      <w:pPr>
        <w:rPr>
          <w:rFonts w:ascii="Arial" w:eastAsiaTheme="minorEastAsia" w:hAnsi="Arial" w:cs="Arial"/>
          <w:sz w:val="22"/>
          <w:szCs w:val="22"/>
          <w:lang w:val="en-GB"/>
        </w:rPr>
      </w:pPr>
      <w:r w:rsidRPr="005A37DA">
        <w:rPr>
          <w:rFonts w:ascii="Arial" w:eastAsiaTheme="minorEastAsia" w:hAnsi="Arial" w:cs="Arial"/>
          <w:sz w:val="22"/>
          <w:szCs w:val="22"/>
          <w:lang w:val="en-GB"/>
        </w:rPr>
        <w:t>(c)</w:t>
      </w:r>
      <w:r w:rsidRPr="005A37DA">
        <w:rPr>
          <w:rFonts w:ascii="Arial" w:eastAsiaTheme="minorEastAsia" w:hAnsi="Arial" w:cs="Arial"/>
          <w:sz w:val="22"/>
          <w:szCs w:val="22"/>
          <w:lang w:val="en-GB"/>
        </w:rPr>
        <w:tab/>
        <w:t>Write the missing values into the table. Show any working in the space below.</w:t>
      </w:r>
      <w:r w:rsidR="007660E9">
        <w:rPr>
          <w:rFonts w:ascii="Arial" w:eastAsiaTheme="minorEastAsia" w:hAnsi="Arial" w:cs="Arial"/>
          <w:sz w:val="22"/>
          <w:szCs w:val="22"/>
          <w:lang w:val="en-GB"/>
        </w:rPr>
        <w:t xml:space="preserve">                </w:t>
      </w:r>
      <w:r w:rsidRPr="005A37DA">
        <w:rPr>
          <w:rFonts w:ascii="Arial" w:eastAsiaTheme="minorEastAsia" w:hAnsi="Arial" w:cs="Arial"/>
          <w:sz w:val="22"/>
          <w:szCs w:val="22"/>
          <w:lang w:val="en-GB"/>
        </w:rPr>
        <w:t>(3</w:t>
      </w:r>
      <w:r w:rsidR="007660E9">
        <w:rPr>
          <w:rFonts w:ascii="Arial" w:eastAsiaTheme="minorEastAsia" w:hAnsi="Arial" w:cs="Arial"/>
          <w:sz w:val="22"/>
          <w:szCs w:val="22"/>
          <w:lang w:val="en-GB"/>
        </w:rPr>
        <w:t xml:space="preserve"> marks</w:t>
      </w:r>
      <w:r w:rsidRPr="005A37DA">
        <w:rPr>
          <w:rFonts w:ascii="Arial" w:eastAsiaTheme="minorEastAsia" w:hAnsi="Arial" w:cs="Arial"/>
          <w:sz w:val="22"/>
          <w:szCs w:val="22"/>
          <w:lang w:val="en-GB"/>
        </w:rPr>
        <w:t>)</w:t>
      </w:r>
    </w:p>
    <w:p w14:paraId="21B4A801" w14:textId="77777777" w:rsidR="0084524D" w:rsidRPr="005A37DA" w:rsidRDefault="0084524D" w:rsidP="0084524D">
      <w:pPr>
        <w:jc w:val="right"/>
        <w:rPr>
          <w:rFonts w:ascii="Arial" w:eastAsiaTheme="minorEastAsia" w:hAnsi="Arial" w:cs="Arial"/>
          <w:sz w:val="22"/>
          <w:szCs w:val="22"/>
          <w:lang w:val="en-GB"/>
        </w:rPr>
      </w:pPr>
    </w:p>
    <w:p w14:paraId="2A9DEA88" w14:textId="77777777" w:rsidR="0084524D" w:rsidRPr="005A37DA" w:rsidRDefault="0084524D" w:rsidP="0084524D">
      <w:pPr>
        <w:jc w:val="right"/>
        <w:rPr>
          <w:rFonts w:ascii="Arial" w:eastAsiaTheme="minorEastAsia" w:hAnsi="Arial" w:cs="Arial"/>
          <w:sz w:val="22"/>
          <w:szCs w:val="22"/>
          <w:lang w:val="en-GB"/>
        </w:rPr>
      </w:pPr>
    </w:p>
    <w:p w14:paraId="073B37C8" w14:textId="77777777" w:rsidR="0084524D" w:rsidRPr="005A37DA" w:rsidRDefault="0084524D" w:rsidP="0084524D">
      <w:pPr>
        <w:jc w:val="right"/>
        <w:rPr>
          <w:rFonts w:ascii="Arial" w:eastAsiaTheme="minorEastAsia" w:hAnsi="Arial" w:cs="Arial"/>
          <w:sz w:val="22"/>
          <w:szCs w:val="22"/>
          <w:lang w:val="en-GB"/>
        </w:rPr>
      </w:pPr>
    </w:p>
    <w:p w14:paraId="05D79501" w14:textId="77777777" w:rsidR="0084524D" w:rsidRPr="005A37DA" w:rsidRDefault="0084524D" w:rsidP="0084524D">
      <w:pPr>
        <w:jc w:val="right"/>
        <w:rPr>
          <w:rFonts w:ascii="Arial" w:eastAsiaTheme="minorEastAsia" w:hAnsi="Arial" w:cs="Arial"/>
          <w:sz w:val="22"/>
          <w:szCs w:val="22"/>
          <w:lang w:val="en-GB"/>
        </w:rPr>
      </w:pPr>
    </w:p>
    <w:p w14:paraId="4058C707" w14:textId="1CD1474F" w:rsidR="0084524D" w:rsidRPr="005A37DA" w:rsidRDefault="0084524D" w:rsidP="0051636F">
      <w:pPr>
        <w:rPr>
          <w:rFonts w:ascii="Arial" w:eastAsiaTheme="minorEastAsia" w:hAnsi="Arial" w:cs="Arial"/>
          <w:sz w:val="22"/>
          <w:szCs w:val="22"/>
          <w:lang w:val="en-GB"/>
        </w:rPr>
      </w:pPr>
      <w:r w:rsidRPr="005A37DA">
        <w:rPr>
          <w:rFonts w:ascii="Arial" w:eastAsiaTheme="minorEastAsia" w:hAnsi="Arial" w:cs="Arial"/>
          <w:sz w:val="22"/>
          <w:szCs w:val="22"/>
          <w:lang w:val="en-GB"/>
        </w:rPr>
        <w:t xml:space="preserve">(d) </w:t>
      </w:r>
      <w:r w:rsidRPr="005A37DA">
        <w:rPr>
          <w:rFonts w:ascii="Arial" w:eastAsiaTheme="minorEastAsia" w:hAnsi="Arial" w:cs="Arial"/>
          <w:sz w:val="22"/>
          <w:szCs w:val="22"/>
          <w:lang w:val="en-GB"/>
        </w:rPr>
        <w:tab/>
        <w:t>On the grid provided on the next page, plot a graph of ‘T</w:t>
      </w:r>
      <w:r w:rsidRPr="005A37DA">
        <w:rPr>
          <w:rFonts w:ascii="Arial" w:eastAsiaTheme="minorEastAsia" w:hAnsi="Arial" w:cs="Arial"/>
          <w:sz w:val="22"/>
          <w:szCs w:val="22"/>
          <w:vertAlign w:val="superscript"/>
          <w:lang w:val="en-GB"/>
        </w:rPr>
        <w:t>2</w:t>
      </w:r>
      <w:r w:rsidRPr="005A37DA">
        <w:rPr>
          <w:rFonts w:ascii="Arial" w:eastAsiaTheme="minorEastAsia" w:hAnsi="Arial" w:cs="Arial"/>
          <w:sz w:val="22"/>
          <w:szCs w:val="22"/>
          <w:lang w:val="en-GB"/>
        </w:rPr>
        <w:t>’ versus ‘r’. Place ‘T</w:t>
      </w:r>
      <w:r w:rsidRPr="005A37DA">
        <w:rPr>
          <w:rFonts w:ascii="Arial" w:eastAsiaTheme="minorEastAsia" w:hAnsi="Arial" w:cs="Arial"/>
          <w:sz w:val="22"/>
          <w:szCs w:val="22"/>
          <w:vertAlign w:val="superscript"/>
          <w:lang w:val="en-GB"/>
        </w:rPr>
        <w:t>2</w:t>
      </w:r>
      <w:r w:rsidRPr="005A37DA">
        <w:rPr>
          <w:rFonts w:ascii="Arial" w:eastAsiaTheme="minorEastAsia" w:hAnsi="Arial" w:cs="Arial"/>
          <w:sz w:val="22"/>
          <w:szCs w:val="22"/>
          <w:lang w:val="en-GB"/>
        </w:rPr>
        <w:t xml:space="preserve">’ on the vertical </w:t>
      </w:r>
      <w:r w:rsidR="005A37DA">
        <w:rPr>
          <w:rFonts w:ascii="Arial" w:eastAsiaTheme="minorEastAsia" w:hAnsi="Arial" w:cs="Arial"/>
          <w:sz w:val="22"/>
          <w:szCs w:val="22"/>
          <w:lang w:val="en-GB"/>
        </w:rPr>
        <w:tab/>
      </w:r>
      <w:r w:rsidRPr="005A37DA">
        <w:rPr>
          <w:rFonts w:ascii="Arial" w:eastAsiaTheme="minorEastAsia" w:hAnsi="Arial" w:cs="Arial"/>
          <w:sz w:val="22"/>
          <w:szCs w:val="22"/>
          <w:lang w:val="en-GB"/>
        </w:rPr>
        <w:t xml:space="preserve">axis. Draw a line of best fit for this data. </w:t>
      </w:r>
      <w:r w:rsidR="0051636F">
        <w:rPr>
          <w:rFonts w:ascii="Arial" w:eastAsiaTheme="minorEastAsia" w:hAnsi="Arial" w:cs="Arial"/>
          <w:sz w:val="22"/>
          <w:szCs w:val="22"/>
          <w:lang w:val="en-GB"/>
        </w:rPr>
        <w:t xml:space="preserve">                                                                            </w:t>
      </w:r>
      <w:r w:rsidR="00975475">
        <w:rPr>
          <w:rFonts w:ascii="Arial" w:eastAsiaTheme="minorEastAsia" w:hAnsi="Arial" w:cs="Arial"/>
          <w:sz w:val="22"/>
          <w:szCs w:val="22"/>
          <w:lang w:val="en-GB"/>
        </w:rPr>
        <w:t>(4</w:t>
      </w:r>
      <w:r w:rsidR="0051636F">
        <w:rPr>
          <w:rFonts w:ascii="Arial" w:eastAsiaTheme="minorEastAsia" w:hAnsi="Arial" w:cs="Arial"/>
          <w:sz w:val="22"/>
          <w:szCs w:val="22"/>
          <w:lang w:val="en-GB"/>
        </w:rPr>
        <w:t xml:space="preserve"> marks</w:t>
      </w:r>
      <w:r w:rsidR="00975475">
        <w:rPr>
          <w:rFonts w:ascii="Arial" w:eastAsiaTheme="minorEastAsia" w:hAnsi="Arial" w:cs="Arial"/>
          <w:sz w:val="22"/>
          <w:szCs w:val="22"/>
          <w:lang w:val="en-GB"/>
        </w:rPr>
        <w:t>)</w:t>
      </w:r>
    </w:p>
    <w:p w14:paraId="28D83E32" w14:textId="77777777" w:rsidR="0084524D" w:rsidRPr="005A37DA" w:rsidRDefault="0084524D" w:rsidP="0084524D">
      <w:pPr>
        <w:jc w:val="right"/>
        <w:rPr>
          <w:rFonts w:ascii="Arial" w:eastAsiaTheme="minorEastAsia" w:hAnsi="Arial" w:cs="Arial"/>
          <w:sz w:val="22"/>
          <w:szCs w:val="22"/>
          <w:lang w:val="en-GB"/>
        </w:rPr>
      </w:pPr>
    </w:p>
    <w:p w14:paraId="0AD6D82A" w14:textId="3FA47248" w:rsidR="0084524D" w:rsidRPr="005A37DA" w:rsidRDefault="0084524D" w:rsidP="0084524D">
      <w:pPr>
        <w:rPr>
          <w:rFonts w:ascii="Arial" w:eastAsiaTheme="minorEastAsia" w:hAnsi="Arial" w:cs="Arial"/>
          <w:sz w:val="22"/>
          <w:szCs w:val="22"/>
          <w:lang w:val="en-GB"/>
        </w:rPr>
      </w:pPr>
      <w:r w:rsidRPr="005A37DA">
        <w:rPr>
          <w:rFonts w:ascii="Arial" w:eastAsiaTheme="minorEastAsia" w:hAnsi="Arial" w:cs="Arial"/>
          <w:sz w:val="22"/>
          <w:szCs w:val="22"/>
          <w:lang w:val="en-GB"/>
        </w:rPr>
        <w:t>(e)</w:t>
      </w:r>
      <w:r w:rsidRPr="005A37DA">
        <w:rPr>
          <w:rFonts w:ascii="Arial" w:eastAsiaTheme="minorEastAsia" w:hAnsi="Arial" w:cs="Arial"/>
          <w:sz w:val="22"/>
          <w:szCs w:val="22"/>
          <w:lang w:val="en-GB"/>
        </w:rPr>
        <w:tab/>
        <w:t xml:space="preserve">Calculate the gradient of the line of best fit. Show clearly how you used the graph to do this. </w:t>
      </w:r>
    </w:p>
    <w:p w14:paraId="6F2F681F" w14:textId="6496602D" w:rsidR="0084524D" w:rsidRPr="005A37DA" w:rsidRDefault="00975475" w:rsidP="0084524D">
      <w:pPr>
        <w:jc w:val="right"/>
        <w:rPr>
          <w:rFonts w:ascii="Arial" w:eastAsiaTheme="minorEastAsia" w:hAnsi="Arial" w:cs="Arial"/>
          <w:sz w:val="22"/>
          <w:szCs w:val="22"/>
          <w:lang w:val="en-GB"/>
        </w:rPr>
      </w:pPr>
      <w:r>
        <w:rPr>
          <w:rFonts w:ascii="Arial" w:eastAsiaTheme="minorEastAsia" w:hAnsi="Arial" w:cs="Arial"/>
          <w:sz w:val="22"/>
          <w:szCs w:val="22"/>
          <w:lang w:val="en-GB"/>
        </w:rPr>
        <w:t>(3</w:t>
      </w:r>
      <w:r w:rsidR="00133B66">
        <w:rPr>
          <w:rFonts w:ascii="Arial" w:eastAsiaTheme="minorEastAsia" w:hAnsi="Arial" w:cs="Arial"/>
          <w:sz w:val="22"/>
          <w:szCs w:val="22"/>
          <w:lang w:val="en-GB"/>
        </w:rPr>
        <w:t xml:space="preserve"> marks</w:t>
      </w:r>
      <w:r>
        <w:rPr>
          <w:rFonts w:ascii="Arial" w:eastAsiaTheme="minorEastAsia" w:hAnsi="Arial" w:cs="Arial"/>
          <w:sz w:val="22"/>
          <w:szCs w:val="22"/>
          <w:lang w:val="en-GB"/>
        </w:rPr>
        <w:t>)</w:t>
      </w:r>
    </w:p>
    <w:p w14:paraId="08BA5531" w14:textId="77777777" w:rsidR="0084524D" w:rsidRPr="005A37DA" w:rsidRDefault="0084524D" w:rsidP="0084524D">
      <w:pPr>
        <w:jc w:val="right"/>
        <w:rPr>
          <w:rFonts w:ascii="Arial" w:eastAsiaTheme="minorEastAsia" w:hAnsi="Arial" w:cs="Arial"/>
          <w:sz w:val="22"/>
          <w:szCs w:val="22"/>
          <w:lang w:val="en-GB"/>
        </w:rPr>
      </w:pPr>
    </w:p>
    <w:p w14:paraId="6F62E9E0" w14:textId="77777777" w:rsidR="0084524D" w:rsidRPr="005A37DA" w:rsidRDefault="0084524D" w:rsidP="0084524D">
      <w:pPr>
        <w:jc w:val="right"/>
        <w:rPr>
          <w:rFonts w:ascii="Arial" w:eastAsiaTheme="minorEastAsia" w:hAnsi="Arial" w:cs="Arial"/>
          <w:sz w:val="22"/>
          <w:szCs w:val="22"/>
          <w:lang w:val="en-GB"/>
        </w:rPr>
      </w:pPr>
    </w:p>
    <w:p w14:paraId="40B3359B" w14:textId="77777777" w:rsidR="0084524D" w:rsidRPr="005A37DA" w:rsidRDefault="0084524D" w:rsidP="0084524D">
      <w:pPr>
        <w:jc w:val="right"/>
        <w:rPr>
          <w:rFonts w:ascii="Arial" w:eastAsiaTheme="minorEastAsia" w:hAnsi="Arial" w:cs="Arial"/>
          <w:sz w:val="22"/>
          <w:szCs w:val="22"/>
          <w:lang w:val="en-GB"/>
        </w:rPr>
      </w:pPr>
    </w:p>
    <w:p w14:paraId="361C3F45" w14:textId="77777777" w:rsidR="0084524D" w:rsidRPr="005A37DA" w:rsidRDefault="0084524D" w:rsidP="0084524D">
      <w:pPr>
        <w:jc w:val="right"/>
        <w:rPr>
          <w:rFonts w:ascii="Arial" w:eastAsiaTheme="minorEastAsia" w:hAnsi="Arial" w:cs="Arial"/>
          <w:sz w:val="22"/>
          <w:szCs w:val="22"/>
          <w:lang w:val="en-GB"/>
        </w:rPr>
      </w:pPr>
    </w:p>
    <w:p w14:paraId="74B40A3D" w14:textId="77777777" w:rsidR="0084524D" w:rsidRPr="005A37DA" w:rsidRDefault="0084524D" w:rsidP="0084524D">
      <w:pPr>
        <w:jc w:val="right"/>
        <w:rPr>
          <w:rFonts w:ascii="Arial" w:eastAsiaTheme="minorEastAsia" w:hAnsi="Arial" w:cs="Arial"/>
          <w:sz w:val="22"/>
          <w:szCs w:val="22"/>
          <w:lang w:val="en-GB"/>
        </w:rPr>
      </w:pPr>
    </w:p>
    <w:p w14:paraId="39F9ADA3" w14:textId="77777777" w:rsidR="0084524D" w:rsidRDefault="0084524D" w:rsidP="0084524D">
      <w:pPr>
        <w:jc w:val="right"/>
        <w:rPr>
          <w:rFonts w:ascii="Arial" w:eastAsiaTheme="minorEastAsia" w:hAnsi="Arial" w:cs="Arial"/>
          <w:sz w:val="22"/>
          <w:szCs w:val="22"/>
          <w:lang w:val="en-GB"/>
        </w:rPr>
      </w:pPr>
    </w:p>
    <w:p w14:paraId="7727DD76" w14:textId="77777777" w:rsidR="00F56651" w:rsidRDefault="00F56651" w:rsidP="0084524D">
      <w:pPr>
        <w:jc w:val="right"/>
        <w:rPr>
          <w:rFonts w:ascii="Arial" w:eastAsiaTheme="minorEastAsia" w:hAnsi="Arial" w:cs="Arial"/>
          <w:sz w:val="22"/>
          <w:szCs w:val="22"/>
          <w:lang w:val="en-GB"/>
        </w:rPr>
      </w:pPr>
    </w:p>
    <w:p w14:paraId="5F7CE0B3" w14:textId="77777777" w:rsidR="00F56651" w:rsidRDefault="00F56651" w:rsidP="0084524D">
      <w:pPr>
        <w:jc w:val="right"/>
        <w:rPr>
          <w:rFonts w:ascii="Arial" w:eastAsiaTheme="minorEastAsia" w:hAnsi="Arial" w:cs="Arial"/>
          <w:sz w:val="22"/>
          <w:szCs w:val="22"/>
          <w:lang w:val="en-GB"/>
        </w:rPr>
      </w:pPr>
    </w:p>
    <w:p w14:paraId="29A1EEC2" w14:textId="77777777" w:rsidR="00F56651" w:rsidRDefault="00F56651" w:rsidP="0084524D">
      <w:pPr>
        <w:jc w:val="right"/>
        <w:rPr>
          <w:rFonts w:ascii="Arial" w:eastAsiaTheme="minorEastAsia" w:hAnsi="Arial" w:cs="Arial"/>
          <w:sz w:val="22"/>
          <w:szCs w:val="22"/>
          <w:lang w:val="en-GB"/>
        </w:rPr>
      </w:pPr>
    </w:p>
    <w:p w14:paraId="7E0813B2" w14:textId="77777777" w:rsidR="00F56651" w:rsidRDefault="00F56651" w:rsidP="0084524D">
      <w:pPr>
        <w:jc w:val="right"/>
        <w:rPr>
          <w:rFonts w:ascii="Arial" w:eastAsiaTheme="minorEastAsia" w:hAnsi="Arial" w:cs="Arial"/>
          <w:sz w:val="22"/>
          <w:szCs w:val="22"/>
          <w:lang w:val="en-GB"/>
        </w:rPr>
      </w:pPr>
    </w:p>
    <w:p w14:paraId="6FF9C5F2" w14:textId="77777777" w:rsidR="00F56651" w:rsidRDefault="00F56651" w:rsidP="0084524D">
      <w:pPr>
        <w:jc w:val="right"/>
        <w:rPr>
          <w:rFonts w:ascii="Arial" w:eastAsiaTheme="minorEastAsia" w:hAnsi="Arial" w:cs="Arial"/>
          <w:sz w:val="22"/>
          <w:szCs w:val="22"/>
          <w:lang w:val="en-GB"/>
        </w:rPr>
      </w:pPr>
    </w:p>
    <w:p w14:paraId="18765367" w14:textId="77777777" w:rsidR="00F56651" w:rsidRDefault="00F56651" w:rsidP="0084524D">
      <w:pPr>
        <w:jc w:val="right"/>
        <w:rPr>
          <w:rFonts w:ascii="Arial" w:eastAsiaTheme="minorEastAsia" w:hAnsi="Arial" w:cs="Arial"/>
          <w:sz w:val="22"/>
          <w:szCs w:val="22"/>
          <w:lang w:val="en-GB"/>
        </w:rPr>
      </w:pPr>
    </w:p>
    <w:p w14:paraId="22EE9655" w14:textId="77777777" w:rsidR="00F56651" w:rsidRDefault="00F56651" w:rsidP="0084524D">
      <w:pPr>
        <w:jc w:val="right"/>
        <w:rPr>
          <w:rFonts w:ascii="Arial" w:eastAsiaTheme="minorEastAsia" w:hAnsi="Arial" w:cs="Arial"/>
          <w:sz w:val="22"/>
          <w:szCs w:val="22"/>
          <w:lang w:val="en-GB"/>
        </w:rPr>
      </w:pPr>
    </w:p>
    <w:p w14:paraId="3AE692BC" w14:textId="77777777" w:rsidR="00F56651" w:rsidRDefault="00F56651" w:rsidP="0084524D">
      <w:pPr>
        <w:jc w:val="right"/>
        <w:rPr>
          <w:rFonts w:ascii="Arial" w:eastAsiaTheme="minorEastAsia" w:hAnsi="Arial" w:cs="Arial"/>
          <w:sz w:val="22"/>
          <w:szCs w:val="22"/>
          <w:lang w:val="en-GB"/>
        </w:rPr>
      </w:pPr>
    </w:p>
    <w:p w14:paraId="73AAA32C" w14:textId="77777777" w:rsidR="00F56651" w:rsidRDefault="00F56651" w:rsidP="0084524D">
      <w:pPr>
        <w:jc w:val="right"/>
        <w:rPr>
          <w:rFonts w:ascii="Arial" w:eastAsiaTheme="minorEastAsia" w:hAnsi="Arial" w:cs="Arial"/>
          <w:sz w:val="22"/>
          <w:szCs w:val="22"/>
          <w:lang w:val="en-GB"/>
        </w:rPr>
      </w:pPr>
    </w:p>
    <w:p w14:paraId="41699DBD" w14:textId="77777777" w:rsidR="00F56651" w:rsidRDefault="00F56651" w:rsidP="0084524D">
      <w:pPr>
        <w:jc w:val="right"/>
        <w:rPr>
          <w:rFonts w:ascii="Arial" w:eastAsiaTheme="minorEastAsia" w:hAnsi="Arial" w:cs="Arial"/>
          <w:sz w:val="22"/>
          <w:szCs w:val="22"/>
          <w:lang w:val="en-GB"/>
        </w:rPr>
      </w:pPr>
    </w:p>
    <w:p w14:paraId="0F552B73" w14:textId="77777777" w:rsidR="00F56651" w:rsidRDefault="00F56651" w:rsidP="0084524D">
      <w:pPr>
        <w:jc w:val="right"/>
        <w:rPr>
          <w:rFonts w:ascii="Arial" w:eastAsiaTheme="minorEastAsia" w:hAnsi="Arial" w:cs="Arial"/>
          <w:sz w:val="22"/>
          <w:szCs w:val="22"/>
          <w:lang w:val="en-GB"/>
        </w:rPr>
      </w:pPr>
    </w:p>
    <w:p w14:paraId="65B7E92A" w14:textId="77777777" w:rsidR="00F56651" w:rsidRDefault="00F56651" w:rsidP="0084524D">
      <w:pPr>
        <w:jc w:val="right"/>
        <w:rPr>
          <w:rFonts w:ascii="Arial" w:eastAsiaTheme="minorEastAsia" w:hAnsi="Arial" w:cs="Arial"/>
          <w:sz w:val="22"/>
          <w:szCs w:val="22"/>
          <w:lang w:val="en-GB"/>
        </w:rPr>
      </w:pPr>
    </w:p>
    <w:p w14:paraId="452464C9" w14:textId="77777777" w:rsidR="00F56651" w:rsidRDefault="00F56651" w:rsidP="0084524D">
      <w:pPr>
        <w:jc w:val="right"/>
        <w:rPr>
          <w:rFonts w:ascii="Arial" w:eastAsiaTheme="minorEastAsia" w:hAnsi="Arial" w:cs="Arial"/>
          <w:sz w:val="22"/>
          <w:szCs w:val="22"/>
          <w:lang w:val="en-GB"/>
        </w:rPr>
      </w:pPr>
    </w:p>
    <w:p w14:paraId="20398BFD" w14:textId="77777777" w:rsidR="00F56651" w:rsidRDefault="00F56651" w:rsidP="0084524D">
      <w:pPr>
        <w:jc w:val="right"/>
        <w:rPr>
          <w:rFonts w:ascii="Arial" w:eastAsiaTheme="minorEastAsia" w:hAnsi="Arial" w:cs="Arial"/>
          <w:sz w:val="22"/>
          <w:szCs w:val="22"/>
          <w:lang w:val="en-GB"/>
        </w:rPr>
      </w:pPr>
    </w:p>
    <w:p w14:paraId="01BBA40D" w14:textId="77777777" w:rsidR="00F56651" w:rsidRPr="005A37DA" w:rsidRDefault="00F56651" w:rsidP="0084524D">
      <w:pPr>
        <w:jc w:val="right"/>
        <w:rPr>
          <w:rFonts w:ascii="Arial" w:eastAsiaTheme="minorEastAsia" w:hAnsi="Arial" w:cs="Arial"/>
          <w:sz w:val="22"/>
          <w:szCs w:val="22"/>
          <w:lang w:val="en-GB"/>
        </w:rPr>
      </w:pPr>
    </w:p>
    <w:p w14:paraId="6C0554D8" w14:textId="77777777" w:rsidR="0084524D" w:rsidRDefault="0084524D" w:rsidP="0084524D">
      <w:pPr>
        <w:jc w:val="right"/>
        <w:rPr>
          <w:rFonts w:ascii="Arial" w:eastAsiaTheme="minorEastAsia" w:hAnsi="Arial" w:cs="Arial"/>
          <w:sz w:val="22"/>
          <w:szCs w:val="22"/>
          <w:lang w:val="en-GB"/>
        </w:rPr>
      </w:pPr>
    </w:p>
    <w:p w14:paraId="668D76B3" w14:textId="77777777" w:rsidR="00771B44" w:rsidRPr="005A37DA" w:rsidRDefault="00771B44" w:rsidP="0084524D">
      <w:pPr>
        <w:jc w:val="right"/>
        <w:rPr>
          <w:rFonts w:ascii="Arial" w:eastAsiaTheme="minorEastAsia" w:hAnsi="Arial" w:cs="Arial"/>
          <w:sz w:val="22"/>
          <w:szCs w:val="22"/>
          <w:lang w:val="en-GB"/>
        </w:rPr>
      </w:pPr>
    </w:p>
    <w:p w14:paraId="2394CA65" w14:textId="77777777" w:rsidR="0084524D" w:rsidRPr="005A37DA" w:rsidRDefault="0084524D" w:rsidP="0084524D">
      <w:pPr>
        <w:jc w:val="right"/>
        <w:rPr>
          <w:rFonts w:ascii="Arial" w:eastAsiaTheme="minorEastAsia" w:hAnsi="Arial" w:cs="Arial"/>
          <w:sz w:val="22"/>
          <w:szCs w:val="22"/>
          <w:lang w:val="en-GB"/>
        </w:rPr>
      </w:pPr>
    </w:p>
    <w:p w14:paraId="6066C622" w14:textId="719B6F73" w:rsidR="00F70DDF" w:rsidRDefault="00F56651" w:rsidP="0084524D">
      <w:pPr>
        <w:jc w:val="right"/>
        <w:rPr>
          <w:rFonts w:ascii="Arial" w:eastAsiaTheme="minorEastAsia" w:hAnsi="Arial" w:cs="Arial"/>
          <w:sz w:val="22"/>
          <w:szCs w:val="22"/>
          <w:lang w:val="en-GB"/>
        </w:rPr>
      </w:pPr>
      <w:r>
        <w:rPr>
          <w:rFonts w:ascii="Arial" w:eastAsiaTheme="minorEastAsia" w:hAnsi="Arial" w:cs="Arial"/>
          <w:sz w:val="22"/>
          <w:szCs w:val="22"/>
          <w:lang w:val="en-GB"/>
        </w:rPr>
        <w:t>Answer</w:t>
      </w:r>
      <w:r w:rsidR="0084524D" w:rsidRPr="005A37DA">
        <w:rPr>
          <w:rFonts w:ascii="Arial" w:eastAsiaTheme="minorEastAsia" w:hAnsi="Arial" w:cs="Arial"/>
          <w:sz w:val="22"/>
          <w:szCs w:val="22"/>
          <w:lang w:val="en-GB"/>
        </w:rPr>
        <w:t xml:space="preserve"> ________________</w:t>
      </w:r>
      <w:r w:rsidR="00771B44">
        <w:rPr>
          <w:rFonts w:ascii="Arial" w:eastAsiaTheme="minorEastAsia" w:hAnsi="Arial" w:cs="Arial"/>
          <w:sz w:val="22"/>
          <w:szCs w:val="22"/>
          <w:lang w:val="en-GB"/>
        </w:rPr>
        <w:t xml:space="preserve"> s</w:t>
      </w:r>
      <w:r w:rsidR="00771B44" w:rsidRPr="00771B44">
        <w:rPr>
          <w:rFonts w:ascii="Arial" w:eastAsiaTheme="minorEastAsia" w:hAnsi="Arial" w:cs="Arial"/>
          <w:sz w:val="22"/>
          <w:szCs w:val="22"/>
          <w:vertAlign w:val="superscript"/>
          <w:lang w:val="en-GB"/>
        </w:rPr>
        <w:t>2</w:t>
      </w:r>
      <w:r w:rsidR="00771B44">
        <w:rPr>
          <w:rFonts w:ascii="Arial" w:eastAsiaTheme="minorEastAsia" w:hAnsi="Arial" w:cs="Arial"/>
          <w:sz w:val="22"/>
          <w:szCs w:val="22"/>
          <w:lang w:val="en-GB"/>
        </w:rPr>
        <w:t xml:space="preserve"> m</w:t>
      </w:r>
      <w:r w:rsidR="00771B44" w:rsidRPr="00771B44">
        <w:rPr>
          <w:rFonts w:ascii="Arial" w:eastAsiaTheme="minorEastAsia" w:hAnsi="Arial" w:cs="Arial"/>
          <w:sz w:val="22"/>
          <w:szCs w:val="22"/>
          <w:vertAlign w:val="superscript"/>
          <w:lang w:val="en-GB"/>
        </w:rPr>
        <w:t>-1</w:t>
      </w:r>
      <w:r w:rsidR="009867DB">
        <w:rPr>
          <w:rFonts w:ascii="Arial" w:eastAsiaTheme="minorEastAsia" w:hAnsi="Arial" w:cs="Arial"/>
          <w:sz w:val="22"/>
          <w:szCs w:val="22"/>
          <w:lang w:val="en-GB"/>
        </w:rPr>
        <w:t xml:space="preserve"> </w:t>
      </w:r>
    </w:p>
    <w:p w14:paraId="6A720F46" w14:textId="77777777" w:rsidR="00F70DDF" w:rsidRDefault="00F70DDF" w:rsidP="0084524D">
      <w:pPr>
        <w:jc w:val="right"/>
        <w:rPr>
          <w:rFonts w:ascii="Arial" w:eastAsiaTheme="minorEastAsia" w:hAnsi="Arial" w:cs="Arial"/>
          <w:sz w:val="22"/>
          <w:szCs w:val="22"/>
          <w:lang w:val="en-GB"/>
        </w:rPr>
      </w:pPr>
    </w:p>
    <w:p w14:paraId="1A4C5D38" w14:textId="77777777" w:rsidR="0084524D" w:rsidRPr="005A37DA" w:rsidRDefault="0084524D" w:rsidP="0084524D">
      <w:pPr>
        <w:jc w:val="right"/>
        <w:rPr>
          <w:rFonts w:ascii="Arial" w:eastAsiaTheme="minorEastAsia" w:hAnsi="Arial" w:cs="Arial"/>
          <w:sz w:val="22"/>
          <w:szCs w:val="22"/>
          <w:lang w:val="en-GB"/>
        </w:rPr>
      </w:pPr>
    </w:p>
    <w:p w14:paraId="3028BAB2" w14:textId="77FDAB6A" w:rsidR="00957732" w:rsidRPr="00957732" w:rsidRDefault="00957732" w:rsidP="00974384">
      <w:pPr>
        <w:spacing w:line="276" w:lineRule="auto"/>
        <w:ind w:left="720" w:hanging="720"/>
        <w:rPr>
          <w:rFonts w:ascii="Arial" w:hAnsi="Arial" w:cs="Arial"/>
          <w:sz w:val="22"/>
          <w:szCs w:val="22"/>
        </w:rPr>
      </w:pPr>
    </w:p>
    <w:p w14:paraId="31166986" w14:textId="77777777" w:rsidR="005A2785" w:rsidRDefault="005A2785" w:rsidP="00B8449A">
      <w:pPr>
        <w:jc w:val="center"/>
        <w:rPr>
          <w:rFonts w:ascii="Arial" w:hAnsi="Arial" w:cs="Arial"/>
          <w:sz w:val="22"/>
          <w:szCs w:val="22"/>
        </w:rPr>
      </w:pPr>
    </w:p>
    <w:p w14:paraId="258F0C11" w14:textId="2A0586F0" w:rsidR="00957732" w:rsidRPr="00957732" w:rsidRDefault="00957732" w:rsidP="00B8449A">
      <w:pPr>
        <w:jc w:val="center"/>
        <w:rPr>
          <w:rFonts w:ascii="Arial" w:hAnsi="Arial" w:cs="Arial"/>
          <w:sz w:val="22"/>
          <w:szCs w:val="22"/>
        </w:rPr>
      </w:pPr>
      <w:r w:rsidRPr="00957732">
        <w:rPr>
          <w:rFonts w:ascii="Arial" w:hAnsi="Arial" w:cs="Arial"/>
          <w:b/>
          <w:noProof/>
          <w:sz w:val="22"/>
          <w:szCs w:val="22"/>
        </w:rPr>
        <w:drawing>
          <wp:inline distT="0" distB="0" distL="0" distR="0" wp14:anchorId="2178C210" wp14:editId="30B9AF2A">
            <wp:extent cx="5731510" cy="7610144"/>
            <wp:effectExtent l="0" t="0" r="2540" b="0"/>
            <wp:docPr id="83" name="Picture 83" descr="A close up of a white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7610144"/>
                    </a:xfrm>
                    <a:prstGeom prst="rect">
                      <a:avLst/>
                    </a:prstGeom>
                  </pic:spPr>
                </pic:pic>
              </a:graphicData>
            </a:graphic>
          </wp:inline>
        </w:drawing>
      </w:r>
    </w:p>
    <w:p w14:paraId="7BCEB400" w14:textId="77777777" w:rsidR="00957732" w:rsidRPr="00957732" w:rsidRDefault="00957732" w:rsidP="00957732">
      <w:pPr>
        <w:rPr>
          <w:rFonts w:ascii="Arial" w:hAnsi="Arial" w:cs="Arial"/>
          <w:sz w:val="22"/>
          <w:szCs w:val="22"/>
        </w:rPr>
      </w:pPr>
      <w:r w:rsidRPr="00957732">
        <w:rPr>
          <w:rFonts w:ascii="Arial" w:hAnsi="Arial" w:cs="Arial"/>
          <w:sz w:val="22"/>
          <w:szCs w:val="22"/>
        </w:rPr>
        <w:br w:type="page"/>
      </w:r>
    </w:p>
    <w:p w14:paraId="67FAECEE" w14:textId="55369408" w:rsidR="00F56651" w:rsidRDefault="00F56651" w:rsidP="00F56651">
      <w:pPr>
        <w:rPr>
          <w:rFonts w:ascii="Arial" w:eastAsiaTheme="minorEastAsia" w:hAnsi="Arial" w:cs="Arial"/>
          <w:sz w:val="22"/>
          <w:szCs w:val="22"/>
          <w:lang w:val="en-GB"/>
        </w:rPr>
      </w:pPr>
      <w:r w:rsidRPr="005A37DA">
        <w:rPr>
          <w:rFonts w:ascii="Arial" w:eastAsiaTheme="minorEastAsia" w:hAnsi="Arial" w:cs="Arial"/>
          <w:sz w:val="22"/>
          <w:szCs w:val="22"/>
          <w:lang w:val="en-GB"/>
        </w:rPr>
        <w:lastRenderedPageBreak/>
        <w:t>(f)</w:t>
      </w:r>
      <w:r w:rsidRPr="005A37DA">
        <w:rPr>
          <w:rFonts w:ascii="Arial" w:eastAsiaTheme="minorEastAsia" w:hAnsi="Arial" w:cs="Arial"/>
          <w:sz w:val="22"/>
          <w:szCs w:val="22"/>
          <w:lang w:val="en-GB"/>
        </w:rPr>
        <w:tab/>
        <w:t xml:space="preserve">Use the gradient calculated in part (e) to </w:t>
      </w:r>
      <w:r w:rsidR="00771B44">
        <w:rPr>
          <w:rFonts w:ascii="Arial" w:eastAsiaTheme="minorEastAsia" w:hAnsi="Arial" w:cs="Arial"/>
          <w:sz w:val="22"/>
          <w:szCs w:val="22"/>
          <w:lang w:val="en-GB"/>
        </w:rPr>
        <w:t>estimate</w:t>
      </w:r>
      <w:r w:rsidRPr="005A37DA">
        <w:rPr>
          <w:rFonts w:ascii="Arial" w:eastAsiaTheme="minorEastAsia" w:hAnsi="Arial" w:cs="Arial"/>
          <w:sz w:val="22"/>
          <w:szCs w:val="22"/>
          <w:lang w:val="en-GB"/>
        </w:rPr>
        <w:t xml:space="preserve"> an experimental value for the mass of the </w:t>
      </w:r>
      <w:r>
        <w:rPr>
          <w:rFonts w:ascii="Arial" w:eastAsiaTheme="minorEastAsia" w:hAnsi="Arial" w:cs="Arial"/>
          <w:sz w:val="22"/>
          <w:szCs w:val="22"/>
          <w:lang w:val="en-GB"/>
        </w:rPr>
        <w:tab/>
      </w:r>
      <w:r w:rsidRPr="005A37DA">
        <w:rPr>
          <w:rFonts w:ascii="Arial" w:eastAsiaTheme="minorEastAsia" w:hAnsi="Arial" w:cs="Arial"/>
          <w:sz w:val="22"/>
          <w:szCs w:val="22"/>
          <w:lang w:val="en-GB"/>
        </w:rPr>
        <w:t>earth (M</w:t>
      </w:r>
      <w:r w:rsidRPr="005A37DA">
        <w:rPr>
          <w:rFonts w:ascii="Arial" w:eastAsiaTheme="minorEastAsia" w:hAnsi="Arial" w:cs="Arial"/>
          <w:sz w:val="22"/>
          <w:szCs w:val="22"/>
          <w:vertAlign w:val="subscript"/>
          <w:lang w:val="en-GB"/>
        </w:rPr>
        <w:t>e</w:t>
      </w:r>
      <w:r w:rsidRPr="005A37DA">
        <w:rPr>
          <w:rFonts w:ascii="Arial" w:eastAsiaTheme="minorEastAsia" w:hAnsi="Arial" w:cs="Arial"/>
          <w:sz w:val="22"/>
          <w:szCs w:val="22"/>
          <w:lang w:val="en-GB"/>
        </w:rPr>
        <w:t>). Show clearly how you did this.</w:t>
      </w:r>
    </w:p>
    <w:p w14:paraId="20605CA0" w14:textId="77777777" w:rsidR="00F56651" w:rsidRPr="00FB7E1B" w:rsidRDefault="00F56651" w:rsidP="00F56651">
      <w:pPr>
        <w:rPr>
          <w:rFonts w:ascii="Arial" w:eastAsiaTheme="minorEastAsia" w:hAnsi="Arial" w:cs="Arial"/>
          <w:sz w:val="22"/>
          <w:szCs w:val="22"/>
          <w:lang w:val="en-GB"/>
        </w:rPr>
      </w:pPr>
      <w:r>
        <w:rPr>
          <w:rFonts w:ascii="Arial" w:eastAsiaTheme="minorEastAsia" w:hAnsi="Arial" w:cs="Arial"/>
          <w:sz w:val="22"/>
          <w:szCs w:val="22"/>
          <w:lang w:val="en-GB"/>
        </w:rPr>
        <w:tab/>
      </w:r>
      <w:r w:rsidRPr="00FB7E1B">
        <w:rPr>
          <w:rFonts w:ascii="Arial" w:eastAsiaTheme="minorEastAsia" w:hAnsi="Arial" w:cs="Arial"/>
          <w:sz w:val="22"/>
          <w:szCs w:val="22"/>
          <w:lang w:val="en-GB"/>
        </w:rPr>
        <w:t>[</w:t>
      </w:r>
      <w:r w:rsidRPr="00FB7E1B">
        <w:rPr>
          <w:rStyle w:val="cf01"/>
          <w:rFonts w:ascii="Arial" w:hAnsi="Arial" w:cs="Arial"/>
          <w:sz w:val="22"/>
          <w:szCs w:val="22"/>
        </w:rPr>
        <w:t>If you were unable to determine a gradient in part (e) use a value of 6.50 for this question.]</w:t>
      </w:r>
    </w:p>
    <w:p w14:paraId="2BCE2AC3" w14:textId="77777777" w:rsidR="00F56651" w:rsidRDefault="00F56651" w:rsidP="00F56651">
      <w:pPr>
        <w:jc w:val="right"/>
        <w:rPr>
          <w:rFonts w:ascii="Arial" w:eastAsiaTheme="minorEastAsia" w:hAnsi="Arial" w:cs="Arial"/>
          <w:sz w:val="22"/>
          <w:szCs w:val="22"/>
          <w:lang w:val="en-GB"/>
        </w:rPr>
      </w:pPr>
      <w:r>
        <w:rPr>
          <w:rFonts w:ascii="Arial" w:eastAsiaTheme="minorEastAsia" w:hAnsi="Arial" w:cs="Arial"/>
          <w:sz w:val="22"/>
          <w:szCs w:val="22"/>
          <w:lang w:val="en-GB"/>
        </w:rPr>
        <w:t>(3 marks)</w:t>
      </w:r>
    </w:p>
    <w:p w14:paraId="1F4B3D01" w14:textId="77777777" w:rsidR="00F56651" w:rsidRDefault="00F56651" w:rsidP="00F56651">
      <w:pPr>
        <w:rPr>
          <w:rFonts w:ascii="Arial" w:eastAsiaTheme="minorEastAsia" w:hAnsi="Arial" w:cs="Arial"/>
          <w:sz w:val="22"/>
          <w:szCs w:val="22"/>
          <w:lang w:val="en-GB"/>
        </w:rPr>
      </w:pPr>
    </w:p>
    <w:p w14:paraId="247011C0" w14:textId="77777777" w:rsidR="00F56651" w:rsidRDefault="00F56651" w:rsidP="00F56651">
      <w:pPr>
        <w:rPr>
          <w:rFonts w:ascii="Arial" w:eastAsiaTheme="minorEastAsia" w:hAnsi="Arial" w:cs="Arial"/>
          <w:sz w:val="22"/>
          <w:szCs w:val="22"/>
          <w:lang w:val="en-GB"/>
        </w:rPr>
      </w:pPr>
    </w:p>
    <w:p w14:paraId="7A65CA0A" w14:textId="77777777" w:rsidR="00F56651" w:rsidRDefault="00F56651" w:rsidP="00F56651">
      <w:pPr>
        <w:rPr>
          <w:rFonts w:ascii="Arial" w:eastAsiaTheme="minorEastAsia" w:hAnsi="Arial" w:cs="Arial"/>
          <w:sz w:val="22"/>
          <w:szCs w:val="22"/>
          <w:lang w:val="en-GB"/>
        </w:rPr>
      </w:pPr>
    </w:p>
    <w:p w14:paraId="2E04D2ED" w14:textId="77777777" w:rsidR="00F56651" w:rsidRDefault="00F56651" w:rsidP="00F56651">
      <w:pPr>
        <w:rPr>
          <w:rFonts w:ascii="Arial" w:eastAsiaTheme="minorEastAsia" w:hAnsi="Arial" w:cs="Arial"/>
          <w:sz w:val="22"/>
          <w:szCs w:val="22"/>
          <w:lang w:val="en-GB"/>
        </w:rPr>
      </w:pPr>
    </w:p>
    <w:p w14:paraId="0A1C9A27" w14:textId="77777777" w:rsidR="00F56651" w:rsidRDefault="00F56651" w:rsidP="00F56651">
      <w:pPr>
        <w:rPr>
          <w:rFonts w:ascii="Arial" w:eastAsiaTheme="minorEastAsia" w:hAnsi="Arial" w:cs="Arial"/>
          <w:sz w:val="22"/>
          <w:szCs w:val="22"/>
          <w:lang w:val="en-GB"/>
        </w:rPr>
      </w:pPr>
    </w:p>
    <w:p w14:paraId="06528BA9" w14:textId="77777777" w:rsidR="00F56651" w:rsidRDefault="00F56651" w:rsidP="00F56651">
      <w:pPr>
        <w:rPr>
          <w:rFonts w:ascii="Arial" w:eastAsiaTheme="minorEastAsia" w:hAnsi="Arial" w:cs="Arial"/>
          <w:sz w:val="22"/>
          <w:szCs w:val="22"/>
          <w:lang w:val="en-GB"/>
        </w:rPr>
      </w:pPr>
    </w:p>
    <w:p w14:paraId="27C47C6E" w14:textId="77777777" w:rsidR="00F56651" w:rsidRDefault="00F56651" w:rsidP="00F56651">
      <w:pPr>
        <w:rPr>
          <w:rFonts w:ascii="Arial" w:eastAsiaTheme="minorEastAsia" w:hAnsi="Arial" w:cs="Arial"/>
          <w:sz w:val="22"/>
          <w:szCs w:val="22"/>
          <w:lang w:val="en-GB"/>
        </w:rPr>
      </w:pPr>
    </w:p>
    <w:p w14:paraId="3B6E17E0" w14:textId="77777777" w:rsidR="00306E70" w:rsidRDefault="00306E70" w:rsidP="00F56651">
      <w:pPr>
        <w:rPr>
          <w:rFonts w:ascii="Arial" w:eastAsiaTheme="minorEastAsia" w:hAnsi="Arial" w:cs="Arial"/>
          <w:sz w:val="22"/>
          <w:szCs w:val="22"/>
          <w:lang w:val="en-GB"/>
        </w:rPr>
      </w:pPr>
    </w:p>
    <w:p w14:paraId="78DD1689" w14:textId="77777777" w:rsidR="00306E70" w:rsidRDefault="00306E70" w:rsidP="00F56651">
      <w:pPr>
        <w:rPr>
          <w:rFonts w:ascii="Arial" w:eastAsiaTheme="minorEastAsia" w:hAnsi="Arial" w:cs="Arial"/>
          <w:sz w:val="22"/>
          <w:szCs w:val="22"/>
          <w:lang w:val="en-GB"/>
        </w:rPr>
      </w:pPr>
    </w:p>
    <w:p w14:paraId="79B44DD3" w14:textId="77777777" w:rsidR="00306E70" w:rsidRDefault="00306E70" w:rsidP="00F56651">
      <w:pPr>
        <w:rPr>
          <w:rFonts w:ascii="Arial" w:eastAsiaTheme="minorEastAsia" w:hAnsi="Arial" w:cs="Arial"/>
          <w:sz w:val="22"/>
          <w:szCs w:val="22"/>
          <w:lang w:val="en-GB"/>
        </w:rPr>
      </w:pPr>
    </w:p>
    <w:p w14:paraId="35DC39ED" w14:textId="77777777" w:rsidR="00306E70" w:rsidRDefault="00306E70" w:rsidP="00F56651">
      <w:pPr>
        <w:rPr>
          <w:rFonts w:ascii="Arial" w:eastAsiaTheme="minorEastAsia" w:hAnsi="Arial" w:cs="Arial"/>
          <w:sz w:val="22"/>
          <w:szCs w:val="22"/>
          <w:lang w:val="en-GB"/>
        </w:rPr>
      </w:pPr>
    </w:p>
    <w:p w14:paraId="11E46379" w14:textId="77777777" w:rsidR="00306E70" w:rsidRDefault="00306E70" w:rsidP="00F56651">
      <w:pPr>
        <w:rPr>
          <w:rFonts w:ascii="Arial" w:eastAsiaTheme="minorEastAsia" w:hAnsi="Arial" w:cs="Arial"/>
          <w:sz w:val="22"/>
          <w:szCs w:val="22"/>
          <w:lang w:val="en-GB"/>
        </w:rPr>
      </w:pPr>
    </w:p>
    <w:p w14:paraId="1085626C" w14:textId="77777777" w:rsidR="00306E70" w:rsidRDefault="00306E70" w:rsidP="00F56651">
      <w:pPr>
        <w:rPr>
          <w:rFonts w:ascii="Arial" w:eastAsiaTheme="minorEastAsia" w:hAnsi="Arial" w:cs="Arial"/>
          <w:sz w:val="22"/>
          <w:szCs w:val="22"/>
          <w:lang w:val="en-GB"/>
        </w:rPr>
      </w:pPr>
    </w:p>
    <w:p w14:paraId="4C99EE10" w14:textId="77777777" w:rsidR="00306E70" w:rsidRDefault="00306E70" w:rsidP="00F56651">
      <w:pPr>
        <w:rPr>
          <w:rFonts w:ascii="Arial" w:eastAsiaTheme="minorEastAsia" w:hAnsi="Arial" w:cs="Arial"/>
          <w:sz w:val="22"/>
          <w:szCs w:val="22"/>
          <w:lang w:val="en-GB"/>
        </w:rPr>
      </w:pPr>
    </w:p>
    <w:p w14:paraId="0D372961" w14:textId="77777777" w:rsidR="00306E70" w:rsidRDefault="00306E70" w:rsidP="00F56651">
      <w:pPr>
        <w:rPr>
          <w:rFonts w:ascii="Arial" w:eastAsiaTheme="minorEastAsia" w:hAnsi="Arial" w:cs="Arial"/>
          <w:sz w:val="22"/>
          <w:szCs w:val="22"/>
          <w:lang w:val="en-GB"/>
        </w:rPr>
      </w:pPr>
    </w:p>
    <w:p w14:paraId="314F66B8" w14:textId="77777777" w:rsidR="00306E70" w:rsidRDefault="00306E70" w:rsidP="00F56651">
      <w:pPr>
        <w:rPr>
          <w:rFonts w:ascii="Arial" w:eastAsiaTheme="minorEastAsia" w:hAnsi="Arial" w:cs="Arial"/>
          <w:sz w:val="22"/>
          <w:szCs w:val="22"/>
          <w:lang w:val="en-GB"/>
        </w:rPr>
      </w:pPr>
    </w:p>
    <w:p w14:paraId="689A5C36" w14:textId="77777777" w:rsidR="00306E70" w:rsidRDefault="00306E70" w:rsidP="00F56651">
      <w:pPr>
        <w:rPr>
          <w:rFonts w:ascii="Arial" w:eastAsiaTheme="minorEastAsia" w:hAnsi="Arial" w:cs="Arial"/>
          <w:sz w:val="22"/>
          <w:szCs w:val="22"/>
          <w:lang w:val="en-GB"/>
        </w:rPr>
      </w:pPr>
    </w:p>
    <w:p w14:paraId="495BDAA4" w14:textId="77777777" w:rsidR="00306E70" w:rsidRDefault="00306E70" w:rsidP="00F56651">
      <w:pPr>
        <w:rPr>
          <w:rFonts w:ascii="Arial" w:eastAsiaTheme="minorEastAsia" w:hAnsi="Arial" w:cs="Arial"/>
          <w:sz w:val="22"/>
          <w:szCs w:val="22"/>
          <w:lang w:val="en-GB"/>
        </w:rPr>
      </w:pPr>
    </w:p>
    <w:p w14:paraId="145E2445" w14:textId="77777777" w:rsidR="00306E70" w:rsidRDefault="00306E70" w:rsidP="00F56651">
      <w:pPr>
        <w:rPr>
          <w:rFonts w:ascii="Arial" w:eastAsiaTheme="minorEastAsia" w:hAnsi="Arial" w:cs="Arial"/>
          <w:sz w:val="22"/>
          <w:szCs w:val="22"/>
          <w:lang w:val="en-GB"/>
        </w:rPr>
      </w:pPr>
    </w:p>
    <w:p w14:paraId="3BC7A626" w14:textId="77777777" w:rsidR="00306E70" w:rsidRDefault="00306E70" w:rsidP="00F56651">
      <w:pPr>
        <w:rPr>
          <w:rFonts w:ascii="Arial" w:eastAsiaTheme="minorEastAsia" w:hAnsi="Arial" w:cs="Arial"/>
          <w:sz w:val="22"/>
          <w:szCs w:val="22"/>
          <w:lang w:val="en-GB"/>
        </w:rPr>
      </w:pPr>
    </w:p>
    <w:p w14:paraId="5D6987ED" w14:textId="77777777" w:rsidR="00306E70" w:rsidRDefault="00306E70" w:rsidP="00F56651">
      <w:pPr>
        <w:rPr>
          <w:rFonts w:ascii="Arial" w:eastAsiaTheme="minorEastAsia" w:hAnsi="Arial" w:cs="Arial"/>
          <w:sz w:val="22"/>
          <w:szCs w:val="22"/>
          <w:lang w:val="en-GB"/>
        </w:rPr>
      </w:pPr>
    </w:p>
    <w:p w14:paraId="26D0E5ED" w14:textId="77777777" w:rsidR="00306E70" w:rsidRDefault="00306E70" w:rsidP="00F56651">
      <w:pPr>
        <w:rPr>
          <w:rFonts w:ascii="Arial" w:eastAsiaTheme="minorEastAsia" w:hAnsi="Arial" w:cs="Arial"/>
          <w:sz w:val="22"/>
          <w:szCs w:val="22"/>
          <w:lang w:val="en-GB"/>
        </w:rPr>
      </w:pPr>
    </w:p>
    <w:p w14:paraId="33C2CB9B" w14:textId="77777777" w:rsidR="00306E70" w:rsidRDefault="00306E70" w:rsidP="00F56651">
      <w:pPr>
        <w:rPr>
          <w:rFonts w:ascii="Arial" w:eastAsiaTheme="minorEastAsia" w:hAnsi="Arial" w:cs="Arial"/>
          <w:sz w:val="22"/>
          <w:szCs w:val="22"/>
          <w:lang w:val="en-GB"/>
        </w:rPr>
      </w:pPr>
    </w:p>
    <w:p w14:paraId="3BDC2022" w14:textId="77777777" w:rsidR="00306E70" w:rsidRDefault="00306E70" w:rsidP="00F56651">
      <w:pPr>
        <w:rPr>
          <w:rFonts w:ascii="Arial" w:eastAsiaTheme="minorEastAsia" w:hAnsi="Arial" w:cs="Arial"/>
          <w:sz w:val="22"/>
          <w:szCs w:val="22"/>
          <w:lang w:val="en-GB"/>
        </w:rPr>
      </w:pPr>
    </w:p>
    <w:p w14:paraId="7A7F1B8F" w14:textId="77777777" w:rsidR="00306E70" w:rsidRDefault="00306E70" w:rsidP="00F56651">
      <w:pPr>
        <w:rPr>
          <w:rFonts w:ascii="Arial" w:eastAsiaTheme="minorEastAsia" w:hAnsi="Arial" w:cs="Arial"/>
          <w:sz w:val="22"/>
          <w:szCs w:val="22"/>
          <w:lang w:val="en-GB"/>
        </w:rPr>
      </w:pPr>
    </w:p>
    <w:p w14:paraId="3E4D3FC6" w14:textId="77777777" w:rsidR="00306E70" w:rsidRDefault="00306E70" w:rsidP="00F56651">
      <w:pPr>
        <w:rPr>
          <w:rFonts w:ascii="Arial" w:eastAsiaTheme="minorEastAsia" w:hAnsi="Arial" w:cs="Arial"/>
          <w:sz w:val="22"/>
          <w:szCs w:val="22"/>
          <w:lang w:val="en-GB"/>
        </w:rPr>
      </w:pPr>
    </w:p>
    <w:p w14:paraId="3E168D22" w14:textId="77777777" w:rsidR="00306E70" w:rsidRDefault="00306E70" w:rsidP="00F56651">
      <w:pPr>
        <w:rPr>
          <w:rFonts w:ascii="Arial" w:eastAsiaTheme="minorEastAsia" w:hAnsi="Arial" w:cs="Arial"/>
          <w:sz w:val="22"/>
          <w:szCs w:val="22"/>
          <w:lang w:val="en-GB"/>
        </w:rPr>
      </w:pPr>
    </w:p>
    <w:p w14:paraId="33080BD6" w14:textId="77777777" w:rsidR="00306E70" w:rsidRDefault="00306E70" w:rsidP="00F56651">
      <w:pPr>
        <w:rPr>
          <w:rFonts w:ascii="Arial" w:eastAsiaTheme="minorEastAsia" w:hAnsi="Arial" w:cs="Arial"/>
          <w:sz w:val="22"/>
          <w:szCs w:val="22"/>
          <w:lang w:val="en-GB"/>
        </w:rPr>
      </w:pPr>
    </w:p>
    <w:p w14:paraId="37E65DFB" w14:textId="77777777" w:rsidR="00F56651" w:rsidRDefault="00F56651" w:rsidP="00F56651">
      <w:pPr>
        <w:rPr>
          <w:rFonts w:ascii="Arial" w:eastAsiaTheme="minorEastAsia" w:hAnsi="Arial" w:cs="Arial"/>
          <w:sz w:val="22"/>
          <w:szCs w:val="22"/>
          <w:lang w:val="en-GB"/>
        </w:rPr>
      </w:pPr>
    </w:p>
    <w:p w14:paraId="1BB02DBE" w14:textId="77777777" w:rsidR="00F56651" w:rsidRDefault="00F56651" w:rsidP="00F56651">
      <w:pPr>
        <w:rPr>
          <w:rFonts w:ascii="Arial" w:eastAsiaTheme="minorEastAsia" w:hAnsi="Arial" w:cs="Arial"/>
          <w:sz w:val="22"/>
          <w:szCs w:val="22"/>
          <w:lang w:val="en-GB"/>
        </w:rPr>
      </w:pPr>
    </w:p>
    <w:p w14:paraId="50D79768" w14:textId="00FA589B" w:rsidR="00F56651" w:rsidRPr="005A37DA" w:rsidRDefault="00306E70" w:rsidP="00F56651">
      <w:pPr>
        <w:jc w:val="right"/>
        <w:rPr>
          <w:rFonts w:ascii="Arial" w:eastAsiaTheme="minorEastAsia" w:hAnsi="Arial" w:cs="Arial"/>
          <w:sz w:val="22"/>
          <w:szCs w:val="22"/>
          <w:lang w:val="en-GB"/>
        </w:rPr>
      </w:pPr>
      <w:r>
        <w:rPr>
          <w:rFonts w:ascii="Arial" w:eastAsiaTheme="minorEastAsia" w:hAnsi="Arial" w:cs="Arial"/>
          <w:sz w:val="22"/>
          <w:szCs w:val="22"/>
          <w:lang w:val="en-GB"/>
        </w:rPr>
        <w:t>Answer</w:t>
      </w:r>
      <w:r w:rsidR="00F56651">
        <w:rPr>
          <w:rFonts w:ascii="Arial" w:eastAsiaTheme="minorEastAsia" w:hAnsi="Arial" w:cs="Arial"/>
          <w:sz w:val="22"/>
          <w:szCs w:val="22"/>
          <w:lang w:val="en-GB"/>
        </w:rPr>
        <w:t xml:space="preserve"> ________________ kg</w:t>
      </w:r>
    </w:p>
    <w:p w14:paraId="7AD8BA3D" w14:textId="77777777" w:rsidR="00F56651" w:rsidRDefault="00F56651">
      <w:pPr>
        <w:spacing w:after="160" w:line="259" w:lineRule="auto"/>
        <w:rPr>
          <w:rFonts w:ascii="Arial" w:hAnsi="Arial" w:cs="Arial"/>
          <w:b/>
          <w:sz w:val="22"/>
          <w:szCs w:val="22"/>
        </w:rPr>
      </w:pPr>
      <w:r>
        <w:rPr>
          <w:rFonts w:ascii="Arial" w:hAnsi="Arial" w:cs="Arial"/>
          <w:b/>
          <w:sz w:val="22"/>
          <w:szCs w:val="22"/>
        </w:rPr>
        <w:br w:type="page"/>
      </w:r>
    </w:p>
    <w:p w14:paraId="38705AF9" w14:textId="77777777" w:rsidR="002D497B" w:rsidRDefault="002D497B" w:rsidP="00C675DA">
      <w:pPr>
        <w:spacing w:after="160" w:line="259" w:lineRule="auto"/>
        <w:rPr>
          <w:rFonts w:ascii="Arial" w:hAnsi="Arial" w:cs="Arial"/>
          <w:b/>
          <w:sz w:val="22"/>
          <w:szCs w:val="22"/>
        </w:rPr>
      </w:pPr>
    </w:p>
    <w:p w14:paraId="668EC9B7" w14:textId="19B10DEF" w:rsidR="00730C64" w:rsidRDefault="00730C64" w:rsidP="00C675DA">
      <w:pPr>
        <w:spacing w:after="160" w:line="259" w:lineRule="auto"/>
        <w:rPr>
          <w:rFonts w:ascii="Arial" w:hAnsi="Arial" w:cs="Arial"/>
          <w:b/>
          <w:sz w:val="22"/>
          <w:szCs w:val="22"/>
        </w:rPr>
      </w:pPr>
      <w:r w:rsidRPr="0079189C">
        <w:rPr>
          <w:rFonts w:ascii="Arial" w:hAnsi="Arial" w:cs="Arial"/>
          <w:b/>
          <w:sz w:val="22"/>
          <w:szCs w:val="22"/>
        </w:rPr>
        <w:t xml:space="preserve">Question </w:t>
      </w:r>
      <w:r>
        <w:rPr>
          <w:rFonts w:ascii="Arial" w:hAnsi="Arial" w:cs="Arial"/>
          <w:b/>
          <w:sz w:val="22"/>
          <w:szCs w:val="22"/>
        </w:rPr>
        <w:t>1</w:t>
      </w:r>
      <w:r w:rsidR="00974384">
        <w:rPr>
          <w:rFonts w:ascii="Arial" w:hAnsi="Arial" w:cs="Arial"/>
          <w:b/>
          <w:sz w:val="22"/>
          <w:szCs w:val="22"/>
        </w:rPr>
        <w:t>4</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963D93">
        <w:rPr>
          <w:rFonts w:ascii="Arial" w:hAnsi="Arial" w:cs="Arial"/>
          <w:b/>
          <w:sz w:val="22"/>
          <w:szCs w:val="22"/>
        </w:rPr>
        <w:t xml:space="preserve">    </w:t>
      </w:r>
      <w:proofErr w:type="gramStart"/>
      <w:r w:rsidR="00963D93">
        <w:rPr>
          <w:rFonts w:ascii="Arial" w:hAnsi="Arial" w:cs="Arial"/>
          <w:b/>
          <w:sz w:val="22"/>
          <w:szCs w:val="22"/>
        </w:rPr>
        <w:t xml:space="preserve">   </w:t>
      </w:r>
      <w:r>
        <w:rPr>
          <w:rFonts w:ascii="Arial" w:hAnsi="Arial" w:cs="Arial"/>
          <w:b/>
          <w:sz w:val="22"/>
          <w:szCs w:val="22"/>
        </w:rPr>
        <w:t>(</w:t>
      </w:r>
      <w:proofErr w:type="gramEnd"/>
      <w:r>
        <w:rPr>
          <w:rFonts w:ascii="Arial" w:hAnsi="Arial" w:cs="Arial"/>
          <w:b/>
          <w:sz w:val="22"/>
          <w:szCs w:val="22"/>
        </w:rPr>
        <w:t>1</w:t>
      </w:r>
      <w:r w:rsidR="007104D9">
        <w:rPr>
          <w:rFonts w:ascii="Arial" w:hAnsi="Arial" w:cs="Arial"/>
          <w:b/>
          <w:sz w:val="22"/>
          <w:szCs w:val="22"/>
        </w:rPr>
        <w:t>4</w:t>
      </w:r>
      <w:r>
        <w:rPr>
          <w:rFonts w:ascii="Arial" w:hAnsi="Arial" w:cs="Arial"/>
          <w:b/>
          <w:sz w:val="22"/>
          <w:szCs w:val="22"/>
        </w:rPr>
        <w:t xml:space="preserve"> marks)</w:t>
      </w:r>
    </w:p>
    <w:p w14:paraId="2A6C39C3" w14:textId="77777777" w:rsidR="00883C92" w:rsidRPr="00883C92" w:rsidRDefault="00883C92" w:rsidP="00883C92">
      <w:pPr>
        <w:rPr>
          <w:rFonts w:ascii="Arial" w:hAnsi="Arial" w:cs="Arial"/>
          <w:sz w:val="22"/>
          <w:szCs w:val="22"/>
          <w:lang w:val="en-GB"/>
        </w:rPr>
      </w:pPr>
      <w:r w:rsidRPr="00883C92">
        <w:rPr>
          <w:rFonts w:ascii="Arial" w:hAnsi="Arial" w:cs="Arial"/>
          <w:sz w:val="22"/>
          <w:szCs w:val="22"/>
          <w:lang w:val="en-GB"/>
        </w:rPr>
        <w:t xml:space="preserve">In particle physics, a meson is considered a hadronic, subatomic particle consisting of equal numbers of quarks and antiquarks bound together by the strong interaction. </w:t>
      </w:r>
    </w:p>
    <w:p w14:paraId="6B12A9BB" w14:textId="77777777" w:rsidR="00883C92" w:rsidRDefault="00883C92" w:rsidP="00883C92">
      <w:pPr>
        <w:rPr>
          <w:rFonts w:ascii="Arial" w:hAnsi="Arial" w:cs="Arial"/>
          <w:sz w:val="22"/>
          <w:szCs w:val="22"/>
          <w:lang w:val="en-GB"/>
        </w:rPr>
      </w:pPr>
    </w:p>
    <w:p w14:paraId="14F0CA87" w14:textId="6F4D5CD4" w:rsidR="00883C92" w:rsidRPr="00883C92" w:rsidRDefault="00883C92" w:rsidP="00883C92">
      <w:pPr>
        <w:rPr>
          <w:rFonts w:ascii="Arial" w:hAnsi="Arial" w:cs="Arial"/>
          <w:sz w:val="22"/>
          <w:szCs w:val="22"/>
          <w:lang w:val="en-GB"/>
        </w:rPr>
      </w:pPr>
      <w:r w:rsidRPr="00883C92">
        <w:rPr>
          <w:rFonts w:ascii="Arial" w:hAnsi="Arial" w:cs="Arial"/>
          <w:sz w:val="22"/>
          <w:szCs w:val="22"/>
          <w:lang w:val="en-GB"/>
        </w:rPr>
        <w:t>One such meson is the Kaon which can take three forms: K</w:t>
      </w:r>
      <w:r w:rsidRPr="00883C92">
        <w:rPr>
          <w:rFonts w:ascii="Arial" w:hAnsi="Arial" w:cs="Arial"/>
          <w:sz w:val="22"/>
          <w:szCs w:val="22"/>
          <w:vertAlign w:val="superscript"/>
          <w:lang w:val="en-GB"/>
        </w:rPr>
        <w:t>0</w:t>
      </w:r>
      <w:r w:rsidR="00771B44">
        <w:rPr>
          <w:rFonts w:ascii="Arial" w:hAnsi="Arial" w:cs="Arial"/>
          <w:sz w:val="22"/>
          <w:szCs w:val="22"/>
          <w:lang w:val="en-GB"/>
        </w:rPr>
        <w:t>,</w:t>
      </w:r>
      <w:r w:rsidRPr="00883C92">
        <w:rPr>
          <w:rFonts w:ascii="Arial" w:hAnsi="Arial" w:cs="Arial"/>
          <w:sz w:val="22"/>
          <w:szCs w:val="22"/>
          <w:lang w:val="en-GB"/>
        </w:rPr>
        <w:t xml:space="preserve"> K</w:t>
      </w:r>
      <w:r w:rsidRPr="00883C92">
        <w:rPr>
          <w:rFonts w:ascii="Arial" w:hAnsi="Arial" w:cs="Arial"/>
          <w:sz w:val="22"/>
          <w:szCs w:val="22"/>
          <w:vertAlign w:val="superscript"/>
          <w:lang w:val="en-GB"/>
        </w:rPr>
        <w:t>+</w:t>
      </w:r>
      <w:r w:rsidR="00771B44">
        <w:rPr>
          <w:rFonts w:ascii="Arial" w:hAnsi="Arial" w:cs="Arial"/>
          <w:sz w:val="22"/>
          <w:szCs w:val="22"/>
          <w:lang w:val="en-GB"/>
        </w:rPr>
        <w:t>,</w:t>
      </w:r>
      <w:r w:rsidRPr="00883C92">
        <w:rPr>
          <w:rFonts w:ascii="Arial" w:hAnsi="Arial" w:cs="Arial"/>
          <w:sz w:val="22"/>
          <w:szCs w:val="22"/>
          <w:lang w:val="en-GB"/>
        </w:rPr>
        <w:t xml:space="preserve"> K</w:t>
      </w:r>
      <w:r w:rsidRPr="00883C92">
        <w:rPr>
          <w:rFonts w:ascii="Arial" w:hAnsi="Arial" w:cs="Arial"/>
          <w:sz w:val="22"/>
          <w:szCs w:val="22"/>
          <w:vertAlign w:val="superscript"/>
          <w:lang w:val="en-GB"/>
        </w:rPr>
        <w:t>-</w:t>
      </w:r>
      <w:r w:rsidRPr="00883C92">
        <w:rPr>
          <w:rFonts w:ascii="Arial" w:hAnsi="Arial" w:cs="Arial"/>
          <w:sz w:val="22"/>
          <w:szCs w:val="22"/>
          <w:lang w:val="en-GB"/>
        </w:rPr>
        <w:t xml:space="preserve">. </w:t>
      </w:r>
    </w:p>
    <w:p w14:paraId="7E6E7949" w14:textId="77777777" w:rsidR="00883C92" w:rsidRDefault="00883C92" w:rsidP="00883C92">
      <w:pPr>
        <w:rPr>
          <w:rFonts w:ascii="Arial" w:hAnsi="Arial" w:cs="Arial"/>
          <w:sz w:val="22"/>
          <w:szCs w:val="22"/>
          <w:lang w:val="en-GB"/>
        </w:rPr>
      </w:pPr>
    </w:p>
    <w:p w14:paraId="74966AF7" w14:textId="46066571" w:rsidR="00883C92" w:rsidRPr="00883C92" w:rsidRDefault="00883C92" w:rsidP="00883C92">
      <w:pPr>
        <w:rPr>
          <w:rFonts w:ascii="Arial" w:eastAsiaTheme="minorEastAsia" w:hAnsi="Arial" w:cs="Arial"/>
          <w:sz w:val="22"/>
          <w:szCs w:val="22"/>
          <w:lang w:val="en-GB"/>
        </w:rPr>
      </w:pPr>
      <w:r w:rsidRPr="00883C92">
        <w:rPr>
          <w:rFonts w:ascii="Arial" w:hAnsi="Arial" w:cs="Arial"/>
          <w:sz w:val="22"/>
          <w:szCs w:val="22"/>
          <w:lang w:val="en-GB"/>
        </w:rPr>
        <w:t>The K</w:t>
      </w:r>
      <w:r w:rsidRPr="00883C92">
        <w:rPr>
          <w:rFonts w:ascii="Arial" w:hAnsi="Arial" w:cs="Arial"/>
          <w:sz w:val="22"/>
          <w:szCs w:val="22"/>
          <w:vertAlign w:val="superscript"/>
          <w:lang w:val="en-GB"/>
        </w:rPr>
        <w:t>+</w:t>
      </w:r>
      <w:r w:rsidRPr="00883C92">
        <w:rPr>
          <w:rFonts w:ascii="Arial" w:hAnsi="Arial" w:cs="Arial"/>
          <w:sz w:val="22"/>
          <w:szCs w:val="22"/>
          <w:lang w:val="en-GB"/>
        </w:rPr>
        <w:t xml:space="preserve"> meson consists of an up quark and an anti-strange quark (</w:t>
      </w:r>
      <m:oMath>
        <m:r>
          <m:rPr>
            <m:sty m:val="p"/>
          </m:rPr>
          <w:rPr>
            <w:rFonts w:ascii="Cambria Math" w:hAnsi="Cambria Math" w:cs="Arial"/>
            <w:sz w:val="22"/>
            <w:szCs w:val="22"/>
            <w:lang w:val="en-GB"/>
          </w:rPr>
          <m:t>u</m:t>
        </m:r>
        <m:acc>
          <m:accPr>
            <m:chr m:val="̅"/>
            <m:ctrlPr>
              <w:rPr>
                <w:rFonts w:ascii="Cambria Math" w:hAnsi="Cambria Math" w:cs="Arial"/>
                <w:iCs/>
                <w:sz w:val="22"/>
                <w:szCs w:val="22"/>
                <w:lang w:val="en-GB"/>
              </w:rPr>
            </m:ctrlPr>
          </m:accPr>
          <m:e>
            <m:r>
              <m:rPr>
                <m:sty m:val="p"/>
              </m:rPr>
              <w:rPr>
                <w:rFonts w:ascii="Cambria Math" w:hAnsi="Cambria Math" w:cs="Arial"/>
                <w:sz w:val="22"/>
                <w:szCs w:val="22"/>
                <w:lang w:val="en-GB"/>
              </w:rPr>
              <m:t>s</m:t>
            </m:r>
          </m:e>
        </m:acc>
      </m:oMath>
      <w:r w:rsidRPr="00883C92">
        <w:rPr>
          <w:rFonts w:ascii="Arial" w:eastAsiaTheme="minorEastAsia" w:hAnsi="Arial" w:cs="Arial"/>
          <w:sz w:val="22"/>
          <w:szCs w:val="22"/>
          <w:lang w:val="en-GB"/>
        </w:rPr>
        <w:t xml:space="preserve">). </w:t>
      </w:r>
    </w:p>
    <w:p w14:paraId="1D7845EB" w14:textId="77777777" w:rsidR="00883C92" w:rsidRDefault="00883C92" w:rsidP="00883C92">
      <w:pPr>
        <w:rPr>
          <w:rFonts w:ascii="Arial" w:eastAsiaTheme="minorEastAsia" w:hAnsi="Arial" w:cs="Arial"/>
          <w:sz w:val="22"/>
          <w:szCs w:val="22"/>
          <w:lang w:val="en-GB"/>
        </w:rPr>
      </w:pPr>
    </w:p>
    <w:p w14:paraId="49928256" w14:textId="7D302009" w:rsidR="00883C92" w:rsidRPr="00883C92" w:rsidRDefault="00CC23FA" w:rsidP="00883C92">
      <w:pPr>
        <w:rPr>
          <w:rFonts w:ascii="Arial" w:hAnsi="Arial" w:cs="Arial"/>
          <w:sz w:val="22"/>
          <w:szCs w:val="22"/>
          <w:lang w:val="en-GB"/>
        </w:rPr>
      </w:pPr>
      <w:r>
        <w:rPr>
          <w:rFonts w:ascii="Arial" w:eastAsiaTheme="minorEastAsia" w:hAnsi="Arial" w:cs="Arial"/>
          <w:sz w:val="22"/>
          <w:szCs w:val="22"/>
          <w:lang w:val="en-GB"/>
        </w:rPr>
        <w:t>At rest, t</w:t>
      </w:r>
      <w:r w:rsidR="00883C92" w:rsidRPr="00883C92">
        <w:rPr>
          <w:rFonts w:ascii="Arial" w:eastAsiaTheme="minorEastAsia" w:hAnsi="Arial" w:cs="Arial"/>
          <w:sz w:val="22"/>
          <w:szCs w:val="22"/>
          <w:lang w:val="en-GB"/>
        </w:rPr>
        <w:t xml:space="preserve">he </w:t>
      </w:r>
      <w:r w:rsidR="00883C92" w:rsidRPr="00883C92">
        <w:rPr>
          <w:rFonts w:ascii="Arial" w:hAnsi="Arial" w:cs="Arial"/>
          <w:sz w:val="22"/>
          <w:szCs w:val="22"/>
          <w:lang w:val="en-GB"/>
        </w:rPr>
        <w:t>K</w:t>
      </w:r>
      <w:r w:rsidR="00883C92" w:rsidRPr="00883C92">
        <w:rPr>
          <w:rFonts w:ascii="Arial" w:hAnsi="Arial" w:cs="Arial"/>
          <w:sz w:val="22"/>
          <w:szCs w:val="22"/>
          <w:vertAlign w:val="superscript"/>
          <w:lang w:val="en-GB"/>
        </w:rPr>
        <w:t>+</w:t>
      </w:r>
      <w:r w:rsidR="00883C92" w:rsidRPr="00883C92">
        <w:rPr>
          <w:rFonts w:ascii="Arial" w:hAnsi="Arial" w:cs="Arial"/>
          <w:sz w:val="22"/>
          <w:szCs w:val="22"/>
          <w:lang w:val="en-GB"/>
        </w:rPr>
        <w:t xml:space="preserve"> meson has a mean lifetime of 1.24 </w:t>
      </w:r>
      <w:r w:rsidR="00A978B8">
        <w:rPr>
          <w:rFonts w:ascii="Arial" w:hAnsi="Arial" w:cs="Arial"/>
          <w:sz w:val="22"/>
          <w:szCs w:val="22"/>
          <w:lang w:val="en-GB"/>
        </w:rPr>
        <w:t>×</w:t>
      </w:r>
      <w:r w:rsidR="00883C92" w:rsidRPr="00883C92">
        <w:rPr>
          <w:rFonts w:ascii="Arial" w:hAnsi="Arial" w:cs="Arial"/>
          <w:sz w:val="22"/>
          <w:szCs w:val="22"/>
          <w:lang w:val="en-GB"/>
        </w:rPr>
        <w:t xml:space="preserve"> 10</w:t>
      </w:r>
      <w:r w:rsidR="00883C92" w:rsidRPr="00883C92">
        <w:rPr>
          <w:rFonts w:ascii="Arial" w:hAnsi="Arial" w:cs="Arial"/>
          <w:sz w:val="22"/>
          <w:szCs w:val="22"/>
          <w:vertAlign w:val="superscript"/>
          <w:lang w:val="en-GB"/>
        </w:rPr>
        <w:t>-8</w:t>
      </w:r>
      <w:r w:rsidR="00883C92" w:rsidRPr="00883C92">
        <w:rPr>
          <w:rFonts w:ascii="Arial" w:hAnsi="Arial" w:cs="Arial"/>
          <w:sz w:val="22"/>
          <w:szCs w:val="22"/>
          <w:lang w:val="en-GB"/>
        </w:rPr>
        <w:t xml:space="preserve"> s; one of its decay modes produces an anti-muon and one other particle. </w:t>
      </w:r>
    </w:p>
    <w:p w14:paraId="0199868B" w14:textId="77777777" w:rsidR="00883C92" w:rsidRDefault="00883C92" w:rsidP="00883C92">
      <w:pPr>
        <w:rPr>
          <w:rFonts w:ascii="Arial" w:hAnsi="Arial" w:cs="Arial"/>
          <w:sz w:val="22"/>
          <w:szCs w:val="22"/>
          <w:lang w:val="en-GB"/>
        </w:rPr>
      </w:pPr>
    </w:p>
    <w:p w14:paraId="31E12DA5" w14:textId="6598DA5D" w:rsidR="00883C92" w:rsidRPr="00883C92" w:rsidRDefault="00883C92" w:rsidP="00ED289D">
      <w:pPr>
        <w:rPr>
          <w:rFonts w:ascii="Arial" w:hAnsi="Arial" w:cs="Arial"/>
          <w:sz w:val="22"/>
          <w:szCs w:val="22"/>
          <w:lang w:val="en-GB"/>
        </w:rPr>
      </w:pPr>
      <w:r w:rsidRPr="00883C92">
        <w:rPr>
          <w:rFonts w:ascii="Arial" w:hAnsi="Arial" w:cs="Arial"/>
          <w:sz w:val="22"/>
          <w:szCs w:val="22"/>
          <w:lang w:val="en-GB"/>
        </w:rPr>
        <w:t>(a)</w:t>
      </w:r>
      <w:r w:rsidRPr="00883C92">
        <w:rPr>
          <w:rFonts w:ascii="Arial" w:hAnsi="Arial" w:cs="Arial"/>
          <w:sz w:val="22"/>
          <w:szCs w:val="22"/>
          <w:lang w:val="en-GB"/>
        </w:rPr>
        <w:tab/>
        <w:t>Show that the net charge on a K</w:t>
      </w:r>
      <w:r w:rsidRPr="00883C92">
        <w:rPr>
          <w:rFonts w:ascii="Arial" w:hAnsi="Arial" w:cs="Arial"/>
          <w:sz w:val="22"/>
          <w:szCs w:val="22"/>
          <w:vertAlign w:val="superscript"/>
          <w:lang w:val="en-GB"/>
        </w:rPr>
        <w:t>+</w:t>
      </w:r>
      <w:r w:rsidRPr="00883C92">
        <w:rPr>
          <w:rFonts w:ascii="Arial" w:hAnsi="Arial" w:cs="Arial"/>
          <w:sz w:val="22"/>
          <w:szCs w:val="22"/>
          <w:lang w:val="en-GB"/>
        </w:rPr>
        <w:t xml:space="preserve"> meson is equal to +1. </w:t>
      </w:r>
      <w:r w:rsidR="00ED289D">
        <w:rPr>
          <w:rFonts w:ascii="Arial" w:hAnsi="Arial" w:cs="Arial"/>
          <w:sz w:val="22"/>
          <w:szCs w:val="22"/>
          <w:lang w:val="en-GB"/>
        </w:rPr>
        <w:t xml:space="preserve">                                                  </w:t>
      </w:r>
      <w:r w:rsidRPr="00883C92">
        <w:rPr>
          <w:rFonts w:ascii="Arial" w:hAnsi="Arial" w:cs="Arial"/>
          <w:sz w:val="22"/>
          <w:szCs w:val="22"/>
          <w:lang w:val="en-GB"/>
        </w:rPr>
        <w:t>(2</w:t>
      </w:r>
      <w:r w:rsidR="00ED289D">
        <w:rPr>
          <w:rFonts w:ascii="Arial" w:hAnsi="Arial" w:cs="Arial"/>
          <w:sz w:val="22"/>
          <w:szCs w:val="22"/>
          <w:lang w:val="en-GB"/>
        </w:rPr>
        <w:t xml:space="preserve"> marks</w:t>
      </w:r>
      <w:r w:rsidRPr="00883C92">
        <w:rPr>
          <w:rFonts w:ascii="Arial" w:hAnsi="Arial" w:cs="Arial"/>
          <w:sz w:val="22"/>
          <w:szCs w:val="22"/>
          <w:lang w:val="en-GB"/>
        </w:rPr>
        <w:t>)</w:t>
      </w:r>
    </w:p>
    <w:p w14:paraId="26A0F16E" w14:textId="77777777" w:rsidR="00883C92" w:rsidRPr="00883C92" w:rsidRDefault="00883C92" w:rsidP="00883C92">
      <w:pPr>
        <w:jc w:val="right"/>
        <w:rPr>
          <w:rFonts w:ascii="Arial" w:hAnsi="Arial" w:cs="Arial"/>
          <w:sz w:val="22"/>
          <w:szCs w:val="22"/>
          <w:lang w:val="en-GB"/>
        </w:rPr>
      </w:pPr>
    </w:p>
    <w:p w14:paraId="075ABE50" w14:textId="77777777" w:rsidR="00883C92" w:rsidRPr="00883C92" w:rsidRDefault="00883C92" w:rsidP="00883C92">
      <w:pPr>
        <w:jc w:val="right"/>
        <w:rPr>
          <w:rFonts w:ascii="Arial" w:hAnsi="Arial" w:cs="Arial"/>
          <w:sz w:val="22"/>
          <w:szCs w:val="22"/>
          <w:lang w:val="en-GB"/>
        </w:rPr>
      </w:pPr>
    </w:p>
    <w:p w14:paraId="3F43C320" w14:textId="77777777" w:rsidR="00883C92" w:rsidRPr="00883C92" w:rsidRDefault="00883C92" w:rsidP="00883C92">
      <w:pPr>
        <w:jc w:val="right"/>
        <w:rPr>
          <w:rFonts w:ascii="Arial" w:hAnsi="Arial" w:cs="Arial"/>
          <w:sz w:val="22"/>
          <w:szCs w:val="22"/>
          <w:lang w:val="en-GB"/>
        </w:rPr>
      </w:pPr>
    </w:p>
    <w:p w14:paraId="03022D39" w14:textId="77777777" w:rsidR="00883C92" w:rsidRDefault="00883C92" w:rsidP="00883C92">
      <w:pPr>
        <w:rPr>
          <w:rFonts w:ascii="Arial" w:hAnsi="Arial" w:cs="Arial"/>
          <w:sz w:val="22"/>
          <w:szCs w:val="22"/>
          <w:lang w:val="en-GB"/>
        </w:rPr>
      </w:pPr>
    </w:p>
    <w:p w14:paraId="22050DBC" w14:textId="77777777" w:rsidR="00883C92" w:rsidRDefault="00883C92" w:rsidP="00883C92">
      <w:pPr>
        <w:rPr>
          <w:rFonts w:ascii="Arial" w:hAnsi="Arial" w:cs="Arial"/>
          <w:sz w:val="22"/>
          <w:szCs w:val="22"/>
          <w:lang w:val="en-GB"/>
        </w:rPr>
      </w:pPr>
    </w:p>
    <w:p w14:paraId="0EEE3E5D" w14:textId="64ECBA33" w:rsidR="00883C92" w:rsidRDefault="00883C92" w:rsidP="00AC4CBD">
      <w:pPr>
        <w:rPr>
          <w:rFonts w:ascii="Arial" w:hAnsi="Arial" w:cs="Arial"/>
          <w:sz w:val="22"/>
          <w:szCs w:val="22"/>
          <w:lang w:val="en-GB"/>
        </w:rPr>
      </w:pPr>
      <w:r w:rsidRPr="00883C92">
        <w:rPr>
          <w:rFonts w:ascii="Arial" w:hAnsi="Arial" w:cs="Arial"/>
          <w:sz w:val="22"/>
          <w:szCs w:val="22"/>
          <w:lang w:val="en-GB"/>
        </w:rPr>
        <w:t>(b)</w:t>
      </w:r>
      <w:r w:rsidRPr="00883C92">
        <w:rPr>
          <w:rFonts w:ascii="Arial" w:hAnsi="Arial" w:cs="Arial"/>
          <w:sz w:val="22"/>
          <w:szCs w:val="22"/>
          <w:lang w:val="en-GB"/>
        </w:rPr>
        <w:tab/>
        <w:t xml:space="preserve">Name the boson responsible for mediation of the strong interaction. </w:t>
      </w:r>
      <w:bookmarkStart w:id="7" w:name="_Hlk166229938"/>
      <w:r w:rsidR="00922708">
        <w:rPr>
          <w:rFonts w:ascii="Arial" w:hAnsi="Arial" w:cs="Arial"/>
          <w:sz w:val="22"/>
          <w:szCs w:val="22"/>
          <w:lang w:val="en-GB"/>
        </w:rPr>
        <w:t>State</w:t>
      </w:r>
      <w:r w:rsidRPr="00883C92">
        <w:rPr>
          <w:rFonts w:ascii="Arial" w:hAnsi="Arial" w:cs="Arial"/>
          <w:sz w:val="22"/>
          <w:szCs w:val="22"/>
          <w:lang w:val="en-GB"/>
        </w:rPr>
        <w:t xml:space="preserve"> </w:t>
      </w:r>
      <w:bookmarkEnd w:id="7"/>
      <w:r w:rsidRPr="00883C92">
        <w:rPr>
          <w:rFonts w:ascii="Arial" w:hAnsi="Arial" w:cs="Arial"/>
          <w:sz w:val="22"/>
          <w:szCs w:val="22"/>
          <w:lang w:val="en-GB"/>
        </w:rPr>
        <w:t xml:space="preserve">the nature of the </w:t>
      </w:r>
      <w:r>
        <w:rPr>
          <w:rFonts w:ascii="Arial" w:hAnsi="Arial" w:cs="Arial"/>
          <w:sz w:val="22"/>
          <w:szCs w:val="22"/>
          <w:lang w:val="en-GB"/>
        </w:rPr>
        <w:tab/>
      </w:r>
      <w:r w:rsidRPr="00883C92">
        <w:rPr>
          <w:rFonts w:ascii="Arial" w:hAnsi="Arial" w:cs="Arial"/>
          <w:sz w:val="22"/>
          <w:szCs w:val="22"/>
          <w:lang w:val="en-GB"/>
        </w:rPr>
        <w:t xml:space="preserve">strong interaction. </w:t>
      </w:r>
      <w:r w:rsidR="00AC4CBD">
        <w:rPr>
          <w:rFonts w:ascii="Arial" w:hAnsi="Arial" w:cs="Arial"/>
          <w:sz w:val="22"/>
          <w:szCs w:val="22"/>
          <w:lang w:val="en-GB"/>
        </w:rPr>
        <w:t xml:space="preserve">                                                                                                              </w:t>
      </w:r>
      <w:r w:rsidRPr="00883C92">
        <w:rPr>
          <w:rFonts w:ascii="Arial" w:hAnsi="Arial" w:cs="Arial"/>
          <w:sz w:val="22"/>
          <w:szCs w:val="22"/>
          <w:lang w:val="en-GB"/>
        </w:rPr>
        <w:t>(2</w:t>
      </w:r>
      <w:r w:rsidR="00AC4CBD">
        <w:rPr>
          <w:rFonts w:ascii="Arial" w:hAnsi="Arial" w:cs="Arial"/>
          <w:sz w:val="22"/>
          <w:szCs w:val="22"/>
          <w:lang w:val="en-GB"/>
        </w:rPr>
        <w:t xml:space="preserve"> marks</w:t>
      </w:r>
      <w:r w:rsidRPr="00883C92">
        <w:rPr>
          <w:rFonts w:ascii="Arial" w:hAnsi="Arial" w:cs="Arial"/>
          <w:sz w:val="22"/>
          <w:szCs w:val="22"/>
          <w:lang w:val="en-GB"/>
        </w:rPr>
        <w:t>)</w:t>
      </w:r>
    </w:p>
    <w:p w14:paraId="477EC027" w14:textId="77777777" w:rsidR="00AC4CBD" w:rsidRPr="00883C92" w:rsidRDefault="00AC4CBD" w:rsidP="00AC4CBD">
      <w:pPr>
        <w:rPr>
          <w:rFonts w:ascii="Arial" w:hAnsi="Arial" w:cs="Arial"/>
          <w:sz w:val="22"/>
          <w:szCs w:val="22"/>
          <w:lang w:val="en-GB"/>
        </w:rPr>
      </w:pPr>
    </w:p>
    <w:p w14:paraId="64DB315A" w14:textId="47396D84" w:rsidR="00883C92" w:rsidRPr="00883C92" w:rsidRDefault="00883C92" w:rsidP="00883C92">
      <w:pPr>
        <w:spacing w:line="480" w:lineRule="auto"/>
        <w:rPr>
          <w:rFonts w:ascii="Arial" w:eastAsiaTheme="minorEastAsia" w:hAnsi="Arial" w:cs="Arial"/>
          <w:iCs/>
          <w:sz w:val="22"/>
          <w:szCs w:val="22"/>
          <w:lang w:val="en-GB"/>
        </w:rPr>
      </w:pPr>
      <w:r w:rsidRPr="00883C92">
        <w:rPr>
          <w:rFonts w:ascii="Arial" w:eastAsiaTheme="minorEastAsia" w:hAnsi="Arial" w:cs="Arial"/>
          <w:iCs/>
          <w:sz w:val="22"/>
          <w:szCs w:val="22"/>
          <w:lang w:val="en-GB"/>
        </w:rPr>
        <w:t>___________________________________________________________________________________________________________________________________________________________________________________________________________________________</w:t>
      </w:r>
      <w:r>
        <w:rPr>
          <w:rFonts w:ascii="Arial" w:eastAsiaTheme="minorEastAsia" w:hAnsi="Arial" w:cs="Arial"/>
          <w:iCs/>
          <w:sz w:val="22"/>
          <w:szCs w:val="22"/>
          <w:lang w:val="en-GB"/>
        </w:rPr>
        <w:t>______________________________</w:t>
      </w:r>
    </w:p>
    <w:p w14:paraId="4801330B" w14:textId="2E1B6A46" w:rsidR="00883C92" w:rsidRPr="00883C92" w:rsidRDefault="00883C92" w:rsidP="00883C92">
      <w:pPr>
        <w:rPr>
          <w:rFonts w:ascii="Arial" w:hAnsi="Arial" w:cs="Arial"/>
          <w:sz w:val="22"/>
          <w:szCs w:val="22"/>
          <w:lang w:val="en-GB"/>
        </w:rPr>
      </w:pPr>
      <w:r w:rsidRPr="00883C92">
        <w:rPr>
          <w:rFonts w:ascii="Arial" w:hAnsi="Arial" w:cs="Arial"/>
          <w:sz w:val="22"/>
          <w:szCs w:val="22"/>
          <w:lang w:val="en-GB"/>
        </w:rPr>
        <w:t>(c)</w:t>
      </w:r>
      <w:r w:rsidRPr="00883C92">
        <w:rPr>
          <w:rFonts w:ascii="Arial" w:hAnsi="Arial" w:cs="Arial"/>
          <w:sz w:val="22"/>
          <w:szCs w:val="22"/>
          <w:lang w:val="en-GB"/>
        </w:rPr>
        <w:tab/>
        <w:t>The decay equation below shows the decay of the K</w:t>
      </w:r>
      <w:r w:rsidRPr="00883C92">
        <w:rPr>
          <w:rFonts w:ascii="Arial" w:hAnsi="Arial" w:cs="Arial"/>
          <w:sz w:val="22"/>
          <w:szCs w:val="22"/>
          <w:vertAlign w:val="superscript"/>
          <w:lang w:val="en-GB"/>
        </w:rPr>
        <w:t>+</w:t>
      </w:r>
      <w:r w:rsidRPr="00883C92">
        <w:rPr>
          <w:rFonts w:ascii="Arial" w:hAnsi="Arial" w:cs="Arial"/>
          <w:sz w:val="22"/>
          <w:szCs w:val="22"/>
          <w:lang w:val="en-GB"/>
        </w:rPr>
        <w:t xml:space="preserve"> meson. It is incomplete – one particle is </w:t>
      </w:r>
      <w:r w:rsidR="00BE7C9F">
        <w:rPr>
          <w:rFonts w:ascii="Arial" w:hAnsi="Arial" w:cs="Arial"/>
          <w:sz w:val="22"/>
          <w:szCs w:val="22"/>
          <w:lang w:val="en-GB"/>
        </w:rPr>
        <w:tab/>
      </w:r>
      <w:r w:rsidRPr="00883C92">
        <w:rPr>
          <w:rFonts w:ascii="Arial" w:hAnsi="Arial" w:cs="Arial"/>
          <w:sz w:val="22"/>
          <w:szCs w:val="22"/>
          <w:lang w:val="en-GB"/>
        </w:rPr>
        <w:t>missing.</w:t>
      </w:r>
    </w:p>
    <w:p w14:paraId="711015AB" w14:textId="77777777" w:rsidR="00883C92" w:rsidRPr="00883C92" w:rsidRDefault="00883C92" w:rsidP="00883C92">
      <w:pPr>
        <w:rPr>
          <w:rFonts w:ascii="Arial" w:hAnsi="Arial" w:cs="Arial"/>
          <w:sz w:val="22"/>
          <w:szCs w:val="22"/>
          <w:lang w:val="en-GB"/>
        </w:rPr>
      </w:pPr>
    </w:p>
    <w:p w14:paraId="111C37D0" w14:textId="77777777" w:rsidR="00883C92" w:rsidRPr="00883C92" w:rsidRDefault="00883C92" w:rsidP="00883C92">
      <w:pPr>
        <w:rPr>
          <w:rFonts w:ascii="Arial" w:eastAsiaTheme="minorEastAsia" w:hAnsi="Arial" w:cs="Arial"/>
          <w:b/>
          <w:bCs/>
          <w:iCs/>
          <w:sz w:val="22"/>
          <w:szCs w:val="22"/>
          <w:lang w:val="en-GB"/>
        </w:rPr>
      </w:pPr>
      <m:oMathPara>
        <m:oMath>
          <m:r>
            <m:rPr>
              <m:sty m:val="b"/>
            </m:rPr>
            <w:rPr>
              <w:rFonts w:ascii="Cambria Math" w:hAnsi="Cambria Math" w:cs="Arial"/>
              <w:sz w:val="22"/>
              <w:szCs w:val="22"/>
              <w:lang w:val="en-GB"/>
            </w:rPr>
            <m:t>u</m:t>
          </m:r>
          <m:acc>
            <m:accPr>
              <m:chr m:val="̅"/>
              <m:ctrlPr>
                <w:rPr>
                  <w:rFonts w:ascii="Cambria Math" w:hAnsi="Cambria Math" w:cs="Arial"/>
                  <w:b/>
                  <w:bCs/>
                  <w:iCs/>
                  <w:sz w:val="22"/>
                  <w:szCs w:val="22"/>
                  <w:lang w:val="en-GB"/>
                </w:rPr>
              </m:ctrlPr>
            </m:accPr>
            <m:e>
              <m:r>
                <m:rPr>
                  <m:sty m:val="b"/>
                </m:rPr>
                <w:rPr>
                  <w:rFonts w:ascii="Cambria Math" w:hAnsi="Cambria Math" w:cs="Arial"/>
                  <w:sz w:val="22"/>
                  <w:szCs w:val="22"/>
                  <w:lang w:val="en-GB"/>
                </w:rPr>
                <m:t>s</m:t>
              </m:r>
            </m:e>
          </m:acc>
          <m:r>
            <m:rPr>
              <m:sty m:val="b"/>
            </m:rPr>
            <w:rPr>
              <w:rFonts w:ascii="Cambria Math" w:hAnsi="Cambria Math" w:cs="Arial"/>
              <w:sz w:val="22"/>
              <w:szCs w:val="22"/>
              <w:lang w:val="en-GB"/>
            </w:rPr>
            <m:t>→</m:t>
          </m:r>
          <m:sSup>
            <m:sSupPr>
              <m:ctrlPr>
                <w:rPr>
                  <w:rFonts w:ascii="Cambria Math" w:hAnsi="Cambria Math" w:cs="Arial"/>
                  <w:b/>
                  <w:bCs/>
                  <w:iCs/>
                  <w:sz w:val="22"/>
                  <w:szCs w:val="22"/>
                  <w:lang w:val="en-GB"/>
                </w:rPr>
              </m:ctrlPr>
            </m:sSupPr>
            <m:e>
              <m:r>
                <m:rPr>
                  <m:sty m:val="b"/>
                </m:rPr>
                <w:rPr>
                  <w:rFonts w:ascii="Cambria Math" w:hAnsi="Cambria Math" w:cs="Arial"/>
                  <w:sz w:val="22"/>
                  <w:szCs w:val="22"/>
                  <w:lang w:val="en-GB"/>
                </w:rPr>
                <m:t>μ</m:t>
              </m:r>
            </m:e>
            <m:sup>
              <m:r>
                <m:rPr>
                  <m:sty m:val="b"/>
                </m:rPr>
                <w:rPr>
                  <w:rFonts w:ascii="Cambria Math" w:hAnsi="Cambria Math" w:cs="Arial"/>
                  <w:sz w:val="22"/>
                  <w:szCs w:val="22"/>
                  <w:lang w:val="en-GB"/>
                </w:rPr>
                <m:t>+</m:t>
              </m:r>
            </m:sup>
          </m:sSup>
          <m:r>
            <m:rPr>
              <m:sty m:val="b"/>
            </m:rPr>
            <w:rPr>
              <w:rFonts w:ascii="Cambria Math" w:hAnsi="Cambria Math" w:cs="Arial"/>
              <w:sz w:val="22"/>
              <w:szCs w:val="22"/>
              <w:lang w:val="en-GB"/>
            </w:rPr>
            <m:t>+_____________</m:t>
          </m:r>
        </m:oMath>
      </m:oMathPara>
    </w:p>
    <w:p w14:paraId="0295CF41" w14:textId="77777777" w:rsidR="00883C92" w:rsidRPr="00883C92" w:rsidRDefault="00883C92" w:rsidP="00883C92">
      <w:pPr>
        <w:rPr>
          <w:rFonts w:ascii="Arial" w:eastAsiaTheme="minorEastAsia" w:hAnsi="Arial" w:cs="Arial"/>
          <w:b/>
          <w:bCs/>
          <w:iCs/>
          <w:sz w:val="22"/>
          <w:szCs w:val="22"/>
          <w:lang w:val="en-GB"/>
        </w:rPr>
      </w:pPr>
    </w:p>
    <w:p w14:paraId="6DA6299E" w14:textId="77777777" w:rsidR="000C3681" w:rsidRDefault="000C3681" w:rsidP="00AC4CBD">
      <w:pPr>
        <w:rPr>
          <w:rFonts w:ascii="Arial" w:eastAsiaTheme="minorEastAsia" w:hAnsi="Arial" w:cs="Arial"/>
          <w:iCs/>
          <w:sz w:val="22"/>
          <w:szCs w:val="22"/>
          <w:lang w:val="en-GB"/>
        </w:rPr>
      </w:pPr>
      <w:r>
        <w:rPr>
          <w:rFonts w:ascii="Arial" w:eastAsiaTheme="minorEastAsia" w:hAnsi="Arial" w:cs="Arial"/>
          <w:iCs/>
          <w:sz w:val="22"/>
          <w:szCs w:val="22"/>
          <w:lang w:val="en-GB"/>
        </w:rPr>
        <w:tab/>
      </w:r>
      <w:r w:rsidR="00883C92" w:rsidRPr="00883C92">
        <w:rPr>
          <w:rFonts w:ascii="Arial" w:eastAsiaTheme="minorEastAsia" w:hAnsi="Arial" w:cs="Arial"/>
          <w:iCs/>
          <w:sz w:val="22"/>
          <w:szCs w:val="22"/>
          <w:lang w:val="en-GB"/>
        </w:rPr>
        <w:t>(</w:t>
      </w:r>
      <w:proofErr w:type="spellStart"/>
      <w:r w:rsidR="00883C92" w:rsidRPr="00883C92">
        <w:rPr>
          <w:rFonts w:ascii="Arial" w:eastAsiaTheme="minorEastAsia" w:hAnsi="Arial" w:cs="Arial"/>
          <w:iCs/>
          <w:sz w:val="22"/>
          <w:szCs w:val="22"/>
          <w:lang w:val="en-GB"/>
        </w:rPr>
        <w:t>i</w:t>
      </w:r>
      <w:proofErr w:type="spellEnd"/>
      <w:r w:rsidR="00883C92" w:rsidRPr="00883C92">
        <w:rPr>
          <w:rFonts w:ascii="Arial" w:eastAsiaTheme="minorEastAsia" w:hAnsi="Arial" w:cs="Arial"/>
          <w:iCs/>
          <w:sz w:val="22"/>
          <w:szCs w:val="22"/>
          <w:lang w:val="en-GB"/>
        </w:rPr>
        <w:t>)</w:t>
      </w:r>
      <w:r w:rsidR="00883C92" w:rsidRPr="00883C92">
        <w:rPr>
          <w:rFonts w:ascii="Arial" w:eastAsiaTheme="minorEastAsia" w:hAnsi="Arial" w:cs="Arial"/>
          <w:iCs/>
          <w:sz w:val="22"/>
          <w:szCs w:val="22"/>
          <w:lang w:val="en-GB"/>
        </w:rPr>
        <w:tab/>
        <w:t>The Baryon number for a meson is equal to zero. Explain.</w:t>
      </w:r>
      <w:r w:rsidR="00AC4CBD">
        <w:rPr>
          <w:rFonts w:ascii="Arial" w:eastAsiaTheme="minorEastAsia" w:hAnsi="Arial" w:cs="Arial"/>
          <w:iCs/>
          <w:sz w:val="22"/>
          <w:szCs w:val="22"/>
          <w:lang w:val="en-GB"/>
        </w:rPr>
        <w:t xml:space="preserve">                                              </w:t>
      </w:r>
    </w:p>
    <w:p w14:paraId="57509079" w14:textId="59500394" w:rsidR="00883C92" w:rsidRDefault="00AC4CBD" w:rsidP="000C3681">
      <w:pPr>
        <w:jc w:val="right"/>
        <w:rPr>
          <w:rFonts w:ascii="Arial" w:eastAsiaTheme="minorEastAsia" w:hAnsi="Arial" w:cs="Arial"/>
          <w:iCs/>
          <w:sz w:val="22"/>
          <w:szCs w:val="22"/>
          <w:lang w:val="en-GB"/>
        </w:rPr>
      </w:pPr>
      <w:r>
        <w:rPr>
          <w:rFonts w:ascii="Arial" w:eastAsiaTheme="minorEastAsia" w:hAnsi="Arial" w:cs="Arial"/>
          <w:iCs/>
          <w:sz w:val="22"/>
          <w:szCs w:val="22"/>
          <w:lang w:val="en-GB"/>
        </w:rPr>
        <w:t xml:space="preserve"> </w:t>
      </w:r>
      <w:r w:rsidR="00883C92" w:rsidRPr="00883C92">
        <w:rPr>
          <w:rFonts w:ascii="Arial" w:eastAsiaTheme="minorEastAsia" w:hAnsi="Arial" w:cs="Arial"/>
          <w:iCs/>
          <w:sz w:val="22"/>
          <w:szCs w:val="22"/>
          <w:lang w:val="en-GB"/>
        </w:rPr>
        <w:t>(2</w:t>
      </w:r>
      <w:r>
        <w:rPr>
          <w:rFonts w:ascii="Arial" w:eastAsiaTheme="minorEastAsia" w:hAnsi="Arial" w:cs="Arial"/>
          <w:iCs/>
          <w:sz w:val="22"/>
          <w:szCs w:val="22"/>
          <w:lang w:val="en-GB"/>
        </w:rPr>
        <w:t xml:space="preserve"> marks</w:t>
      </w:r>
      <w:r w:rsidR="00883C92" w:rsidRPr="00883C92">
        <w:rPr>
          <w:rFonts w:ascii="Arial" w:eastAsiaTheme="minorEastAsia" w:hAnsi="Arial" w:cs="Arial"/>
          <w:iCs/>
          <w:sz w:val="22"/>
          <w:szCs w:val="22"/>
          <w:lang w:val="en-GB"/>
        </w:rPr>
        <w:t xml:space="preserve">) </w:t>
      </w:r>
    </w:p>
    <w:p w14:paraId="3F7B34FE" w14:textId="77777777" w:rsidR="00AC4CBD" w:rsidRPr="00883C92" w:rsidRDefault="00AC4CBD" w:rsidP="00AC4CBD">
      <w:pPr>
        <w:rPr>
          <w:rFonts w:ascii="Arial" w:eastAsiaTheme="minorEastAsia" w:hAnsi="Arial" w:cs="Arial"/>
          <w:iCs/>
          <w:sz w:val="22"/>
          <w:szCs w:val="22"/>
          <w:lang w:val="en-GB"/>
        </w:rPr>
      </w:pPr>
    </w:p>
    <w:p w14:paraId="48C3479A" w14:textId="3F795185" w:rsidR="00883C92" w:rsidRPr="00883C92" w:rsidRDefault="00883C92" w:rsidP="00883C92">
      <w:pPr>
        <w:spacing w:line="480" w:lineRule="auto"/>
        <w:rPr>
          <w:rFonts w:ascii="Arial" w:eastAsiaTheme="minorEastAsia" w:hAnsi="Arial" w:cs="Arial"/>
          <w:iCs/>
          <w:sz w:val="22"/>
          <w:szCs w:val="22"/>
          <w:lang w:val="en-GB"/>
        </w:rPr>
      </w:pPr>
      <w:r w:rsidRPr="00883C92">
        <w:rPr>
          <w:rFonts w:ascii="Arial" w:eastAsiaTheme="minorEastAsia" w:hAnsi="Arial" w:cs="Arial"/>
          <w:iCs/>
          <w:sz w:val="22"/>
          <w:szCs w:val="22"/>
          <w:lang w:val="en-GB"/>
        </w:rPr>
        <w:t>___________________________________________________________________________________________________________________________________________________________________________________________________________________________</w:t>
      </w:r>
      <w:r w:rsidR="00BE7C9F">
        <w:rPr>
          <w:rFonts w:ascii="Arial" w:eastAsiaTheme="minorEastAsia" w:hAnsi="Arial" w:cs="Arial"/>
          <w:iCs/>
          <w:sz w:val="22"/>
          <w:szCs w:val="22"/>
          <w:lang w:val="en-GB"/>
        </w:rPr>
        <w:t>______________________________</w:t>
      </w:r>
    </w:p>
    <w:p w14:paraId="069EAA07" w14:textId="19C666FC" w:rsidR="00883C92" w:rsidRPr="00883C92" w:rsidRDefault="00B97BFB" w:rsidP="00883C92">
      <w:pPr>
        <w:rPr>
          <w:rFonts w:ascii="Arial" w:eastAsiaTheme="minorEastAsia" w:hAnsi="Arial" w:cs="Arial"/>
          <w:iCs/>
          <w:sz w:val="22"/>
          <w:szCs w:val="22"/>
          <w:lang w:val="en-GB"/>
        </w:rPr>
      </w:pPr>
      <w:r>
        <w:rPr>
          <w:rFonts w:ascii="Arial" w:eastAsiaTheme="minorEastAsia" w:hAnsi="Arial" w:cs="Arial"/>
          <w:iCs/>
          <w:sz w:val="22"/>
          <w:szCs w:val="22"/>
          <w:lang w:val="en-GB"/>
        </w:rPr>
        <w:tab/>
      </w:r>
      <w:r w:rsidR="00883C92" w:rsidRPr="00883C92">
        <w:rPr>
          <w:rFonts w:ascii="Arial" w:eastAsiaTheme="minorEastAsia" w:hAnsi="Arial" w:cs="Arial"/>
          <w:iCs/>
          <w:sz w:val="22"/>
          <w:szCs w:val="22"/>
          <w:lang w:val="en-GB"/>
        </w:rPr>
        <w:t>(ii)</w:t>
      </w:r>
      <w:r w:rsidR="00883C92" w:rsidRPr="00883C92">
        <w:rPr>
          <w:rFonts w:ascii="Arial" w:eastAsiaTheme="minorEastAsia" w:hAnsi="Arial" w:cs="Arial"/>
          <w:iCs/>
          <w:sz w:val="22"/>
          <w:szCs w:val="22"/>
          <w:lang w:val="en-GB"/>
        </w:rPr>
        <w:tab/>
        <w:t xml:space="preserve">For the missing particle, state the quantum numbers for each of the following properties. </w:t>
      </w:r>
    </w:p>
    <w:p w14:paraId="0FED822C" w14:textId="4C4EBC4A" w:rsidR="00883C92" w:rsidRDefault="00883C92" w:rsidP="00883C92">
      <w:pPr>
        <w:jc w:val="right"/>
        <w:rPr>
          <w:rFonts w:ascii="Arial" w:eastAsiaTheme="minorEastAsia" w:hAnsi="Arial" w:cs="Arial"/>
          <w:iCs/>
          <w:sz w:val="22"/>
          <w:szCs w:val="22"/>
          <w:lang w:val="en-GB"/>
        </w:rPr>
      </w:pPr>
      <w:r w:rsidRPr="00883C92">
        <w:rPr>
          <w:rFonts w:ascii="Arial" w:eastAsiaTheme="minorEastAsia" w:hAnsi="Arial" w:cs="Arial"/>
          <w:iCs/>
          <w:sz w:val="22"/>
          <w:szCs w:val="22"/>
          <w:lang w:val="en-GB"/>
        </w:rPr>
        <w:t>(3</w:t>
      </w:r>
      <w:r w:rsidR="00AC4CBD">
        <w:rPr>
          <w:rFonts w:ascii="Arial" w:eastAsiaTheme="minorEastAsia" w:hAnsi="Arial" w:cs="Arial"/>
          <w:iCs/>
          <w:sz w:val="22"/>
          <w:szCs w:val="22"/>
          <w:lang w:val="en-GB"/>
        </w:rPr>
        <w:t xml:space="preserve"> marks</w:t>
      </w:r>
      <w:r w:rsidRPr="00883C92">
        <w:rPr>
          <w:rFonts w:ascii="Arial" w:eastAsiaTheme="minorEastAsia" w:hAnsi="Arial" w:cs="Arial"/>
          <w:iCs/>
          <w:sz w:val="22"/>
          <w:szCs w:val="22"/>
          <w:lang w:val="en-GB"/>
        </w:rPr>
        <w:t>)</w:t>
      </w:r>
    </w:p>
    <w:p w14:paraId="6656F7A8" w14:textId="77777777" w:rsidR="00F21FA6" w:rsidRPr="00883C92" w:rsidRDefault="00F21FA6" w:rsidP="00883C92">
      <w:pPr>
        <w:jc w:val="right"/>
        <w:rPr>
          <w:rFonts w:ascii="Arial" w:eastAsiaTheme="minorEastAsia" w:hAnsi="Arial" w:cs="Arial"/>
          <w:iCs/>
          <w:sz w:val="22"/>
          <w:szCs w:val="22"/>
          <w:lang w:val="en-GB"/>
        </w:rPr>
      </w:pPr>
    </w:p>
    <w:tbl>
      <w:tblPr>
        <w:tblStyle w:val="TableGrid"/>
        <w:tblW w:w="0" w:type="auto"/>
        <w:jc w:val="center"/>
        <w:tblLook w:val="04A0" w:firstRow="1" w:lastRow="0" w:firstColumn="1" w:lastColumn="0" w:noHBand="0" w:noVBand="1"/>
      </w:tblPr>
      <w:tblGrid>
        <w:gridCol w:w="2699"/>
        <w:gridCol w:w="3260"/>
      </w:tblGrid>
      <w:tr w:rsidR="00883C92" w:rsidRPr="00883C92" w14:paraId="201C4E1B" w14:textId="77777777" w:rsidTr="00BA1E64">
        <w:trPr>
          <w:trHeight w:val="567"/>
          <w:jc w:val="center"/>
        </w:trPr>
        <w:tc>
          <w:tcPr>
            <w:tcW w:w="2699" w:type="dxa"/>
            <w:vAlign w:val="center"/>
          </w:tcPr>
          <w:p w14:paraId="25A78B3B" w14:textId="77777777" w:rsidR="00883C92" w:rsidRPr="00883C92" w:rsidRDefault="00883C92" w:rsidP="00FD614D">
            <w:pPr>
              <w:rPr>
                <w:rFonts w:ascii="Arial" w:eastAsiaTheme="minorEastAsia" w:hAnsi="Arial" w:cs="Arial"/>
                <w:iCs/>
                <w:sz w:val="22"/>
                <w:szCs w:val="22"/>
                <w:lang w:val="en-GB"/>
              </w:rPr>
            </w:pPr>
            <w:r w:rsidRPr="00883C92">
              <w:rPr>
                <w:rFonts w:ascii="Arial" w:eastAsiaTheme="minorEastAsia" w:hAnsi="Arial" w:cs="Arial"/>
                <w:iCs/>
                <w:sz w:val="22"/>
                <w:szCs w:val="22"/>
                <w:lang w:val="en-GB"/>
              </w:rPr>
              <w:t>CHARGE (C)</w:t>
            </w:r>
          </w:p>
        </w:tc>
        <w:tc>
          <w:tcPr>
            <w:tcW w:w="3260" w:type="dxa"/>
            <w:vAlign w:val="center"/>
          </w:tcPr>
          <w:p w14:paraId="27952795" w14:textId="77777777" w:rsidR="00883C92" w:rsidRPr="00883C92" w:rsidRDefault="00883C92" w:rsidP="00FD614D">
            <w:pPr>
              <w:rPr>
                <w:rFonts w:ascii="Arial" w:eastAsiaTheme="minorEastAsia" w:hAnsi="Arial" w:cs="Arial"/>
                <w:iCs/>
                <w:sz w:val="22"/>
                <w:szCs w:val="22"/>
                <w:lang w:val="en-GB"/>
              </w:rPr>
            </w:pPr>
          </w:p>
        </w:tc>
      </w:tr>
      <w:tr w:rsidR="00883C92" w:rsidRPr="00883C92" w14:paraId="326B4B0B" w14:textId="77777777" w:rsidTr="00BA1E64">
        <w:trPr>
          <w:trHeight w:val="567"/>
          <w:jc w:val="center"/>
        </w:trPr>
        <w:tc>
          <w:tcPr>
            <w:tcW w:w="2699" w:type="dxa"/>
            <w:vAlign w:val="center"/>
          </w:tcPr>
          <w:p w14:paraId="78ED2684" w14:textId="77777777" w:rsidR="00883C92" w:rsidRPr="00883C92" w:rsidRDefault="00883C92" w:rsidP="00FD614D">
            <w:pPr>
              <w:rPr>
                <w:rFonts w:ascii="Arial" w:eastAsiaTheme="minorEastAsia" w:hAnsi="Arial" w:cs="Arial"/>
                <w:iCs/>
                <w:sz w:val="22"/>
                <w:szCs w:val="22"/>
                <w:lang w:val="en-GB"/>
              </w:rPr>
            </w:pPr>
            <w:r w:rsidRPr="00883C92">
              <w:rPr>
                <w:rFonts w:ascii="Arial" w:eastAsiaTheme="minorEastAsia" w:hAnsi="Arial" w:cs="Arial"/>
                <w:iCs/>
                <w:sz w:val="22"/>
                <w:szCs w:val="22"/>
                <w:lang w:val="en-GB"/>
              </w:rPr>
              <w:t>BARYON NUMBER (B)</w:t>
            </w:r>
          </w:p>
        </w:tc>
        <w:tc>
          <w:tcPr>
            <w:tcW w:w="3260" w:type="dxa"/>
            <w:vAlign w:val="center"/>
          </w:tcPr>
          <w:p w14:paraId="3CEB8572" w14:textId="77777777" w:rsidR="00883C92" w:rsidRPr="00883C92" w:rsidRDefault="00883C92" w:rsidP="00FD614D">
            <w:pPr>
              <w:rPr>
                <w:rFonts w:ascii="Arial" w:eastAsiaTheme="minorEastAsia" w:hAnsi="Arial" w:cs="Arial"/>
                <w:iCs/>
                <w:sz w:val="22"/>
                <w:szCs w:val="22"/>
                <w:lang w:val="en-GB"/>
              </w:rPr>
            </w:pPr>
          </w:p>
        </w:tc>
      </w:tr>
      <w:tr w:rsidR="00883C92" w:rsidRPr="00883C92" w14:paraId="78F86211" w14:textId="77777777" w:rsidTr="00BA1E64">
        <w:trPr>
          <w:trHeight w:val="567"/>
          <w:jc w:val="center"/>
        </w:trPr>
        <w:tc>
          <w:tcPr>
            <w:tcW w:w="2699" w:type="dxa"/>
            <w:vAlign w:val="center"/>
          </w:tcPr>
          <w:p w14:paraId="592ABCA9" w14:textId="77777777" w:rsidR="00883C92" w:rsidRPr="00883C92" w:rsidRDefault="00883C92" w:rsidP="00FD614D">
            <w:pPr>
              <w:rPr>
                <w:rFonts w:ascii="Arial" w:eastAsiaTheme="minorEastAsia" w:hAnsi="Arial" w:cs="Arial"/>
                <w:iCs/>
                <w:sz w:val="22"/>
                <w:szCs w:val="22"/>
                <w:lang w:val="en-GB"/>
              </w:rPr>
            </w:pPr>
            <w:r w:rsidRPr="00883C92">
              <w:rPr>
                <w:rFonts w:ascii="Arial" w:eastAsiaTheme="minorEastAsia" w:hAnsi="Arial" w:cs="Arial"/>
                <w:iCs/>
                <w:sz w:val="22"/>
                <w:szCs w:val="22"/>
                <w:lang w:val="en-GB"/>
              </w:rPr>
              <w:t>LEPTON NUMBER (L</w:t>
            </w:r>
            <w:r w:rsidRPr="00883C92">
              <w:rPr>
                <w:rFonts w:ascii="Arial" w:eastAsiaTheme="minorEastAsia" w:hAnsi="Arial" w:cs="Arial"/>
                <w:iCs/>
                <w:sz w:val="22"/>
                <w:szCs w:val="22"/>
                <w:vertAlign w:val="subscript"/>
                <w:lang w:val="en-GB"/>
              </w:rPr>
              <w:t>µ</w:t>
            </w:r>
            <w:r w:rsidRPr="00883C92">
              <w:rPr>
                <w:rFonts w:ascii="Arial" w:eastAsiaTheme="minorEastAsia" w:hAnsi="Arial" w:cs="Arial"/>
                <w:iCs/>
                <w:sz w:val="22"/>
                <w:szCs w:val="22"/>
                <w:lang w:val="en-GB"/>
              </w:rPr>
              <w:t>)</w:t>
            </w:r>
          </w:p>
        </w:tc>
        <w:tc>
          <w:tcPr>
            <w:tcW w:w="3260" w:type="dxa"/>
            <w:vAlign w:val="center"/>
          </w:tcPr>
          <w:p w14:paraId="57948D2A" w14:textId="77777777" w:rsidR="00883C92" w:rsidRPr="00883C92" w:rsidRDefault="00883C92" w:rsidP="00FD614D">
            <w:pPr>
              <w:rPr>
                <w:rFonts w:ascii="Arial" w:eastAsiaTheme="minorEastAsia" w:hAnsi="Arial" w:cs="Arial"/>
                <w:iCs/>
                <w:sz w:val="22"/>
                <w:szCs w:val="22"/>
                <w:lang w:val="en-GB"/>
              </w:rPr>
            </w:pPr>
          </w:p>
        </w:tc>
      </w:tr>
    </w:tbl>
    <w:p w14:paraId="6BD70FE6" w14:textId="77777777" w:rsidR="00883C92" w:rsidRPr="00883C92" w:rsidRDefault="00883C92" w:rsidP="00883C92">
      <w:pPr>
        <w:rPr>
          <w:rFonts w:ascii="Arial" w:eastAsiaTheme="minorEastAsia" w:hAnsi="Arial" w:cs="Arial"/>
          <w:iCs/>
          <w:sz w:val="22"/>
          <w:szCs w:val="22"/>
          <w:lang w:val="en-GB"/>
        </w:rPr>
      </w:pPr>
      <w:r w:rsidRPr="00883C92">
        <w:rPr>
          <w:rFonts w:ascii="Arial" w:eastAsiaTheme="minorEastAsia" w:hAnsi="Arial" w:cs="Arial"/>
          <w:iCs/>
          <w:sz w:val="22"/>
          <w:szCs w:val="22"/>
          <w:lang w:val="en-GB"/>
        </w:rPr>
        <w:t xml:space="preserve"> </w:t>
      </w:r>
    </w:p>
    <w:p w14:paraId="2D3CCCD7" w14:textId="77777777" w:rsidR="00392F3A" w:rsidRDefault="00392F3A" w:rsidP="00AC4CBD">
      <w:pPr>
        <w:rPr>
          <w:rFonts w:ascii="Arial" w:eastAsiaTheme="minorEastAsia" w:hAnsi="Arial" w:cs="Arial"/>
          <w:iCs/>
          <w:sz w:val="22"/>
          <w:szCs w:val="22"/>
          <w:lang w:val="en-GB"/>
        </w:rPr>
      </w:pPr>
      <w:r>
        <w:rPr>
          <w:rFonts w:ascii="Arial" w:eastAsiaTheme="minorEastAsia" w:hAnsi="Arial" w:cs="Arial"/>
          <w:iCs/>
          <w:sz w:val="22"/>
          <w:szCs w:val="22"/>
          <w:lang w:val="en-GB"/>
        </w:rPr>
        <w:tab/>
      </w:r>
      <w:r w:rsidR="00883C92" w:rsidRPr="00883C92">
        <w:rPr>
          <w:rFonts w:ascii="Arial" w:eastAsiaTheme="minorEastAsia" w:hAnsi="Arial" w:cs="Arial"/>
          <w:iCs/>
          <w:sz w:val="22"/>
          <w:szCs w:val="22"/>
          <w:lang w:val="en-GB"/>
        </w:rPr>
        <w:t xml:space="preserve">(iii) </w:t>
      </w:r>
      <w:r w:rsidR="00883C92" w:rsidRPr="00883C92">
        <w:rPr>
          <w:rFonts w:ascii="Arial" w:eastAsiaTheme="minorEastAsia" w:hAnsi="Arial" w:cs="Arial"/>
          <w:iCs/>
          <w:sz w:val="22"/>
          <w:szCs w:val="22"/>
          <w:lang w:val="en-GB"/>
        </w:rPr>
        <w:tab/>
        <w:t>In the space below, write the name and symbol o</w:t>
      </w:r>
      <w:r w:rsidR="00AF0E6C">
        <w:rPr>
          <w:rFonts w:ascii="Arial" w:eastAsiaTheme="minorEastAsia" w:hAnsi="Arial" w:cs="Arial"/>
          <w:iCs/>
          <w:sz w:val="22"/>
          <w:szCs w:val="22"/>
          <w:lang w:val="en-GB"/>
        </w:rPr>
        <w:t>f</w:t>
      </w:r>
      <w:r w:rsidR="00883C92" w:rsidRPr="00883C92">
        <w:rPr>
          <w:rFonts w:ascii="Arial" w:eastAsiaTheme="minorEastAsia" w:hAnsi="Arial" w:cs="Arial"/>
          <w:iCs/>
          <w:sz w:val="22"/>
          <w:szCs w:val="22"/>
          <w:lang w:val="en-GB"/>
        </w:rPr>
        <w:t xml:space="preserve"> the missing particle.</w:t>
      </w:r>
      <w:r w:rsidR="00AC4CBD">
        <w:rPr>
          <w:rFonts w:ascii="Arial" w:eastAsiaTheme="minorEastAsia" w:hAnsi="Arial" w:cs="Arial"/>
          <w:iCs/>
          <w:sz w:val="22"/>
          <w:szCs w:val="22"/>
          <w:lang w:val="en-GB"/>
        </w:rPr>
        <w:t xml:space="preserve">                            </w:t>
      </w:r>
    </w:p>
    <w:p w14:paraId="462B106D" w14:textId="5DC9A7A5" w:rsidR="00883C92" w:rsidRPr="00883C92" w:rsidRDefault="00AC4CBD" w:rsidP="00883C92">
      <w:pPr>
        <w:jc w:val="right"/>
        <w:rPr>
          <w:rFonts w:ascii="Arial" w:eastAsiaTheme="minorEastAsia" w:hAnsi="Arial" w:cs="Arial"/>
          <w:iCs/>
          <w:sz w:val="22"/>
          <w:szCs w:val="22"/>
          <w:lang w:val="en-GB"/>
        </w:rPr>
      </w:pPr>
      <w:r>
        <w:rPr>
          <w:rFonts w:ascii="Arial" w:eastAsiaTheme="minorEastAsia" w:hAnsi="Arial" w:cs="Arial"/>
          <w:iCs/>
          <w:sz w:val="22"/>
          <w:szCs w:val="22"/>
          <w:lang w:val="en-GB"/>
        </w:rPr>
        <w:t>(</w:t>
      </w:r>
      <w:r w:rsidR="00883C92" w:rsidRPr="00883C92">
        <w:rPr>
          <w:rFonts w:ascii="Arial" w:eastAsiaTheme="minorEastAsia" w:hAnsi="Arial" w:cs="Arial"/>
          <w:iCs/>
          <w:sz w:val="22"/>
          <w:szCs w:val="22"/>
          <w:lang w:val="en-GB"/>
        </w:rPr>
        <w:t>2</w:t>
      </w:r>
      <w:r>
        <w:rPr>
          <w:rFonts w:ascii="Arial" w:eastAsiaTheme="minorEastAsia" w:hAnsi="Arial" w:cs="Arial"/>
          <w:iCs/>
          <w:sz w:val="22"/>
          <w:szCs w:val="22"/>
          <w:lang w:val="en-GB"/>
        </w:rPr>
        <w:t xml:space="preserve"> marks</w:t>
      </w:r>
      <w:r w:rsidR="00883C92" w:rsidRPr="00883C92">
        <w:rPr>
          <w:rFonts w:ascii="Arial" w:eastAsiaTheme="minorEastAsia" w:hAnsi="Arial" w:cs="Arial"/>
          <w:iCs/>
          <w:sz w:val="22"/>
          <w:szCs w:val="22"/>
          <w:lang w:val="en-GB"/>
        </w:rPr>
        <w:t>)</w:t>
      </w:r>
    </w:p>
    <w:p w14:paraId="56CA9EC0" w14:textId="77777777" w:rsidR="00832CB2" w:rsidRDefault="00832CB2" w:rsidP="009867DB">
      <w:pPr>
        <w:jc w:val="center"/>
        <w:rPr>
          <w:rFonts w:ascii="Arial" w:eastAsiaTheme="minorEastAsia" w:hAnsi="Arial" w:cs="Arial"/>
          <w:iCs/>
          <w:sz w:val="22"/>
          <w:szCs w:val="22"/>
          <w:lang w:val="en-GB"/>
        </w:rPr>
      </w:pPr>
    </w:p>
    <w:p w14:paraId="7D220248" w14:textId="6CD587E0" w:rsidR="00883C92" w:rsidRPr="009867DB" w:rsidRDefault="009867DB" w:rsidP="009867DB">
      <w:pPr>
        <w:jc w:val="center"/>
        <w:rPr>
          <w:rFonts w:ascii="Arial" w:eastAsiaTheme="minorEastAsia" w:hAnsi="Arial" w:cs="Arial"/>
          <w:iCs/>
          <w:sz w:val="22"/>
          <w:szCs w:val="22"/>
          <w:lang w:val="en-GB"/>
        </w:rPr>
      </w:pPr>
      <w:r w:rsidRPr="009867DB">
        <w:rPr>
          <w:rFonts w:ascii="Arial" w:eastAsiaTheme="minorEastAsia" w:hAnsi="Arial" w:cs="Arial"/>
          <w:iCs/>
          <w:sz w:val="22"/>
          <w:szCs w:val="22"/>
          <w:lang w:val="en-GB"/>
        </w:rPr>
        <w:t xml:space="preserve">NAME: </w:t>
      </w:r>
      <w:bookmarkStart w:id="8" w:name="_Hlk170240784"/>
      <w:r w:rsidRPr="009867DB">
        <w:rPr>
          <w:rFonts w:ascii="Arial" w:hAnsi="Arial" w:cs="Arial"/>
          <w:bCs/>
          <w:sz w:val="22"/>
          <w:szCs w:val="22"/>
        </w:rPr>
        <w:t>________________</w:t>
      </w:r>
      <w:bookmarkEnd w:id="8"/>
      <w:r w:rsidRPr="009867DB">
        <w:rPr>
          <w:rFonts w:ascii="Arial" w:hAnsi="Arial" w:cs="Arial"/>
          <w:bCs/>
          <w:sz w:val="22"/>
          <w:szCs w:val="22"/>
        </w:rPr>
        <w:tab/>
        <w:t>SYMBOL: ________________</w:t>
      </w:r>
    </w:p>
    <w:p w14:paraId="521F83A8" w14:textId="4472B76E" w:rsidR="00883C92" w:rsidRDefault="00883C92" w:rsidP="00883C92">
      <w:pPr>
        <w:rPr>
          <w:rFonts w:ascii="Arial" w:eastAsiaTheme="minorEastAsia" w:hAnsi="Arial" w:cs="Arial"/>
          <w:iCs/>
          <w:sz w:val="22"/>
          <w:szCs w:val="22"/>
          <w:lang w:val="en-GB"/>
        </w:rPr>
      </w:pPr>
      <w:r w:rsidRPr="00883C92">
        <w:rPr>
          <w:rFonts w:ascii="Arial" w:eastAsiaTheme="minorEastAsia" w:hAnsi="Arial" w:cs="Arial"/>
          <w:iCs/>
          <w:sz w:val="22"/>
          <w:szCs w:val="22"/>
          <w:lang w:val="en-GB"/>
        </w:rPr>
        <w:lastRenderedPageBreak/>
        <w:t>K mesons were first observed in 1947 and were detected as part of some cosmic rays. To the stationary observers on Earth, the mean lifetime of the K</w:t>
      </w:r>
      <w:r w:rsidRPr="000F7EA9">
        <w:rPr>
          <w:rFonts w:ascii="Arial" w:eastAsiaTheme="minorEastAsia" w:hAnsi="Arial" w:cs="Arial"/>
          <w:iCs/>
          <w:sz w:val="22"/>
          <w:szCs w:val="22"/>
          <w:vertAlign w:val="superscript"/>
          <w:lang w:val="en-GB"/>
        </w:rPr>
        <w:t>+</w:t>
      </w:r>
      <w:r w:rsidRPr="00883C92">
        <w:rPr>
          <w:rFonts w:ascii="Arial" w:eastAsiaTheme="minorEastAsia" w:hAnsi="Arial" w:cs="Arial"/>
          <w:iCs/>
          <w:sz w:val="22"/>
          <w:szCs w:val="22"/>
          <w:lang w:val="en-GB"/>
        </w:rPr>
        <w:t xml:space="preserve"> meson was measured to be 1.55 </w:t>
      </w:r>
      <w:r w:rsidR="00A978B8">
        <w:rPr>
          <w:rFonts w:ascii="Arial" w:eastAsiaTheme="minorEastAsia" w:hAnsi="Arial" w:cs="Arial"/>
          <w:iCs/>
          <w:sz w:val="22"/>
          <w:szCs w:val="22"/>
          <w:lang w:val="en-GB"/>
        </w:rPr>
        <w:t>×</w:t>
      </w:r>
      <w:r w:rsidRPr="00883C92">
        <w:rPr>
          <w:rFonts w:ascii="Arial" w:eastAsiaTheme="minorEastAsia" w:hAnsi="Arial" w:cs="Arial"/>
          <w:iCs/>
          <w:sz w:val="22"/>
          <w:szCs w:val="22"/>
          <w:lang w:val="en-GB"/>
        </w:rPr>
        <w:t xml:space="preserve"> 10</w:t>
      </w:r>
      <w:r w:rsidRPr="00883C92">
        <w:rPr>
          <w:rFonts w:ascii="Arial" w:eastAsiaTheme="minorEastAsia" w:hAnsi="Arial" w:cs="Arial"/>
          <w:iCs/>
          <w:sz w:val="22"/>
          <w:szCs w:val="22"/>
          <w:vertAlign w:val="superscript"/>
          <w:lang w:val="en-GB"/>
        </w:rPr>
        <w:t>-8</w:t>
      </w:r>
      <w:r w:rsidRPr="00883C92">
        <w:rPr>
          <w:rFonts w:ascii="Arial" w:eastAsiaTheme="minorEastAsia" w:hAnsi="Arial" w:cs="Arial"/>
          <w:iCs/>
          <w:sz w:val="22"/>
          <w:szCs w:val="22"/>
          <w:lang w:val="en-GB"/>
        </w:rPr>
        <w:t xml:space="preserve"> s. </w:t>
      </w:r>
    </w:p>
    <w:p w14:paraId="7FCBD5C1" w14:textId="77777777" w:rsidR="008137F6" w:rsidRPr="00883C92" w:rsidRDefault="008137F6" w:rsidP="00883C92">
      <w:pPr>
        <w:rPr>
          <w:rFonts w:ascii="Arial" w:eastAsiaTheme="minorEastAsia" w:hAnsi="Arial" w:cs="Arial"/>
          <w:iCs/>
          <w:sz w:val="22"/>
          <w:szCs w:val="22"/>
          <w:lang w:val="en-GB"/>
        </w:rPr>
      </w:pPr>
    </w:p>
    <w:p w14:paraId="18BBE129" w14:textId="0311D0AE" w:rsidR="00883C92" w:rsidRPr="00883C92" w:rsidRDefault="00883C92" w:rsidP="00AD7A21">
      <w:pPr>
        <w:rPr>
          <w:rFonts w:ascii="Arial" w:eastAsiaTheme="minorEastAsia" w:hAnsi="Arial" w:cs="Arial"/>
          <w:iCs/>
          <w:sz w:val="22"/>
          <w:szCs w:val="22"/>
          <w:lang w:val="en-GB"/>
        </w:rPr>
      </w:pPr>
      <w:r w:rsidRPr="00883C92">
        <w:rPr>
          <w:rFonts w:ascii="Arial" w:eastAsiaTheme="minorEastAsia" w:hAnsi="Arial" w:cs="Arial"/>
          <w:iCs/>
          <w:sz w:val="22"/>
          <w:szCs w:val="22"/>
          <w:lang w:val="en-GB"/>
        </w:rPr>
        <w:t>(d)</w:t>
      </w:r>
      <w:r w:rsidRPr="00883C92">
        <w:rPr>
          <w:rFonts w:ascii="Arial" w:eastAsiaTheme="minorEastAsia" w:hAnsi="Arial" w:cs="Arial"/>
          <w:iCs/>
          <w:sz w:val="22"/>
          <w:szCs w:val="22"/>
          <w:lang w:val="en-GB"/>
        </w:rPr>
        <w:tab/>
        <w:t>Calculate the speed of the K</w:t>
      </w:r>
      <w:r w:rsidRPr="00883C92">
        <w:rPr>
          <w:rFonts w:ascii="Arial" w:eastAsiaTheme="minorEastAsia" w:hAnsi="Arial" w:cs="Arial"/>
          <w:iCs/>
          <w:sz w:val="22"/>
          <w:szCs w:val="22"/>
          <w:vertAlign w:val="superscript"/>
          <w:lang w:val="en-GB"/>
        </w:rPr>
        <w:t>+</w:t>
      </w:r>
      <w:r w:rsidRPr="00883C92">
        <w:rPr>
          <w:rFonts w:ascii="Arial" w:eastAsiaTheme="minorEastAsia" w:hAnsi="Arial" w:cs="Arial"/>
          <w:iCs/>
          <w:sz w:val="22"/>
          <w:szCs w:val="22"/>
          <w:lang w:val="en-GB"/>
        </w:rPr>
        <w:t xml:space="preserve"> meson relative to the stationary observers on Earth.</w:t>
      </w:r>
      <w:r w:rsidR="00AD7A21">
        <w:rPr>
          <w:rFonts w:ascii="Arial" w:eastAsiaTheme="minorEastAsia" w:hAnsi="Arial" w:cs="Arial"/>
          <w:iCs/>
          <w:sz w:val="22"/>
          <w:szCs w:val="22"/>
          <w:lang w:val="en-GB"/>
        </w:rPr>
        <w:t xml:space="preserve">         </w:t>
      </w:r>
      <w:r w:rsidRPr="00883C92">
        <w:rPr>
          <w:rFonts w:ascii="Arial" w:eastAsiaTheme="minorEastAsia" w:hAnsi="Arial" w:cs="Arial"/>
          <w:iCs/>
          <w:sz w:val="22"/>
          <w:szCs w:val="22"/>
          <w:lang w:val="en-GB"/>
        </w:rPr>
        <w:t>(3</w:t>
      </w:r>
      <w:r w:rsidR="00AD7A21">
        <w:rPr>
          <w:rFonts w:ascii="Arial" w:eastAsiaTheme="minorEastAsia" w:hAnsi="Arial" w:cs="Arial"/>
          <w:iCs/>
          <w:sz w:val="22"/>
          <w:szCs w:val="22"/>
          <w:lang w:val="en-GB"/>
        </w:rPr>
        <w:t xml:space="preserve"> marks</w:t>
      </w:r>
      <w:r w:rsidRPr="00883C92">
        <w:rPr>
          <w:rFonts w:ascii="Arial" w:eastAsiaTheme="minorEastAsia" w:hAnsi="Arial" w:cs="Arial"/>
          <w:iCs/>
          <w:sz w:val="22"/>
          <w:szCs w:val="22"/>
          <w:lang w:val="en-GB"/>
        </w:rPr>
        <w:t>)</w:t>
      </w:r>
    </w:p>
    <w:p w14:paraId="7AB99E22" w14:textId="77777777" w:rsidR="00883C92" w:rsidRPr="00883C92" w:rsidRDefault="00883C92" w:rsidP="00883C92">
      <w:pPr>
        <w:jc w:val="right"/>
        <w:rPr>
          <w:rFonts w:ascii="Arial" w:eastAsiaTheme="minorEastAsia" w:hAnsi="Arial" w:cs="Arial"/>
          <w:iCs/>
          <w:sz w:val="22"/>
          <w:szCs w:val="22"/>
          <w:lang w:val="en-GB"/>
        </w:rPr>
      </w:pPr>
    </w:p>
    <w:p w14:paraId="3DF4800E" w14:textId="77777777" w:rsidR="00883C92" w:rsidRPr="00883C92" w:rsidRDefault="00883C92" w:rsidP="00883C92">
      <w:pPr>
        <w:jc w:val="right"/>
        <w:rPr>
          <w:rFonts w:ascii="Arial" w:eastAsiaTheme="minorEastAsia" w:hAnsi="Arial" w:cs="Arial"/>
          <w:iCs/>
          <w:sz w:val="22"/>
          <w:szCs w:val="22"/>
          <w:lang w:val="en-GB"/>
        </w:rPr>
      </w:pPr>
    </w:p>
    <w:p w14:paraId="67E15CBE" w14:textId="77777777" w:rsidR="00883C92" w:rsidRPr="00883C92" w:rsidRDefault="00883C92" w:rsidP="00883C92">
      <w:pPr>
        <w:jc w:val="right"/>
        <w:rPr>
          <w:rFonts w:ascii="Arial" w:eastAsiaTheme="minorEastAsia" w:hAnsi="Arial" w:cs="Arial"/>
          <w:iCs/>
          <w:sz w:val="22"/>
          <w:szCs w:val="22"/>
          <w:lang w:val="en-GB"/>
        </w:rPr>
      </w:pPr>
    </w:p>
    <w:p w14:paraId="4BAFE60D" w14:textId="77777777" w:rsidR="00883C92" w:rsidRPr="00883C92" w:rsidRDefault="00883C92" w:rsidP="00883C92">
      <w:pPr>
        <w:jc w:val="right"/>
        <w:rPr>
          <w:rFonts w:ascii="Arial" w:eastAsiaTheme="minorEastAsia" w:hAnsi="Arial" w:cs="Arial"/>
          <w:iCs/>
          <w:sz w:val="22"/>
          <w:szCs w:val="22"/>
          <w:lang w:val="en-GB"/>
        </w:rPr>
      </w:pPr>
    </w:p>
    <w:p w14:paraId="36195252" w14:textId="77777777" w:rsidR="00883C92" w:rsidRPr="00883C92" w:rsidRDefault="00883C92" w:rsidP="00883C92">
      <w:pPr>
        <w:jc w:val="right"/>
        <w:rPr>
          <w:rFonts w:ascii="Arial" w:eastAsiaTheme="minorEastAsia" w:hAnsi="Arial" w:cs="Arial"/>
          <w:iCs/>
          <w:sz w:val="22"/>
          <w:szCs w:val="22"/>
          <w:lang w:val="en-GB"/>
        </w:rPr>
      </w:pPr>
    </w:p>
    <w:p w14:paraId="0477E637" w14:textId="77777777" w:rsidR="00883C92" w:rsidRPr="00883C92" w:rsidRDefault="00883C92" w:rsidP="00883C92">
      <w:pPr>
        <w:jc w:val="right"/>
        <w:rPr>
          <w:rFonts w:ascii="Arial" w:eastAsiaTheme="minorEastAsia" w:hAnsi="Arial" w:cs="Arial"/>
          <w:iCs/>
          <w:sz w:val="22"/>
          <w:szCs w:val="22"/>
          <w:lang w:val="en-GB"/>
        </w:rPr>
      </w:pPr>
    </w:p>
    <w:p w14:paraId="06C777F8" w14:textId="77777777" w:rsidR="00883C92" w:rsidRDefault="00883C92" w:rsidP="00883C92">
      <w:pPr>
        <w:jc w:val="right"/>
        <w:rPr>
          <w:rFonts w:ascii="Arial" w:eastAsiaTheme="minorEastAsia" w:hAnsi="Arial" w:cs="Arial"/>
          <w:iCs/>
          <w:sz w:val="22"/>
          <w:szCs w:val="22"/>
          <w:lang w:val="en-GB"/>
        </w:rPr>
      </w:pPr>
    </w:p>
    <w:p w14:paraId="6FC6B842" w14:textId="77777777" w:rsidR="008137F6" w:rsidRDefault="008137F6" w:rsidP="00883C92">
      <w:pPr>
        <w:jc w:val="right"/>
        <w:rPr>
          <w:rFonts w:ascii="Arial" w:eastAsiaTheme="minorEastAsia" w:hAnsi="Arial" w:cs="Arial"/>
          <w:iCs/>
          <w:sz w:val="22"/>
          <w:szCs w:val="22"/>
          <w:lang w:val="en-GB"/>
        </w:rPr>
      </w:pPr>
    </w:p>
    <w:p w14:paraId="16830043" w14:textId="77777777" w:rsidR="008137F6" w:rsidRDefault="008137F6" w:rsidP="00883C92">
      <w:pPr>
        <w:jc w:val="right"/>
        <w:rPr>
          <w:rFonts w:ascii="Arial" w:eastAsiaTheme="minorEastAsia" w:hAnsi="Arial" w:cs="Arial"/>
          <w:iCs/>
          <w:sz w:val="22"/>
          <w:szCs w:val="22"/>
          <w:lang w:val="en-GB"/>
        </w:rPr>
      </w:pPr>
    </w:p>
    <w:p w14:paraId="353579A9" w14:textId="77777777" w:rsidR="008137F6" w:rsidRDefault="008137F6" w:rsidP="00883C92">
      <w:pPr>
        <w:jc w:val="right"/>
        <w:rPr>
          <w:rFonts w:ascii="Arial" w:eastAsiaTheme="minorEastAsia" w:hAnsi="Arial" w:cs="Arial"/>
          <w:iCs/>
          <w:sz w:val="22"/>
          <w:szCs w:val="22"/>
          <w:lang w:val="en-GB"/>
        </w:rPr>
      </w:pPr>
    </w:p>
    <w:p w14:paraId="2A049434" w14:textId="77777777" w:rsidR="008137F6" w:rsidRDefault="008137F6" w:rsidP="00883C92">
      <w:pPr>
        <w:jc w:val="right"/>
        <w:rPr>
          <w:rFonts w:ascii="Arial" w:eastAsiaTheme="minorEastAsia" w:hAnsi="Arial" w:cs="Arial"/>
          <w:iCs/>
          <w:sz w:val="22"/>
          <w:szCs w:val="22"/>
          <w:lang w:val="en-GB"/>
        </w:rPr>
      </w:pPr>
    </w:p>
    <w:p w14:paraId="4C4FC5F1" w14:textId="77777777" w:rsidR="008137F6" w:rsidRDefault="008137F6" w:rsidP="00883C92">
      <w:pPr>
        <w:jc w:val="right"/>
        <w:rPr>
          <w:rFonts w:ascii="Arial" w:eastAsiaTheme="minorEastAsia" w:hAnsi="Arial" w:cs="Arial"/>
          <w:iCs/>
          <w:sz w:val="22"/>
          <w:szCs w:val="22"/>
          <w:lang w:val="en-GB"/>
        </w:rPr>
      </w:pPr>
    </w:p>
    <w:p w14:paraId="0C150552" w14:textId="77777777" w:rsidR="008137F6" w:rsidRDefault="008137F6" w:rsidP="00883C92">
      <w:pPr>
        <w:jc w:val="right"/>
        <w:rPr>
          <w:rFonts w:ascii="Arial" w:eastAsiaTheme="minorEastAsia" w:hAnsi="Arial" w:cs="Arial"/>
          <w:iCs/>
          <w:sz w:val="22"/>
          <w:szCs w:val="22"/>
          <w:lang w:val="en-GB"/>
        </w:rPr>
      </w:pPr>
    </w:p>
    <w:p w14:paraId="65AB6FB5" w14:textId="77777777" w:rsidR="008137F6" w:rsidRDefault="008137F6" w:rsidP="00883C92">
      <w:pPr>
        <w:jc w:val="right"/>
        <w:rPr>
          <w:rFonts w:ascii="Arial" w:eastAsiaTheme="minorEastAsia" w:hAnsi="Arial" w:cs="Arial"/>
          <w:iCs/>
          <w:sz w:val="22"/>
          <w:szCs w:val="22"/>
          <w:lang w:val="en-GB"/>
        </w:rPr>
      </w:pPr>
    </w:p>
    <w:p w14:paraId="21B86084" w14:textId="77777777" w:rsidR="008137F6" w:rsidRDefault="008137F6" w:rsidP="00883C92">
      <w:pPr>
        <w:jc w:val="right"/>
        <w:rPr>
          <w:rFonts w:ascii="Arial" w:eastAsiaTheme="minorEastAsia" w:hAnsi="Arial" w:cs="Arial"/>
          <w:iCs/>
          <w:sz w:val="22"/>
          <w:szCs w:val="22"/>
          <w:lang w:val="en-GB"/>
        </w:rPr>
      </w:pPr>
    </w:p>
    <w:p w14:paraId="03983C90" w14:textId="77777777" w:rsidR="008137F6" w:rsidRDefault="008137F6" w:rsidP="00883C92">
      <w:pPr>
        <w:jc w:val="right"/>
        <w:rPr>
          <w:rFonts w:ascii="Arial" w:eastAsiaTheme="minorEastAsia" w:hAnsi="Arial" w:cs="Arial"/>
          <w:iCs/>
          <w:sz w:val="22"/>
          <w:szCs w:val="22"/>
          <w:lang w:val="en-GB"/>
        </w:rPr>
      </w:pPr>
    </w:p>
    <w:p w14:paraId="09FBA70A" w14:textId="77777777" w:rsidR="008137F6" w:rsidRDefault="008137F6" w:rsidP="00883C92">
      <w:pPr>
        <w:jc w:val="right"/>
        <w:rPr>
          <w:rFonts w:ascii="Arial" w:eastAsiaTheme="minorEastAsia" w:hAnsi="Arial" w:cs="Arial"/>
          <w:iCs/>
          <w:sz w:val="22"/>
          <w:szCs w:val="22"/>
          <w:lang w:val="en-GB"/>
        </w:rPr>
      </w:pPr>
    </w:p>
    <w:p w14:paraId="43E949A2" w14:textId="77777777" w:rsidR="008137F6" w:rsidRDefault="008137F6" w:rsidP="00883C92">
      <w:pPr>
        <w:jc w:val="right"/>
        <w:rPr>
          <w:rFonts w:ascii="Arial" w:eastAsiaTheme="minorEastAsia" w:hAnsi="Arial" w:cs="Arial"/>
          <w:iCs/>
          <w:sz w:val="22"/>
          <w:szCs w:val="22"/>
          <w:lang w:val="en-GB"/>
        </w:rPr>
      </w:pPr>
    </w:p>
    <w:p w14:paraId="7C7DAF93" w14:textId="77777777" w:rsidR="008137F6" w:rsidRPr="00883C92" w:rsidRDefault="008137F6" w:rsidP="00883C92">
      <w:pPr>
        <w:jc w:val="right"/>
        <w:rPr>
          <w:rFonts w:ascii="Arial" w:eastAsiaTheme="minorEastAsia" w:hAnsi="Arial" w:cs="Arial"/>
          <w:iCs/>
          <w:sz w:val="22"/>
          <w:szCs w:val="22"/>
          <w:lang w:val="en-GB"/>
        </w:rPr>
      </w:pPr>
    </w:p>
    <w:p w14:paraId="2D520A1C" w14:textId="77777777" w:rsidR="00883C92" w:rsidRPr="00883C92" w:rsidRDefault="00883C92" w:rsidP="00883C92">
      <w:pPr>
        <w:jc w:val="right"/>
        <w:rPr>
          <w:rFonts w:ascii="Arial" w:eastAsiaTheme="minorEastAsia" w:hAnsi="Arial" w:cs="Arial"/>
          <w:iCs/>
          <w:sz w:val="22"/>
          <w:szCs w:val="22"/>
          <w:lang w:val="en-GB"/>
        </w:rPr>
      </w:pPr>
    </w:p>
    <w:p w14:paraId="3F5AA3AC" w14:textId="6FEC4CEA" w:rsidR="00883C92" w:rsidRPr="00883C92" w:rsidRDefault="003A26D2" w:rsidP="00883C92">
      <w:pPr>
        <w:jc w:val="right"/>
        <w:rPr>
          <w:rFonts w:ascii="Arial" w:eastAsiaTheme="minorEastAsia" w:hAnsi="Arial" w:cs="Arial"/>
          <w:iCs/>
          <w:sz w:val="22"/>
          <w:szCs w:val="22"/>
          <w:lang w:val="en-GB"/>
        </w:rPr>
      </w:pPr>
      <w:r>
        <w:rPr>
          <w:rFonts w:ascii="Arial" w:eastAsiaTheme="minorEastAsia" w:hAnsi="Arial" w:cs="Arial"/>
          <w:iCs/>
          <w:sz w:val="22"/>
          <w:szCs w:val="22"/>
          <w:lang w:val="en-GB"/>
        </w:rPr>
        <w:t xml:space="preserve">Answer </w:t>
      </w:r>
      <w:r w:rsidR="00883C92" w:rsidRPr="00883C92">
        <w:rPr>
          <w:rFonts w:ascii="Arial" w:eastAsiaTheme="minorEastAsia" w:hAnsi="Arial" w:cs="Arial"/>
          <w:iCs/>
          <w:sz w:val="22"/>
          <w:szCs w:val="22"/>
          <w:lang w:val="en-GB"/>
        </w:rPr>
        <w:t>______________ c</w:t>
      </w:r>
    </w:p>
    <w:p w14:paraId="73723D1C" w14:textId="77777777" w:rsidR="00295A9D" w:rsidRPr="00C675DA" w:rsidRDefault="00295A9D" w:rsidP="00C675DA">
      <w:pPr>
        <w:spacing w:after="160" w:line="259" w:lineRule="auto"/>
        <w:rPr>
          <w:rFonts w:ascii="Arial" w:hAnsi="Arial" w:cs="Arial"/>
          <w:sz w:val="22"/>
          <w:szCs w:val="22"/>
          <w:lang w:val="en-GB"/>
        </w:rPr>
      </w:pPr>
    </w:p>
    <w:p w14:paraId="0EDD05D9" w14:textId="77777777" w:rsidR="00730C64" w:rsidRDefault="00730C64" w:rsidP="00730C64">
      <w:pPr>
        <w:rPr>
          <w:rFonts w:ascii="Arial" w:hAnsi="Arial" w:cs="Arial"/>
          <w:b/>
          <w:sz w:val="22"/>
          <w:szCs w:val="22"/>
        </w:rPr>
      </w:pPr>
    </w:p>
    <w:p w14:paraId="5709B52E" w14:textId="77777777" w:rsidR="00730C64" w:rsidRPr="00730C64" w:rsidRDefault="00730C64" w:rsidP="00730C64">
      <w:pPr>
        <w:jc w:val="right"/>
        <w:rPr>
          <w:rFonts w:ascii="Arial" w:hAnsi="Arial" w:cs="Arial"/>
          <w:sz w:val="22"/>
          <w:szCs w:val="22"/>
          <w:lang w:val="en-GB"/>
        </w:rPr>
      </w:pPr>
    </w:p>
    <w:p w14:paraId="4F740A39" w14:textId="77777777" w:rsidR="00F54AFC" w:rsidRDefault="00F54AFC">
      <w:pPr>
        <w:spacing w:after="160" w:line="259" w:lineRule="auto"/>
        <w:rPr>
          <w:rFonts w:ascii="Arial" w:hAnsi="Arial" w:cs="Arial"/>
          <w:sz w:val="22"/>
          <w:szCs w:val="22"/>
          <w:lang w:val="en-GB"/>
        </w:rPr>
      </w:pPr>
      <w:r>
        <w:rPr>
          <w:rFonts w:ascii="Arial" w:hAnsi="Arial" w:cs="Arial"/>
          <w:sz w:val="22"/>
          <w:szCs w:val="22"/>
          <w:lang w:val="en-GB"/>
        </w:rPr>
        <w:br w:type="page"/>
      </w:r>
    </w:p>
    <w:p w14:paraId="4DB9C2DE" w14:textId="77777777" w:rsidR="00057DBC" w:rsidRDefault="00057DBC" w:rsidP="00930479">
      <w:pPr>
        <w:spacing w:after="160" w:line="259" w:lineRule="auto"/>
        <w:rPr>
          <w:rFonts w:ascii="Arial" w:hAnsi="Arial" w:cs="Arial"/>
          <w:b/>
          <w:sz w:val="22"/>
          <w:szCs w:val="22"/>
        </w:rPr>
      </w:pPr>
    </w:p>
    <w:p w14:paraId="7821990D" w14:textId="128B89F3" w:rsidR="00930479" w:rsidRPr="00930479" w:rsidRDefault="00EF286E" w:rsidP="00930479">
      <w:pPr>
        <w:spacing w:after="160" w:line="259" w:lineRule="auto"/>
        <w:rPr>
          <w:rFonts w:ascii="Arial" w:hAnsi="Arial" w:cs="Arial"/>
          <w:b/>
          <w:sz w:val="22"/>
          <w:szCs w:val="22"/>
        </w:rPr>
      </w:pPr>
      <w:r w:rsidRPr="0079189C">
        <w:rPr>
          <w:rFonts w:ascii="Arial" w:hAnsi="Arial" w:cs="Arial"/>
          <w:b/>
          <w:sz w:val="22"/>
          <w:szCs w:val="22"/>
        </w:rPr>
        <w:t xml:space="preserve">Question </w:t>
      </w:r>
      <w:r>
        <w:rPr>
          <w:rFonts w:ascii="Arial" w:hAnsi="Arial" w:cs="Arial"/>
          <w:b/>
          <w:sz w:val="22"/>
          <w:szCs w:val="22"/>
        </w:rPr>
        <w:t>1</w:t>
      </w:r>
      <w:r w:rsidR="00974384">
        <w:rPr>
          <w:rFonts w:ascii="Arial" w:hAnsi="Arial" w:cs="Arial"/>
          <w:b/>
          <w:sz w:val="22"/>
          <w:szCs w:val="22"/>
        </w:rPr>
        <w:t>5</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3301A3">
        <w:rPr>
          <w:rFonts w:ascii="Arial" w:hAnsi="Arial" w:cs="Arial"/>
          <w:b/>
          <w:sz w:val="22"/>
          <w:szCs w:val="22"/>
        </w:rPr>
        <w:t xml:space="preserve">    </w:t>
      </w:r>
      <w:proofErr w:type="gramStart"/>
      <w:r w:rsidR="003301A3">
        <w:rPr>
          <w:rFonts w:ascii="Arial" w:hAnsi="Arial" w:cs="Arial"/>
          <w:b/>
          <w:sz w:val="22"/>
          <w:szCs w:val="22"/>
        </w:rPr>
        <w:t xml:space="preserve">   </w:t>
      </w:r>
      <w:r>
        <w:rPr>
          <w:rFonts w:ascii="Arial" w:hAnsi="Arial" w:cs="Arial"/>
          <w:b/>
          <w:sz w:val="22"/>
          <w:szCs w:val="22"/>
        </w:rPr>
        <w:t>(</w:t>
      </w:r>
      <w:proofErr w:type="gramEnd"/>
      <w:r>
        <w:rPr>
          <w:rFonts w:ascii="Arial" w:hAnsi="Arial" w:cs="Arial"/>
          <w:b/>
          <w:sz w:val="22"/>
          <w:szCs w:val="22"/>
        </w:rPr>
        <w:t>1</w:t>
      </w:r>
      <w:r w:rsidR="00161270">
        <w:rPr>
          <w:rFonts w:ascii="Arial" w:hAnsi="Arial" w:cs="Arial"/>
          <w:b/>
          <w:sz w:val="22"/>
          <w:szCs w:val="22"/>
        </w:rPr>
        <w:t>8</w:t>
      </w:r>
      <w:r>
        <w:rPr>
          <w:rFonts w:ascii="Arial" w:hAnsi="Arial" w:cs="Arial"/>
          <w:b/>
          <w:sz w:val="22"/>
          <w:szCs w:val="22"/>
        </w:rPr>
        <w:t xml:space="preserve"> marks)</w:t>
      </w:r>
    </w:p>
    <w:p w14:paraId="3BF97E56" w14:textId="77777777" w:rsidR="00930479" w:rsidRPr="00930479" w:rsidRDefault="00930479" w:rsidP="00930479">
      <w:pPr>
        <w:rPr>
          <w:rFonts w:ascii="Arial" w:hAnsi="Arial" w:cs="Arial"/>
          <w:sz w:val="22"/>
          <w:szCs w:val="22"/>
          <w:lang w:val="en-GB"/>
        </w:rPr>
      </w:pPr>
      <w:r w:rsidRPr="00930479">
        <w:rPr>
          <w:rFonts w:ascii="Arial" w:hAnsi="Arial" w:cs="Arial"/>
          <w:sz w:val="22"/>
          <w:szCs w:val="22"/>
          <w:lang w:val="en-GB"/>
        </w:rPr>
        <w:t xml:space="preserve">Fluorescence has two distinct stages: the ‘excitation stage’ where short wavelength radiation is incident on a material; and an ‘emission stage’ where longer wavelength photons are emitted by the material. </w:t>
      </w:r>
    </w:p>
    <w:p w14:paraId="27A17ACB" w14:textId="77777777" w:rsidR="00930479" w:rsidRPr="00930479" w:rsidRDefault="00930479" w:rsidP="00930479">
      <w:pPr>
        <w:rPr>
          <w:rFonts w:ascii="Arial" w:hAnsi="Arial" w:cs="Arial"/>
          <w:sz w:val="22"/>
          <w:szCs w:val="22"/>
          <w:lang w:val="en-GB"/>
        </w:rPr>
      </w:pPr>
    </w:p>
    <w:p w14:paraId="0DBB2CD3" w14:textId="0251E27C" w:rsidR="00930479" w:rsidRDefault="00930479" w:rsidP="003301A3">
      <w:pPr>
        <w:rPr>
          <w:rFonts w:ascii="Arial" w:hAnsi="Arial" w:cs="Arial"/>
          <w:sz w:val="22"/>
          <w:szCs w:val="22"/>
          <w:lang w:val="en-GB"/>
        </w:rPr>
      </w:pPr>
      <w:r w:rsidRPr="00930479">
        <w:rPr>
          <w:rFonts w:ascii="Arial" w:hAnsi="Arial" w:cs="Arial"/>
          <w:sz w:val="22"/>
          <w:szCs w:val="22"/>
          <w:lang w:val="en-GB"/>
        </w:rPr>
        <w:t>(a)</w:t>
      </w:r>
      <w:r w:rsidRPr="00930479">
        <w:rPr>
          <w:rFonts w:ascii="Arial" w:hAnsi="Arial" w:cs="Arial"/>
          <w:sz w:val="22"/>
          <w:szCs w:val="22"/>
          <w:lang w:val="en-GB"/>
        </w:rPr>
        <w:tab/>
        <w:t xml:space="preserve">The diagram below shows three (3) energy levels in a material’s atom. Draw electron transitions </w:t>
      </w:r>
      <w:r>
        <w:rPr>
          <w:rFonts w:ascii="Arial" w:hAnsi="Arial" w:cs="Arial"/>
          <w:sz w:val="22"/>
          <w:szCs w:val="22"/>
          <w:lang w:val="en-GB"/>
        </w:rPr>
        <w:tab/>
      </w:r>
      <w:r w:rsidRPr="00930479">
        <w:rPr>
          <w:rFonts w:ascii="Arial" w:hAnsi="Arial" w:cs="Arial"/>
          <w:sz w:val="22"/>
          <w:szCs w:val="22"/>
          <w:lang w:val="en-GB"/>
        </w:rPr>
        <w:t xml:space="preserve">to illustrate the ‘excitation stage’ and the ‘emission stage’. Clearly label the transitions to </w:t>
      </w:r>
      <w:r>
        <w:rPr>
          <w:rFonts w:ascii="Arial" w:hAnsi="Arial" w:cs="Arial"/>
          <w:sz w:val="22"/>
          <w:szCs w:val="22"/>
          <w:lang w:val="en-GB"/>
        </w:rPr>
        <w:tab/>
      </w:r>
      <w:r w:rsidRPr="00930479">
        <w:rPr>
          <w:rFonts w:ascii="Arial" w:hAnsi="Arial" w:cs="Arial"/>
          <w:sz w:val="22"/>
          <w:szCs w:val="22"/>
          <w:lang w:val="en-GB"/>
        </w:rPr>
        <w:t xml:space="preserve">distinguish between the two stages being illustrated. </w:t>
      </w:r>
      <w:r w:rsidR="003301A3">
        <w:rPr>
          <w:rFonts w:ascii="Arial" w:hAnsi="Arial" w:cs="Arial"/>
          <w:sz w:val="22"/>
          <w:szCs w:val="22"/>
          <w:lang w:val="en-GB"/>
        </w:rPr>
        <w:t xml:space="preserve">                                                       </w:t>
      </w:r>
      <w:r w:rsidRPr="00930479">
        <w:rPr>
          <w:rFonts w:ascii="Arial" w:hAnsi="Arial" w:cs="Arial"/>
          <w:sz w:val="22"/>
          <w:szCs w:val="22"/>
          <w:lang w:val="en-GB"/>
        </w:rPr>
        <w:t>(3</w:t>
      </w:r>
      <w:r w:rsidR="003301A3">
        <w:rPr>
          <w:rFonts w:ascii="Arial" w:hAnsi="Arial" w:cs="Arial"/>
          <w:sz w:val="22"/>
          <w:szCs w:val="22"/>
          <w:lang w:val="en-GB"/>
        </w:rPr>
        <w:t xml:space="preserve"> marks</w:t>
      </w:r>
      <w:r w:rsidRPr="00930479">
        <w:rPr>
          <w:rFonts w:ascii="Arial" w:hAnsi="Arial" w:cs="Arial"/>
          <w:sz w:val="22"/>
          <w:szCs w:val="22"/>
          <w:lang w:val="en-GB"/>
        </w:rPr>
        <w:t>)</w:t>
      </w:r>
    </w:p>
    <w:p w14:paraId="0DCD443D" w14:textId="1AACFAB0" w:rsidR="003301A3" w:rsidRDefault="003301A3" w:rsidP="003301A3">
      <w:pPr>
        <w:rPr>
          <w:rFonts w:ascii="Arial" w:hAnsi="Arial" w:cs="Arial"/>
          <w:sz w:val="22"/>
          <w:szCs w:val="22"/>
          <w:lang w:val="en-GB"/>
        </w:rPr>
      </w:pPr>
    </w:p>
    <w:p w14:paraId="526FEFD9" w14:textId="50DD86ED" w:rsidR="003301A3" w:rsidRDefault="003301A3" w:rsidP="003301A3">
      <w:pPr>
        <w:rPr>
          <w:rFonts w:ascii="Arial" w:hAnsi="Arial" w:cs="Arial"/>
          <w:sz w:val="22"/>
          <w:szCs w:val="22"/>
          <w:lang w:val="en-GB"/>
        </w:rPr>
      </w:pPr>
    </w:p>
    <w:p w14:paraId="36A6EF50" w14:textId="1A6A7136" w:rsidR="00930479" w:rsidRDefault="003301A3" w:rsidP="00930479">
      <w:pPr>
        <w:jc w:val="right"/>
        <w:rPr>
          <w:rFonts w:ascii="Arial" w:hAnsi="Arial" w:cs="Arial"/>
          <w:sz w:val="22"/>
          <w:szCs w:val="22"/>
          <w:lang w:val="en-GB"/>
        </w:rPr>
      </w:pPr>
      <w:r w:rsidRPr="00930479">
        <w:rPr>
          <w:rFonts w:ascii="Arial" w:hAnsi="Arial" w:cs="Arial"/>
          <w:noProof/>
          <w:sz w:val="22"/>
          <w:szCs w:val="22"/>
          <w:lang w:val="en-GB"/>
        </w:rPr>
        <mc:AlternateContent>
          <mc:Choice Requires="wps">
            <w:drawing>
              <wp:anchor distT="0" distB="0" distL="114300" distR="114300" simplePos="0" relativeHeight="252859392" behindDoc="0" locked="0" layoutInCell="1" allowOverlap="1" wp14:anchorId="6D08651B" wp14:editId="7D8BB841">
                <wp:simplePos x="0" y="0"/>
                <wp:positionH relativeFrom="column">
                  <wp:posOffset>814070</wp:posOffset>
                </wp:positionH>
                <wp:positionV relativeFrom="paragraph">
                  <wp:posOffset>8890</wp:posOffset>
                </wp:positionV>
                <wp:extent cx="914400" cy="342900"/>
                <wp:effectExtent l="0" t="0" r="0" b="0"/>
                <wp:wrapNone/>
                <wp:docPr id="1068065114" name="Text Box 2"/>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18C0C623" w14:textId="77777777" w:rsidR="00930479" w:rsidRPr="00C5090B" w:rsidRDefault="00930479" w:rsidP="00930479">
                            <w:pPr>
                              <w:rPr>
                                <w:rFonts w:ascii="Arial" w:hAnsi="Arial" w:cs="Arial"/>
                                <w:lang w:val="en-GB"/>
                              </w:rPr>
                            </w:pPr>
                            <w:r w:rsidRPr="00C5090B">
                              <w:rPr>
                                <w:rFonts w:ascii="Arial" w:hAnsi="Arial" w:cs="Arial"/>
                                <w:lang w:val="en-GB"/>
                              </w:rPr>
                              <w:t xml:space="preserve">n = </w:t>
                            </w:r>
                            <w:r>
                              <w:rPr>
                                <w:rFonts w:ascii="Arial" w:hAnsi="Arial" w:cs="Arial"/>
                                <w:lang w:val="en-GB"/>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08651B" id="_x0000_s1062" type="#_x0000_t202" style="position:absolute;left:0;text-align:left;margin-left:64.1pt;margin-top:.7pt;width:1in;height:27pt;z-index:2528593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" fillcolor="white [3201]" stroked="f" strokeweight=".5pt">
                <v:textbox>
                  <w:txbxContent>
                    <w:p w14:paraId="18C0C623" w14:textId="77777777" w:rsidR="00930479" w:rsidRPr="00C5090B" w:rsidRDefault="00930479" w:rsidP="00930479">
                      <w:pPr>
                        <w:rPr>
                          <w:rFonts w:ascii="Arial" w:hAnsi="Arial" w:cs="Arial"/>
                          <w:lang w:val="en-GB"/>
                        </w:rPr>
                      </w:pPr>
                      <w:r w:rsidRPr="00C5090B">
                        <w:rPr>
                          <w:rFonts w:ascii="Arial" w:hAnsi="Arial" w:cs="Arial"/>
                          <w:lang w:val="en-GB"/>
                        </w:rPr>
                        <w:t xml:space="preserve">n = </w:t>
                      </w:r>
                      <w:r>
                        <w:rPr>
                          <w:rFonts w:ascii="Arial" w:hAnsi="Arial" w:cs="Arial"/>
                          <w:lang w:val="en-GB"/>
                        </w:rPr>
                        <w:t>3</w:t>
                      </w:r>
                    </w:p>
                  </w:txbxContent>
                </v:textbox>
              </v:shape>
            </w:pict>
          </mc:Fallback>
        </mc:AlternateContent>
      </w:r>
    </w:p>
    <w:p w14:paraId="19AF096A" w14:textId="3EDA909B" w:rsidR="00930479" w:rsidRPr="00930479" w:rsidRDefault="00930479" w:rsidP="00930479">
      <w:pPr>
        <w:jc w:val="right"/>
        <w:rPr>
          <w:rFonts w:ascii="Arial" w:hAnsi="Arial" w:cs="Arial"/>
          <w:sz w:val="22"/>
          <w:szCs w:val="22"/>
          <w:lang w:val="en-GB"/>
        </w:rPr>
      </w:pPr>
      <w:r w:rsidRPr="00930479">
        <w:rPr>
          <w:rFonts w:ascii="Arial" w:hAnsi="Arial" w:cs="Arial"/>
          <w:noProof/>
          <w:sz w:val="22"/>
          <w:szCs w:val="22"/>
          <w:lang w:val="en-GB"/>
        </w:rPr>
        <mc:AlternateContent>
          <mc:Choice Requires="wps">
            <w:drawing>
              <wp:anchor distT="0" distB="0" distL="114300" distR="114300" simplePos="0" relativeHeight="252854272" behindDoc="0" locked="0" layoutInCell="1" allowOverlap="1" wp14:anchorId="21686B41" wp14:editId="3CE6AD5E">
                <wp:simplePos x="0" y="0"/>
                <wp:positionH relativeFrom="column">
                  <wp:posOffset>1371600</wp:posOffset>
                </wp:positionH>
                <wp:positionV relativeFrom="paragraph">
                  <wp:posOffset>18415</wp:posOffset>
                </wp:positionV>
                <wp:extent cx="2971800" cy="0"/>
                <wp:effectExtent l="0" t="19050" r="19050" b="19050"/>
                <wp:wrapNone/>
                <wp:docPr id="1708025931" name="Straight Connector 1"/>
                <wp:cNvGraphicFramePr/>
                <a:graphic xmlns:a="http://schemas.openxmlformats.org/drawingml/2006/main">
                  <a:graphicData uri="http://schemas.microsoft.com/office/word/2010/wordprocessingShape">
                    <wps:wsp>
                      <wps:cNvCnPr/>
                      <wps:spPr>
                        <a:xfrm>
                          <a:off x="0" y="0"/>
                          <a:ext cx="29718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3B8DF7" id="Straight Connector 1" o:spid="_x0000_s1026" style="position:absolute;z-index:252854272;visibility:visible;mso-wrap-style:square;mso-wrap-distance-left:9pt;mso-wrap-distance-top:0;mso-wrap-distance-right:9pt;mso-wrap-distance-bottom:0;mso-position-horizontal:absolute;mso-position-horizontal-relative:text;mso-position-vertical:absolute;mso-position-vertical-relative:text" from="108pt,1.45pt" to="34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" strokecolor="black [3213]" strokeweight="2.25pt">
                <v:stroke joinstyle="miter"/>
              </v:line>
            </w:pict>
          </mc:Fallback>
        </mc:AlternateContent>
      </w:r>
    </w:p>
    <w:p w14:paraId="60B35B50" w14:textId="181A2A6F" w:rsidR="00930479" w:rsidRPr="00930479" w:rsidRDefault="00930479" w:rsidP="00930479">
      <w:pPr>
        <w:rPr>
          <w:rFonts w:ascii="Arial" w:hAnsi="Arial" w:cs="Arial"/>
          <w:sz w:val="22"/>
          <w:szCs w:val="22"/>
          <w:lang w:val="en-GB"/>
        </w:rPr>
      </w:pPr>
    </w:p>
    <w:p w14:paraId="5BC302E6" w14:textId="057AFB63" w:rsidR="00930479" w:rsidRPr="00930479" w:rsidRDefault="00930479" w:rsidP="00930479">
      <w:pPr>
        <w:rPr>
          <w:rFonts w:ascii="Arial" w:hAnsi="Arial" w:cs="Arial"/>
          <w:sz w:val="22"/>
          <w:szCs w:val="22"/>
          <w:lang w:val="en-GB"/>
        </w:rPr>
      </w:pPr>
      <w:r w:rsidRPr="00930479">
        <w:rPr>
          <w:rFonts w:ascii="Arial" w:hAnsi="Arial" w:cs="Arial"/>
          <w:noProof/>
          <w:sz w:val="22"/>
          <w:szCs w:val="22"/>
          <w:lang w:val="en-GB"/>
        </w:rPr>
        <mc:AlternateContent>
          <mc:Choice Requires="wps">
            <w:drawing>
              <wp:anchor distT="0" distB="0" distL="114300" distR="114300" simplePos="0" relativeHeight="252858368" behindDoc="0" locked="0" layoutInCell="1" allowOverlap="1" wp14:anchorId="6E1AD279" wp14:editId="52F4910E">
                <wp:simplePos x="0" y="0"/>
                <wp:positionH relativeFrom="column">
                  <wp:posOffset>814070</wp:posOffset>
                </wp:positionH>
                <wp:positionV relativeFrom="paragraph">
                  <wp:posOffset>71755</wp:posOffset>
                </wp:positionV>
                <wp:extent cx="914400" cy="342900"/>
                <wp:effectExtent l="0" t="0" r="0" b="0"/>
                <wp:wrapNone/>
                <wp:docPr id="198483051" name="Text Box 2"/>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1A589813" w14:textId="77777777" w:rsidR="00930479" w:rsidRPr="00C5090B" w:rsidRDefault="00930479" w:rsidP="00930479">
                            <w:pPr>
                              <w:rPr>
                                <w:rFonts w:ascii="Arial" w:hAnsi="Arial" w:cs="Arial"/>
                                <w:lang w:val="en-GB"/>
                              </w:rPr>
                            </w:pPr>
                            <w:r w:rsidRPr="00C5090B">
                              <w:rPr>
                                <w:rFonts w:ascii="Arial" w:hAnsi="Arial" w:cs="Arial"/>
                                <w:lang w:val="en-GB"/>
                              </w:rPr>
                              <w:t xml:space="preserve">n = </w:t>
                            </w:r>
                            <w:r>
                              <w:rPr>
                                <w:rFonts w:ascii="Arial" w:hAnsi="Arial" w:cs="Arial"/>
                                <w:lang w:val="en-GB"/>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1AD279" id="_x0000_s1063" type="#_x0000_t202" style="position:absolute;margin-left:64.1pt;margin-top:5.65pt;width:1in;height:27pt;z-index:2528583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" fillcolor="white [3201]" stroked="f" strokeweight=".5pt">
                <v:textbox>
                  <w:txbxContent>
                    <w:p w14:paraId="1A589813" w14:textId="77777777" w:rsidR="00930479" w:rsidRPr="00C5090B" w:rsidRDefault="00930479" w:rsidP="00930479">
                      <w:pPr>
                        <w:rPr>
                          <w:rFonts w:ascii="Arial" w:hAnsi="Arial" w:cs="Arial"/>
                          <w:lang w:val="en-GB"/>
                        </w:rPr>
                      </w:pPr>
                      <w:r w:rsidRPr="00C5090B">
                        <w:rPr>
                          <w:rFonts w:ascii="Arial" w:hAnsi="Arial" w:cs="Arial"/>
                          <w:lang w:val="en-GB"/>
                        </w:rPr>
                        <w:t xml:space="preserve">n = </w:t>
                      </w:r>
                      <w:r>
                        <w:rPr>
                          <w:rFonts w:ascii="Arial" w:hAnsi="Arial" w:cs="Arial"/>
                          <w:lang w:val="en-GB"/>
                        </w:rPr>
                        <w:t>2</w:t>
                      </w:r>
                    </w:p>
                  </w:txbxContent>
                </v:textbox>
              </v:shape>
            </w:pict>
          </mc:Fallback>
        </mc:AlternateContent>
      </w:r>
    </w:p>
    <w:p w14:paraId="63530E8A" w14:textId="52EDBD10" w:rsidR="00930479" w:rsidRPr="00930479" w:rsidRDefault="00930479" w:rsidP="00930479">
      <w:pPr>
        <w:rPr>
          <w:rFonts w:ascii="Arial" w:hAnsi="Arial" w:cs="Arial"/>
          <w:sz w:val="22"/>
          <w:szCs w:val="22"/>
          <w:lang w:val="en-GB"/>
        </w:rPr>
      </w:pPr>
      <w:r w:rsidRPr="00930479">
        <w:rPr>
          <w:rFonts w:ascii="Arial" w:hAnsi="Arial" w:cs="Arial"/>
          <w:noProof/>
          <w:sz w:val="22"/>
          <w:szCs w:val="22"/>
          <w:lang w:val="en-GB"/>
        </w:rPr>
        <mc:AlternateContent>
          <mc:Choice Requires="wps">
            <w:drawing>
              <wp:anchor distT="0" distB="0" distL="114300" distR="114300" simplePos="0" relativeHeight="252855296" behindDoc="0" locked="0" layoutInCell="1" allowOverlap="1" wp14:anchorId="00CC8690" wp14:editId="4152EAC6">
                <wp:simplePos x="0" y="0"/>
                <wp:positionH relativeFrom="column">
                  <wp:posOffset>1371600</wp:posOffset>
                </wp:positionH>
                <wp:positionV relativeFrom="paragraph">
                  <wp:posOffset>57150</wp:posOffset>
                </wp:positionV>
                <wp:extent cx="2971800" cy="0"/>
                <wp:effectExtent l="0" t="19050" r="19050" b="19050"/>
                <wp:wrapNone/>
                <wp:docPr id="2147340557" name="Straight Connector 1"/>
                <wp:cNvGraphicFramePr/>
                <a:graphic xmlns:a="http://schemas.openxmlformats.org/drawingml/2006/main">
                  <a:graphicData uri="http://schemas.microsoft.com/office/word/2010/wordprocessingShape">
                    <wps:wsp>
                      <wps:cNvCnPr/>
                      <wps:spPr>
                        <a:xfrm>
                          <a:off x="0" y="0"/>
                          <a:ext cx="29718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E8308C" id="Straight Connector 1" o:spid="_x0000_s1026" style="position:absolute;z-index:252855296;visibility:visible;mso-wrap-style:square;mso-wrap-distance-left:9pt;mso-wrap-distance-top:0;mso-wrap-distance-right:9pt;mso-wrap-distance-bottom:0;mso-position-horizontal:absolute;mso-position-horizontal-relative:text;mso-position-vertical:absolute;mso-position-vertical-relative:text" from="108pt,4.5pt" to="34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" strokecolor="black [3213]" strokeweight="2.25pt">
                <v:stroke joinstyle="miter"/>
              </v:line>
            </w:pict>
          </mc:Fallback>
        </mc:AlternateContent>
      </w:r>
    </w:p>
    <w:p w14:paraId="0461ADEF" w14:textId="77777777" w:rsidR="00930479" w:rsidRPr="00930479" w:rsidRDefault="00930479" w:rsidP="00930479">
      <w:pPr>
        <w:rPr>
          <w:rFonts w:ascii="Arial" w:hAnsi="Arial" w:cs="Arial"/>
          <w:sz w:val="22"/>
          <w:szCs w:val="22"/>
          <w:lang w:val="en-GB"/>
        </w:rPr>
      </w:pPr>
    </w:p>
    <w:p w14:paraId="325A6F95" w14:textId="77777777" w:rsidR="00930479" w:rsidRPr="00930479" w:rsidRDefault="00930479" w:rsidP="00930479">
      <w:pPr>
        <w:rPr>
          <w:rFonts w:ascii="Arial" w:hAnsi="Arial" w:cs="Arial"/>
          <w:sz w:val="22"/>
          <w:szCs w:val="22"/>
          <w:lang w:val="en-GB"/>
        </w:rPr>
      </w:pPr>
    </w:p>
    <w:p w14:paraId="52778517" w14:textId="77777777" w:rsidR="00930479" w:rsidRPr="00930479" w:rsidRDefault="00930479" w:rsidP="00930479">
      <w:pPr>
        <w:rPr>
          <w:rFonts w:ascii="Arial" w:hAnsi="Arial" w:cs="Arial"/>
          <w:sz w:val="22"/>
          <w:szCs w:val="22"/>
          <w:lang w:val="en-GB"/>
        </w:rPr>
      </w:pPr>
    </w:p>
    <w:p w14:paraId="4E3994A7" w14:textId="77777777" w:rsidR="00930479" w:rsidRPr="00930479" w:rsidRDefault="00930479" w:rsidP="00930479">
      <w:pPr>
        <w:rPr>
          <w:rFonts w:ascii="Arial" w:hAnsi="Arial" w:cs="Arial"/>
          <w:sz w:val="22"/>
          <w:szCs w:val="22"/>
          <w:lang w:val="en-GB"/>
        </w:rPr>
      </w:pPr>
      <w:r w:rsidRPr="00930479">
        <w:rPr>
          <w:rFonts w:ascii="Arial" w:hAnsi="Arial" w:cs="Arial"/>
          <w:noProof/>
          <w:sz w:val="22"/>
          <w:szCs w:val="22"/>
          <w:lang w:val="en-GB"/>
        </w:rPr>
        <mc:AlternateContent>
          <mc:Choice Requires="wps">
            <w:drawing>
              <wp:anchor distT="0" distB="0" distL="114300" distR="114300" simplePos="0" relativeHeight="252857344" behindDoc="0" locked="0" layoutInCell="1" allowOverlap="1" wp14:anchorId="25058B12" wp14:editId="60B4E803">
                <wp:simplePos x="0" y="0"/>
                <wp:positionH relativeFrom="column">
                  <wp:posOffset>800100</wp:posOffset>
                </wp:positionH>
                <wp:positionV relativeFrom="paragraph">
                  <wp:posOffset>100330</wp:posOffset>
                </wp:positionV>
                <wp:extent cx="914400" cy="342900"/>
                <wp:effectExtent l="0" t="0" r="0" b="0"/>
                <wp:wrapNone/>
                <wp:docPr id="1853959567" name="Text Box 2"/>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3E0B9204" w14:textId="77777777" w:rsidR="00930479" w:rsidRPr="00C5090B" w:rsidRDefault="00930479" w:rsidP="00930479">
                            <w:pPr>
                              <w:rPr>
                                <w:rFonts w:ascii="Arial" w:hAnsi="Arial" w:cs="Arial"/>
                                <w:lang w:val="en-GB"/>
                              </w:rPr>
                            </w:pPr>
                            <w:r w:rsidRPr="00C5090B">
                              <w:rPr>
                                <w:rFonts w:ascii="Arial" w:hAnsi="Arial" w:cs="Arial"/>
                                <w:lang w:val="en-GB"/>
                              </w:rPr>
                              <w:t>n =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058B12" id="_x0000_s1064" type="#_x0000_t202" style="position:absolute;margin-left:63pt;margin-top:7.9pt;width:1in;height:27pt;z-index:2528573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" fillcolor="white [3201]" stroked="f" strokeweight=".5pt">
                <v:textbox>
                  <w:txbxContent>
                    <w:p w14:paraId="3E0B9204" w14:textId="77777777" w:rsidR="00930479" w:rsidRPr="00C5090B" w:rsidRDefault="00930479" w:rsidP="00930479">
                      <w:pPr>
                        <w:rPr>
                          <w:rFonts w:ascii="Arial" w:hAnsi="Arial" w:cs="Arial"/>
                          <w:lang w:val="en-GB"/>
                        </w:rPr>
                      </w:pPr>
                      <w:r w:rsidRPr="00C5090B">
                        <w:rPr>
                          <w:rFonts w:ascii="Arial" w:hAnsi="Arial" w:cs="Arial"/>
                          <w:lang w:val="en-GB"/>
                        </w:rPr>
                        <w:t>n = 1</w:t>
                      </w:r>
                    </w:p>
                  </w:txbxContent>
                </v:textbox>
              </v:shape>
            </w:pict>
          </mc:Fallback>
        </mc:AlternateContent>
      </w:r>
      <w:r w:rsidRPr="00930479">
        <w:rPr>
          <w:rFonts w:ascii="Arial" w:hAnsi="Arial" w:cs="Arial"/>
          <w:noProof/>
          <w:sz w:val="22"/>
          <w:szCs w:val="22"/>
          <w:lang w:val="en-GB"/>
        </w:rPr>
        <mc:AlternateContent>
          <mc:Choice Requires="wps">
            <w:drawing>
              <wp:anchor distT="0" distB="0" distL="114300" distR="114300" simplePos="0" relativeHeight="252856320" behindDoc="0" locked="0" layoutInCell="1" allowOverlap="1" wp14:anchorId="173596F4" wp14:editId="7DECDCA3">
                <wp:simplePos x="0" y="0"/>
                <wp:positionH relativeFrom="column">
                  <wp:posOffset>1371600</wp:posOffset>
                </wp:positionH>
                <wp:positionV relativeFrom="paragraph">
                  <wp:posOffset>214630</wp:posOffset>
                </wp:positionV>
                <wp:extent cx="2971800" cy="0"/>
                <wp:effectExtent l="0" t="19050" r="19050" b="19050"/>
                <wp:wrapNone/>
                <wp:docPr id="1110695896" name="Straight Connector 1"/>
                <wp:cNvGraphicFramePr/>
                <a:graphic xmlns:a="http://schemas.openxmlformats.org/drawingml/2006/main">
                  <a:graphicData uri="http://schemas.microsoft.com/office/word/2010/wordprocessingShape">
                    <wps:wsp>
                      <wps:cNvCnPr/>
                      <wps:spPr>
                        <a:xfrm>
                          <a:off x="0" y="0"/>
                          <a:ext cx="29718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17A76A" id="Straight Connector 1" o:spid="_x0000_s1026" style="position:absolute;z-index:252856320;visibility:visible;mso-wrap-style:square;mso-wrap-distance-left:9pt;mso-wrap-distance-top:0;mso-wrap-distance-right:9pt;mso-wrap-distance-bottom:0;mso-position-horizontal:absolute;mso-position-horizontal-relative:text;mso-position-vertical:absolute;mso-position-vertical-relative:text" from="108pt,16.9pt" to="342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" strokecolor="black [3213]" strokeweight="2.25pt">
                <v:stroke joinstyle="miter"/>
              </v:line>
            </w:pict>
          </mc:Fallback>
        </mc:AlternateContent>
      </w:r>
    </w:p>
    <w:p w14:paraId="1208A795" w14:textId="77777777" w:rsidR="00930479" w:rsidRPr="00930479" w:rsidRDefault="00930479" w:rsidP="00930479">
      <w:pPr>
        <w:rPr>
          <w:rFonts w:ascii="Arial" w:hAnsi="Arial" w:cs="Arial"/>
          <w:sz w:val="22"/>
          <w:szCs w:val="22"/>
          <w:lang w:val="en-GB"/>
        </w:rPr>
      </w:pPr>
    </w:p>
    <w:p w14:paraId="4F669477" w14:textId="77777777" w:rsidR="00930479" w:rsidRDefault="00930479" w:rsidP="00930479">
      <w:pPr>
        <w:rPr>
          <w:rFonts w:ascii="Arial" w:hAnsi="Arial" w:cs="Arial"/>
          <w:sz w:val="22"/>
          <w:szCs w:val="22"/>
          <w:lang w:val="en-GB"/>
        </w:rPr>
      </w:pPr>
    </w:p>
    <w:p w14:paraId="045EAFCC" w14:textId="77777777" w:rsidR="00930479" w:rsidRDefault="00930479" w:rsidP="00930479">
      <w:pPr>
        <w:rPr>
          <w:rFonts w:ascii="Arial" w:hAnsi="Arial" w:cs="Arial"/>
          <w:sz w:val="22"/>
          <w:szCs w:val="22"/>
          <w:lang w:val="en-GB"/>
        </w:rPr>
      </w:pPr>
    </w:p>
    <w:p w14:paraId="7111BB98" w14:textId="3F8AE0D4" w:rsidR="00930479" w:rsidRDefault="00930479" w:rsidP="00930479">
      <w:pPr>
        <w:rPr>
          <w:rFonts w:ascii="Arial" w:hAnsi="Arial" w:cs="Arial"/>
          <w:sz w:val="22"/>
          <w:szCs w:val="22"/>
          <w:lang w:val="en-GB"/>
        </w:rPr>
      </w:pPr>
      <w:r w:rsidRPr="00930479">
        <w:rPr>
          <w:rFonts w:ascii="Arial" w:hAnsi="Arial" w:cs="Arial"/>
          <w:sz w:val="22"/>
          <w:szCs w:val="22"/>
          <w:lang w:val="en-GB"/>
        </w:rPr>
        <w:t xml:space="preserve">Fluorescence can be used as a spectroscopic technique to identify unknown substances by the characteristic emissions they produce. </w:t>
      </w:r>
    </w:p>
    <w:p w14:paraId="0ADEB345" w14:textId="77777777" w:rsidR="00930479" w:rsidRPr="00930479" w:rsidRDefault="00930479" w:rsidP="00930479">
      <w:pPr>
        <w:rPr>
          <w:rFonts w:ascii="Arial" w:hAnsi="Arial" w:cs="Arial"/>
          <w:sz w:val="22"/>
          <w:szCs w:val="22"/>
          <w:lang w:val="en-GB"/>
        </w:rPr>
      </w:pPr>
    </w:p>
    <w:p w14:paraId="273CDA9B" w14:textId="6DCFA1EB" w:rsidR="00930479" w:rsidRDefault="00930479" w:rsidP="006E329E">
      <w:pPr>
        <w:rPr>
          <w:rFonts w:ascii="Arial" w:hAnsi="Arial" w:cs="Arial"/>
          <w:sz w:val="22"/>
          <w:szCs w:val="22"/>
          <w:lang w:val="en-GB"/>
        </w:rPr>
      </w:pPr>
      <w:r w:rsidRPr="00930479">
        <w:rPr>
          <w:rFonts w:ascii="Arial" w:hAnsi="Arial" w:cs="Arial"/>
          <w:sz w:val="22"/>
          <w:szCs w:val="22"/>
          <w:lang w:val="en-GB"/>
        </w:rPr>
        <w:t>(b)</w:t>
      </w:r>
      <w:r w:rsidRPr="00930479">
        <w:rPr>
          <w:rFonts w:ascii="Arial" w:hAnsi="Arial" w:cs="Arial"/>
          <w:sz w:val="22"/>
          <w:szCs w:val="22"/>
          <w:lang w:val="en-GB"/>
        </w:rPr>
        <w:tab/>
        <w:t>Explain what is meant by the term ‘characteristic emissions’ in this context.</w:t>
      </w:r>
      <w:r w:rsidR="006E329E">
        <w:rPr>
          <w:rFonts w:ascii="Arial" w:hAnsi="Arial" w:cs="Arial"/>
          <w:sz w:val="22"/>
          <w:szCs w:val="22"/>
          <w:lang w:val="en-GB"/>
        </w:rPr>
        <w:t xml:space="preserve">                     </w:t>
      </w:r>
      <w:r w:rsidRPr="00930479">
        <w:rPr>
          <w:rFonts w:ascii="Arial" w:hAnsi="Arial" w:cs="Arial"/>
          <w:sz w:val="22"/>
          <w:szCs w:val="22"/>
          <w:lang w:val="en-GB"/>
        </w:rPr>
        <w:t>(4</w:t>
      </w:r>
      <w:r w:rsidR="006E329E">
        <w:rPr>
          <w:rFonts w:ascii="Arial" w:hAnsi="Arial" w:cs="Arial"/>
          <w:sz w:val="22"/>
          <w:szCs w:val="22"/>
          <w:lang w:val="en-GB"/>
        </w:rPr>
        <w:t xml:space="preserve"> marks</w:t>
      </w:r>
      <w:r w:rsidRPr="00930479">
        <w:rPr>
          <w:rFonts w:ascii="Arial" w:hAnsi="Arial" w:cs="Arial"/>
          <w:sz w:val="22"/>
          <w:szCs w:val="22"/>
          <w:lang w:val="en-GB"/>
        </w:rPr>
        <w:t>)</w:t>
      </w:r>
    </w:p>
    <w:p w14:paraId="5D0C5E08" w14:textId="77777777" w:rsidR="00930479" w:rsidRPr="00930479" w:rsidRDefault="00930479" w:rsidP="00930479">
      <w:pPr>
        <w:jc w:val="right"/>
        <w:rPr>
          <w:rFonts w:ascii="Arial" w:hAnsi="Arial" w:cs="Arial"/>
          <w:sz w:val="22"/>
          <w:szCs w:val="22"/>
          <w:lang w:val="en-GB"/>
        </w:rPr>
      </w:pPr>
    </w:p>
    <w:p w14:paraId="649B28B3" w14:textId="186070C1" w:rsidR="00930479" w:rsidRPr="00930479" w:rsidRDefault="00930479" w:rsidP="00930479">
      <w:pPr>
        <w:spacing w:line="480" w:lineRule="auto"/>
        <w:rPr>
          <w:rFonts w:ascii="Arial" w:hAnsi="Arial" w:cs="Arial"/>
          <w:sz w:val="22"/>
          <w:szCs w:val="22"/>
          <w:lang w:val="en-GB"/>
        </w:rPr>
      </w:pPr>
      <w:r w:rsidRPr="00930479">
        <w:rPr>
          <w:rFonts w:ascii="Arial" w:hAnsi="Arial" w:cs="Arial"/>
          <w:sz w:val="22"/>
          <w:szCs w:val="22"/>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lang w:val="en-GB"/>
        </w:rPr>
        <w:t>______________________________________________________________________</w:t>
      </w:r>
    </w:p>
    <w:p w14:paraId="2F75444E" w14:textId="77777777" w:rsidR="00930479" w:rsidRPr="00930479" w:rsidRDefault="00930479" w:rsidP="00930479">
      <w:pPr>
        <w:rPr>
          <w:rFonts w:ascii="Arial" w:hAnsi="Arial" w:cs="Arial"/>
          <w:sz w:val="22"/>
          <w:szCs w:val="22"/>
          <w:lang w:val="en-GB"/>
        </w:rPr>
      </w:pPr>
      <w:r w:rsidRPr="00930479">
        <w:rPr>
          <w:rFonts w:ascii="Arial" w:hAnsi="Arial" w:cs="Arial"/>
          <w:sz w:val="22"/>
          <w:szCs w:val="22"/>
          <w:lang w:val="en-GB"/>
        </w:rPr>
        <w:br w:type="page"/>
      </w:r>
    </w:p>
    <w:p w14:paraId="40CA1FAE" w14:textId="3CAB4AAC" w:rsidR="00930479" w:rsidRPr="00930479" w:rsidRDefault="00930479" w:rsidP="00930479">
      <w:pPr>
        <w:rPr>
          <w:rFonts w:ascii="Arial" w:hAnsi="Arial" w:cs="Arial"/>
          <w:sz w:val="22"/>
          <w:szCs w:val="22"/>
          <w:lang w:val="en-GB"/>
        </w:rPr>
      </w:pPr>
      <w:r w:rsidRPr="00930479">
        <w:rPr>
          <w:rFonts w:ascii="Arial" w:hAnsi="Arial" w:cs="Arial"/>
          <w:sz w:val="22"/>
          <w:szCs w:val="22"/>
          <w:lang w:val="en-GB"/>
        </w:rPr>
        <w:lastRenderedPageBreak/>
        <w:t xml:space="preserve">The characteristic emissions produced by two substances </w:t>
      </w:r>
      <w:r w:rsidR="00C60C0C">
        <w:rPr>
          <w:rFonts w:ascii="Arial" w:hAnsi="Arial" w:cs="Arial"/>
          <w:sz w:val="22"/>
          <w:szCs w:val="22"/>
          <w:lang w:val="en-GB"/>
        </w:rPr>
        <w:t>-</w:t>
      </w:r>
      <w:r w:rsidRPr="00930479">
        <w:rPr>
          <w:rFonts w:ascii="Arial" w:hAnsi="Arial" w:cs="Arial"/>
          <w:sz w:val="22"/>
          <w:szCs w:val="22"/>
          <w:lang w:val="en-GB"/>
        </w:rPr>
        <w:t xml:space="preserve"> a green fluorescent protein and chlorophyll </w:t>
      </w:r>
      <w:r w:rsidR="00C60C0C">
        <w:rPr>
          <w:rFonts w:ascii="Arial" w:hAnsi="Arial" w:cs="Arial"/>
          <w:sz w:val="22"/>
          <w:szCs w:val="22"/>
          <w:lang w:val="en-GB"/>
        </w:rPr>
        <w:t>-</w:t>
      </w:r>
      <w:r w:rsidRPr="00930479">
        <w:rPr>
          <w:rFonts w:ascii="Arial" w:hAnsi="Arial" w:cs="Arial"/>
          <w:sz w:val="22"/>
          <w:szCs w:val="22"/>
          <w:lang w:val="en-GB"/>
        </w:rPr>
        <w:t xml:space="preserve"> are shown in the spectrograph below.</w:t>
      </w:r>
    </w:p>
    <w:p w14:paraId="252E2AA8" w14:textId="7EFF32B7" w:rsidR="00930479" w:rsidRPr="00930479" w:rsidRDefault="00930479" w:rsidP="00930479">
      <w:pPr>
        <w:rPr>
          <w:rFonts w:ascii="Arial" w:hAnsi="Arial" w:cs="Arial"/>
          <w:sz w:val="22"/>
          <w:szCs w:val="22"/>
          <w:lang w:val="en-GB"/>
        </w:rPr>
      </w:pPr>
    </w:p>
    <w:p w14:paraId="52A2F006" w14:textId="1DF58C5A" w:rsidR="0015394F" w:rsidRDefault="0015394F" w:rsidP="0015394F">
      <w:pPr>
        <w:tabs>
          <w:tab w:val="left" w:pos="1710"/>
        </w:tabs>
        <w:rPr>
          <w:rFonts w:ascii="Arial" w:hAnsi="Arial" w:cs="Arial"/>
          <w:sz w:val="22"/>
          <w:szCs w:val="22"/>
          <w:lang w:val="en-GB"/>
        </w:rPr>
      </w:pPr>
    </w:p>
    <w:p w14:paraId="36714413" w14:textId="2F8665C9" w:rsidR="0015394F" w:rsidRDefault="0015394F" w:rsidP="0015394F">
      <w:pPr>
        <w:jc w:val="center"/>
        <w:rPr>
          <w:rFonts w:ascii="Arial" w:hAnsi="Arial" w:cs="Arial"/>
          <w:sz w:val="22"/>
          <w:szCs w:val="22"/>
          <w:lang w:val="en-GB"/>
        </w:rPr>
      </w:pPr>
      <w:r w:rsidRPr="0015394F">
        <w:rPr>
          <w:rFonts w:ascii="Arial" w:hAnsi="Arial" w:cs="Arial"/>
          <w:noProof/>
          <w:sz w:val="22"/>
          <w:szCs w:val="22"/>
          <w:lang w:val="en-GB"/>
        </w:rPr>
        <w:drawing>
          <wp:inline distT="0" distB="0" distL="0" distR="0" wp14:anchorId="5B4747F0" wp14:editId="39A9509D">
            <wp:extent cx="3625850" cy="2730500"/>
            <wp:effectExtent l="0" t="0" r="0" b="0"/>
            <wp:docPr id="190616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25850" cy="2730500"/>
                    </a:xfrm>
                    <a:prstGeom prst="rect">
                      <a:avLst/>
                    </a:prstGeom>
                    <a:noFill/>
                    <a:ln>
                      <a:noFill/>
                    </a:ln>
                  </pic:spPr>
                </pic:pic>
              </a:graphicData>
            </a:graphic>
          </wp:inline>
        </w:drawing>
      </w:r>
    </w:p>
    <w:p w14:paraId="5F348FA4" w14:textId="77777777" w:rsidR="0015394F" w:rsidRDefault="0015394F" w:rsidP="00930479">
      <w:pPr>
        <w:rPr>
          <w:rFonts w:ascii="Arial" w:hAnsi="Arial" w:cs="Arial"/>
          <w:sz w:val="22"/>
          <w:szCs w:val="22"/>
          <w:lang w:val="en-GB"/>
        </w:rPr>
      </w:pPr>
    </w:p>
    <w:p w14:paraId="1228D306" w14:textId="525245E3" w:rsidR="00930479" w:rsidRPr="00930479" w:rsidRDefault="00930479" w:rsidP="00AE1B72">
      <w:pPr>
        <w:rPr>
          <w:rFonts w:ascii="Arial" w:hAnsi="Arial" w:cs="Arial"/>
          <w:sz w:val="22"/>
          <w:szCs w:val="22"/>
          <w:lang w:val="en-GB"/>
        </w:rPr>
      </w:pPr>
      <w:r w:rsidRPr="00930479">
        <w:rPr>
          <w:rFonts w:ascii="Arial" w:hAnsi="Arial" w:cs="Arial"/>
          <w:sz w:val="22"/>
          <w:szCs w:val="22"/>
          <w:lang w:val="en-GB"/>
        </w:rPr>
        <w:t>(c)</w:t>
      </w:r>
      <w:r w:rsidRPr="00930479">
        <w:rPr>
          <w:rFonts w:ascii="Arial" w:hAnsi="Arial" w:cs="Arial"/>
          <w:sz w:val="22"/>
          <w:szCs w:val="22"/>
          <w:lang w:val="en-GB"/>
        </w:rPr>
        <w:tab/>
        <w:t xml:space="preserve">During the fluorescent spectroscopy process, a characteristic photon emission of </w:t>
      </w:r>
      <w:r w:rsidRPr="00930479">
        <w:rPr>
          <w:rFonts w:ascii="Arial" w:hAnsi="Arial" w:cs="Arial"/>
          <w:sz w:val="22"/>
          <w:szCs w:val="22"/>
          <w:lang w:val="en-GB"/>
        </w:rPr>
        <w:tab/>
        <w:t>energy 1.83 eV</w:t>
      </w:r>
      <w:r w:rsidR="006D33C8">
        <w:rPr>
          <w:rFonts w:ascii="Arial" w:hAnsi="Arial" w:cs="Arial"/>
          <w:sz w:val="22"/>
          <w:szCs w:val="22"/>
          <w:lang w:val="en-GB"/>
        </w:rPr>
        <w:t xml:space="preserve"> </w:t>
      </w:r>
      <w:r w:rsidR="006D33C8">
        <w:rPr>
          <w:rFonts w:ascii="Arial" w:hAnsi="Arial" w:cs="Arial"/>
          <w:sz w:val="22"/>
          <w:szCs w:val="22"/>
          <w:lang w:val="en-GB"/>
        </w:rPr>
        <w:tab/>
        <w:t>is emitted</w:t>
      </w:r>
      <w:r w:rsidRPr="00930479">
        <w:rPr>
          <w:rFonts w:ascii="Arial" w:hAnsi="Arial" w:cs="Arial"/>
          <w:sz w:val="22"/>
          <w:szCs w:val="22"/>
          <w:lang w:val="en-GB"/>
        </w:rPr>
        <w:t xml:space="preserve"> from a sample. Is this sample green fluorescent protein or chlorophyll? Answer with a </w:t>
      </w:r>
      <w:r w:rsidR="0015394F">
        <w:rPr>
          <w:rFonts w:ascii="Arial" w:hAnsi="Arial" w:cs="Arial"/>
          <w:sz w:val="22"/>
          <w:szCs w:val="22"/>
          <w:lang w:val="en-GB"/>
        </w:rPr>
        <w:tab/>
      </w:r>
      <w:r w:rsidRPr="00930479">
        <w:rPr>
          <w:rFonts w:ascii="Arial" w:hAnsi="Arial" w:cs="Arial"/>
          <w:sz w:val="22"/>
          <w:szCs w:val="22"/>
          <w:lang w:val="en-GB"/>
        </w:rPr>
        <w:t xml:space="preserve">calculation. </w:t>
      </w:r>
      <w:r w:rsidR="00AE1B72">
        <w:rPr>
          <w:rFonts w:ascii="Arial" w:hAnsi="Arial" w:cs="Arial"/>
          <w:sz w:val="22"/>
          <w:szCs w:val="22"/>
          <w:lang w:val="en-GB"/>
        </w:rPr>
        <w:t xml:space="preserve"> </w:t>
      </w:r>
      <w:r w:rsidR="00AE1B72">
        <w:rPr>
          <w:rFonts w:ascii="Arial" w:hAnsi="Arial" w:cs="Arial"/>
          <w:sz w:val="22"/>
          <w:szCs w:val="22"/>
          <w:lang w:val="en-GB"/>
        </w:rPr>
        <w:tab/>
      </w:r>
      <w:r w:rsidR="00AE1B72">
        <w:rPr>
          <w:rFonts w:ascii="Arial" w:hAnsi="Arial" w:cs="Arial"/>
          <w:sz w:val="22"/>
          <w:szCs w:val="22"/>
          <w:lang w:val="en-GB"/>
        </w:rPr>
        <w:tab/>
      </w:r>
      <w:r w:rsidR="00AE1B72">
        <w:rPr>
          <w:rFonts w:ascii="Arial" w:hAnsi="Arial" w:cs="Arial"/>
          <w:sz w:val="22"/>
          <w:szCs w:val="22"/>
          <w:lang w:val="en-GB"/>
        </w:rPr>
        <w:tab/>
      </w:r>
      <w:r w:rsidR="00AE1B72">
        <w:rPr>
          <w:rFonts w:ascii="Arial" w:hAnsi="Arial" w:cs="Arial"/>
          <w:sz w:val="22"/>
          <w:szCs w:val="22"/>
          <w:lang w:val="en-GB"/>
        </w:rPr>
        <w:tab/>
      </w:r>
      <w:r w:rsidR="00AE1B72">
        <w:rPr>
          <w:rFonts w:ascii="Arial" w:hAnsi="Arial" w:cs="Arial"/>
          <w:sz w:val="22"/>
          <w:szCs w:val="22"/>
          <w:lang w:val="en-GB"/>
        </w:rPr>
        <w:tab/>
      </w:r>
      <w:r w:rsidR="00AE1B72">
        <w:rPr>
          <w:rFonts w:ascii="Arial" w:hAnsi="Arial" w:cs="Arial"/>
          <w:sz w:val="22"/>
          <w:szCs w:val="22"/>
          <w:lang w:val="en-GB"/>
        </w:rPr>
        <w:tab/>
      </w:r>
      <w:r w:rsidR="00AE1B72">
        <w:rPr>
          <w:rFonts w:ascii="Arial" w:hAnsi="Arial" w:cs="Arial"/>
          <w:sz w:val="22"/>
          <w:szCs w:val="22"/>
          <w:lang w:val="en-GB"/>
        </w:rPr>
        <w:tab/>
      </w:r>
      <w:r w:rsidR="00AE1B72">
        <w:rPr>
          <w:rFonts w:ascii="Arial" w:hAnsi="Arial" w:cs="Arial"/>
          <w:sz w:val="22"/>
          <w:szCs w:val="22"/>
          <w:lang w:val="en-GB"/>
        </w:rPr>
        <w:tab/>
      </w:r>
      <w:r w:rsidR="00AE1B72">
        <w:rPr>
          <w:rFonts w:ascii="Arial" w:hAnsi="Arial" w:cs="Arial"/>
          <w:sz w:val="22"/>
          <w:szCs w:val="22"/>
          <w:lang w:val="en-GB"/>
        </w:rPr>
        <w:tab/>
      </w:r>
      <w:r w:rsidR="00AE1B72">
        <w:rPr>
          <w:rFonts w:ascii="Arial" w:hAnsi="Arial" w:cs="Arial"/>
          <w:sz w:val="22"/>
          <w:szCs w:val="22"/>
          <w:lang w:val="en-GB"/>
        </w:rPr>
        <w:tab/>
        <w:t xml:space="preserve">          </w:t>
      </w:r>
      <w:r w:rsidRPr="00930479">
        <w:rPr>
          <w:rFonts w:ascii="Arial" w:hAnsi="Arial" w:cs="Arial"/>
          <w:sz w:val="22"/>
          <w:szCs w:val="22"/>
          <w:lang w:val="en-GB"/>
        </w:rPr>
        <w:t>(5</w:t>
      </w:r>
      <w:r w:rsidR="00AE1B72">
        <w:rPr>
          <w:rFonts w:ascii="Arial" w:hAnsi="Arial" w:cs="Arial"/>
          <w:sz w:val="22"/>
          <w:szCs w:val="22"/>
          <w:lang w:val="en-GB"/>
        </w:rPr>
        <w:t xml:space="preserve"> marks</w:t>
      </w:r>
      <w:r w:rsidRPr="00930479">
        <w:rPr>
          <w:rFonts w:ascii="Arial" w:hAnsi="Arial" w:cs="Arial"/>
          <w:sz w:val="22"/>
          <w:szCs w:val="22"/>
          <w:lang w:val="en-GB"/>
        </w:rPr>
        <w:t>)</w:t>
      </w:r>
    </w:p>
    <w:p w14:paraId="43343617" w14:textId="77777777" w:rsidR="00930479" w:rsidRPr="00930479" w:rsidRDefault="00930479" w:rsidP="00930479">
      <w:pPr>
        <w:jc w:val="right"/>
        <w:rPr>
          <w:rFonts w:ascii="Arial" w:hAnsi="Arial" w:cs="Arial"/>
          <w:sz w:val="22"/>
          <w:szCs w:val="22"/>
          <w:lang w:val="en-GB"/>
        </w:rPr>
      </w:pPr>
    </w:p>
    <w:p w14:paraId="450BF0F0" w14:textId="77777777" w:rsidR="00930479" w:rsidRPr="00930479" w:rsidRDefault="00930479" w:rsidP="00930479">
      <w:pPr>
        <w:jc w:val="right"/>
        <w:rPr>
          <w:rFonts w:ascii="Arial" w:hAnsi="Arial" w:cs="Arial"/>
          <w:sz w:val="22"/>
          <w:szCs w:val="22"/>
          <w:lang w:val="en-GB"/>
        </w:rPr>
      </w:pPr>
    </w:p>
    <w:p w14:paraId="76270632" w14:textId="77777777" w:rsidR="00930479" w:rsidRPr="00930479" w:rsidRDefault="00930479" w:rsidP="00930479">
      <w:pPr>
        <w:jc w:val="right"/>
        <w:rPr>
          <w:rFonts w:ascii="Arial" w:hAnsi="Arial" w:cs="Arial"/>
          <w:sz w:val="22"/>
          <w:szCs w:val="22"/>
          <w:lang w:val="en-GB"/>
        </w:rPr>
      </w:pPr>
    </w:p>
    <w:p w14:paraId="5225924A" w14:textId="77777777" w:rsidR="00930479" w:rsidRPr="00930479" w:rsidRDefault="00930479" w:rsidP="00930479">
      <w:pPr>
        <w:jc w:val="right"/>
        <w:rPr>
          <w:rFonts w:ascii="Arial" w:hAnsi="Arial" w:cs="Arial"/>
          <w:sz w:val="22"/>
          <w:szCs w:val="22"/>
          <w:lang w:val="en-GB"/>
        </w:rPr>
      </w:pPr>
    </w:p>
    <w:p w14:paraId="066A10E8" w14:textId="77777777" w:rsidR="00930479" w:rsidRPr="00930479" w:rsidRDefault="00930479" w:rsidP="00930479">
      <w:pPr>
        <w:jc w:val="right"/>
        <w:rPr>
          <w:rFonts w:ascii="Arial" w:hAnsi="Arial" w:cs="Arial"/>
          <w:sz w:val="22"/>
          <w:szCs w:val="22"/>
          <w:lang w:val="en-GB"/>
        </w:rPr>
      </w:pPr>
    </w:p>
    <w:p w14:paraId="2E17369A" w14:textId="77777777" w:rsidR="00930479" w:rsidRPr="00930479" w:rsidRDefault="00930479" w:rsidP="00930479">
      <w:pPr>
        <w:jc w:val="right"/>
        <w:rPr>
          <w:rFonts w:ascii="Arial" w:hAnsi="Arial" w:cs="Arial"/>
          <w:sz w:val="22"/>
          <w:szCs w:val="22"/>
          <w:lang w:val="en-GB"/>
        </w:rPr>
      </w:pPr>
    </w:p>
    <w:p w14:paraId="4B966CC3" w14:textId="77777777" w:rsidR="00930479" w:rsidRPr="00930479" w:rsidRDefault="00930479" w:rsidP="00930479">
      <w:pPr>
        <w:jc w:val="right"/>
        <w:rPr>
          <w:rFonts w:ascii="Arial" w:hAnsi="Arial" w:cs="Arial"/>
          <w:sz w:val="22"/>
          <w:szCs w:val="22"/>
          <w:lang w:val="en-GB"/>
        </w:rPr>
      </w:pPr>
    </w:p>
    <w:p w14:paraId="64D7653B" w14:textId="77777777" w:rsidR="00930479" w:rsidRPr="00930479" w:rsidRDefault="00930479" w:rsidP="00930479">
      <w:pPr>
        <w:jc w:val="right"/>
        <w:rPr>
          <w:rFonts w:ascii="Arial" w:hAnsi="Arial" w:cs="Arial"/>
          <w:sz w:val="22"/>
          <w:szCs w:val="22"/>
          <w:lang w:val="en-GB"/>
        </w:rPr>
      </w:pPr>
    </w:p>
    <w:p w14:paraId="365373F5" w14:textId="77777777" w:rsidR="00930479" w:rsidRPr="00930479" w:rsidRDefault="00930479" w:rsidP="00930479">
      <w:pPr>
        <w:jc w:val="right"/>
        <w:rPr>
          <w:rFonts w:ascii="Arial" w:hAnsi="Arial" w:cs="Arial"/>
          <w:sz w:val="22"/>
          <w:szCs w:val="22"/>
          <w:lang w:val="en-GB"/>
        </w:rPr>
      </w:pPr>
    </w:p>
    <w:p w14:paraId="3A944A95" w14:textId="77777777" w:rsidR="00930479" w:rsidRPr="00930479" w:rsidRDefault="00930479" w:rsidP="00930479">
      <w:pPr>
        <w:rPr>
          <w:rFonts w:ascii="Arial" w:hAnsi="Arial" w:cs="Arial"/>
          <w:sz w:val="22"/>
          <w:szCs w:val="22"/>
          <w:lang w:val="en-GB"/>
        </w:rPr>
      </w:pPr>
    </w:p>
    <w:p w14:paraId="3B8412F6" w14:textId="77777777" w:rsidR="0015394F" w:rsidRDefault="0015394F" w:rsidP="00930479">
      <w:pPr>
        <w:rPr>
          <w:rFonts w:ascii="Arial" w:hAnsi="Arial" w:cs="Arial"/>
          <w:sz w:val="22"/>
          <w:szCs w:val="22"/>
          <w:lang w:val="en-GB"/>
        </w:rPr>
      </w:pPr>
    </w:p>
    <w:p w14:paraId="080DD723" w14:textId="77777777" w:rsidR="0015394F" w:rsidRDefault="0015394F" w:rsidP="00930479">
      <w:pPr>
        <w:rPr>
          <w:rFonts w:ascii="Arial" w:hAnsi="Arial" w:cs="Arial"/>
          <w:sz w:val="22"/>
          <w:szCs w:val="22"/>
          <w:lang w:val="en-GB"/>
        </w:rPr>
      </w:pPr>
    </w:p>
    <w:p w14:paraId="0C4C376D" w14:textId="77777777" w:rsidR="0015394F" w:rsidRDefault="0015394F" w:rsidP="00930479">
      <w:pPr>
        <w:rPr>
          <w:rFonts w:ascii="Arial" w:hAnsi="Arial" w:cs="Arial"/>
          <w:sz w:val="22"/>
          <w:szCs w:val="22"/>
          <w:lang w:val="en-GB"/>
        </w:rPr>
      </w:pPr>
    </w:p>
    <w:p w14:paraId="3BA304B6" w14:textId="77777777" w:rsidR="0015394F" w:rsidRDefault="0015394F" w:rsidP="00930479">
      <w:pPr>
        <w:rPr>
          <w:rFonts w:ascii="Arial" w:hAnsi="Arial" w:cs="Arial"/>
          <w:sz w:val="22"/>
          <w:szCs w:val="22"/>
          <w:lang w:val="en-GB"/>
        </w:rPr>
      </w:pPr>
    </w:p>
    <w:p w14:paraId="1376D087" w14:textId="77777777" w:rsidR="0015394F" w:rsidRDefault="0015394F" w:rsidP="00930479">
      <w:pPr>
        <w:rPr>
          <w:rFonts w:ascii="Arial" w:hAnsi="Arial" w:cs="Arial"/>
          <w:sz w:val="22"/>
          <w:szCs w:val="22"/>
          <w:lang w:val="en-GB"/>
        </w:rPr>
      </w:pPr>
    </w:p>
    <w:p w14:paraId="0AD6F3E3" w14:textId="77777777" w:rsidR="0015394F" w:rsidRDefault="0015394F" w:rsidP="00930479">
      <w:pPr>
        <w:rPr>
          <w:rFonts w:ascii="Arial" w:hAnsi="Arial" w:cs="Arial"/>
          <w:sz w:val="22"/>
          <w:szCs w:val="22"/>
          <w:lang w:val="en-GB"/>
        </w:rPr>
      </w:pPr>
    </w:p>
    <w:p w14:paraId="6B347895" w14:textId="77777777" w:rsidR="0015394F" w:rsidRDefault="0015394F" w:rsidP="00930479">
      <w:pPr>
        <w:rPr>
          <w:rFonts w:ascii="Arial" w:hAnsi="Arial" w:cs="Arial"/>
          <w:sz w:val="22"/>
          <w:szCs w:val="22"/>
          <w:lang w:val="en-GB"/>
        </w:rPr>
      </w:pPr>
    </w:p>
    <w:p w14:paraId="24EF591D" w14:textId="77777777" w:rsidR="0015394F" w:rsidRDefault="0015394F" w:rsidP="00930479">
      <w:pPr>
        <w:rPr>
          <w:rFonts w:ascii="Arial" w:hAnsi="Arial" w:cs="Arial"/>
          <w:sz w:val="22"/>
          <w:szCs w:val="22"/>
          <w:lang w:val="en-GB"/>
        </w:rPr>
      </w:pPr>
    </w:p>
    <w:p w14:paraId="14D09472" w14:textId="77777777" w:rsidR="0015394F" w:rsidRDefault="0015394F" w:rsidP="00930479">
      <w:pPr>
        <w:rPr>
          <w:rFonts w:ascii="Arial" w:hAnsi="Arial" w:cs="Arial"/>
          <w:sz w:val="22"/>
          <w:szCs w:val="22"/>
          <w:lang w:val="en-GB"/>
        </w:rPr>
      </w:pPr>
    </w:p>
    <w:p w14:paraId="094CDA2D" w14:textId="77777777" w:rsidR="0015394F" w:rsidRDefault="0015394F" w:rsidP="0015394F">
      <w:pPr>
        <w:spacing w:after="160" w:line="259" w:lineRule="auto"/>
        <w:rPr>
          <w:rFonts w:ascii="Arial" w:hAnsi="Arial" w:cs="Arial"/>
          <w:sz w:val="22"/>
          <w:szCs w:val="22"/>
          <w:lang w:val="en-GB"/>
        </w:rPr>
      </w:pPr>
    </w:p>
    <w:p w14:paraId="06FAA86B" w14:textId="77777777" w:rsidR="0015394F" w:rsidRDefault="0015394F" w:rsidP="0015394F">
      <w:pPr>
        <w:spacing w:after="160" w:line="259" w:lineRule="auto"/>
        <w:rPr>
          <w:rFonts w:ascii="Arial" w:hAnsi="Arial" w:cs="Arial"/>
          <w:sz w:val="22"/>
          <w:szCs w:val="22"/>
          <w:lang w:val="en-GB"/>
        </w:rPr>
      </w:pPr>
    </w:p>
    <w:p w14:paraId="1B17272F" w14:textId="77777777" w:rsidR="0015394F" w:rsidRDefault="0015394F" w:rsidP="0015394F">
      <w:pPr>
        <w:spacing w:after="160" w:line="259" w:lineRule="auto"/>
        <w:rPr>
          <w:rFonts w:ascii="Arial" w:hAnsi="Arial" w:cs="Arial"/>
          <w:sz w:val="22"/>
          <w:szCs w:val="22"/>
          <w:lang w:val="en-GB"/>
        </w:rPr>
      </w:pPr>
    </w:p>
    <w:p w14:paraId="597709FC" w14:textId="77777777" w:rsidR="0015394F" w:rsidRDefault="0015394F" w:rsidP="0015394F">
      <w:pPr>
        <w:spacing w:after="160" w:line="259" w:lineRule="auto"/>
        <w:rPr>
          <w:rFonts w:ascii="Arial" w:hAnsi="Arial" w:cs="Arial"/>
          <w:sz w:val="22"/>
          <w:szCs w:val="22"/>
          <w:lang w:val="en-GB"/>
        </w:rPr>
      </w:pPr>
    </w:p>
    <w:p w14:paraId="56102B56" w14:textId="77777777" w:rsidR="0015394F" w:rsidRDefault="0015394F" w:rsidP="0015394F">
      <w:pPr>
        <w:spacing w:after="160" w:line="259" w:lineRule="auto"/>
        <w:rPr>
          <w:rFonts w:ascii="Arial" w:hAnsi="Arial" w:cs="Arial"/>
          <w:sz w:val="22"/>
          <w:szCs w:val="22"/>
          <w:lang w:val="en-GB"/>
        </w:rPr>
      </w:pPr>
    </w:p>
    <w:p w14:paraId="5D2A8053" w14:textId="77777777" w:rsidR="0015394F" w:rsidRDefault="0015394F" w:rsidP="0015394F">
      <w:pPr>
        <w:spacing w:after="160" w:line="259" w:lineRule="auto"/>
        <w:rPr>
          <w:rFonts w:ascii="Arial" w:hAnsi="Arial" w:cs="Arial"/>
          <w:sz w:val="22"/>
          <w:szCs w:val="22"/>
          <w:lang w:val="en-GB"/>
        </w:rPr>
      </w:pPr>
    </w:p>
    <w:p w14:paraId="05E8C078" w14:textId="77777777" w:rsidR="001112D3" w:rsidRDefault="001112D3">
      <w:pPr>
        <w:spacing w:after="160" w:line="259" w:lineRule="auto"/>
        <w:rPr>
          <w:rFonts w:ascii="Arial" w:hAnsi="Arial" w:cs="Arial"/>
          <w:sz w:val="22"/>
          <w:szCs w:val="22"/>
          <w:lang w:val="en-GB"/>
        </w:rPr>
      </w:pPr>
      <w:r>
        <w:rPr>
          <w:rFonts w:ascii="Arial" w:hAnsi="Arial" w:cs="Arial"/>
          <w:sz w:val="22"/>
          <w:szCs w:val="22"/>
          <w:lang w:val="en-GB"/>
        </w:rPr>
        <w:br w:type="page"/>
      </w:r>
    </w:p>
    <w:p w14:paraId="3F1F65C9" w14:textId="77777777" w:rsidR="00057DBC" w:rsidRDefault="00057DBC" w:rsidP="0015394F">
      <w:pPr>
        <w:spacing w:after="160" w:line="259" w:lineRule="auto"/>
        <w:rPr>
          <w:rFonts w:ascii="Arial" w:hAnsi="Arial" w:cs="Arial"/>
          <w:sz w:val="22"/>
          <w:szCs w:val="22"/>
          <w:lang w:val="en-GB"/>
        </w:rPr>
      </w:pPr>
    </w:p>
    <w:p w14:paraId="65FE0207" w14:textId="6A75AA9E" w:rsidR="00930479" w:rsidRPr="00930479" w:rsidRDefault="00930479" w:rsidP="0015394F">
      <w:pPr>
        <w:spacing w:after="160" w:line="259" w:lineRule="auto"/>
        <w:rPr>
          <w:rFonts w:ascii="Arial" w:hAnsi="Arial" w:cs="Arial"/>
          <w:sz w:val="22"/>
          <w:szCs w:val="22"/>
          <w:lang w:val="en-GB"/>
        </w:rPr>
      </w:pPr>
      <w:r w:rsidRPr="00930479">
        <w:rPr>
          <w:rFonts w:ascii="Arial" w:hAnsi="Arial" w:cs="Arial"/>
          <w:sz w:val="22"/>
          <w:szCs w:val="22"/>
          <w:lang w:val="en-GB"/>
        </w:rPr>
        <w:t xml:space="preserve">The energy level diagram for the green fluorescent protein is shown below. It is incomplete. </w:t>
      </w:r>
    </w:p>
    <w:p w14:paraId="5CA0C6D2" w14:textId="7EF44338" w:rsidR="00930479" w:rsidRPr="00930479" w:rsidRDefault="0015394F" w:rsidP="0015394F">
      <w:pPr>
        <w:jc w:val="center"/>
        <w:rPr>
          <w:rFonts w:ascii="Arial" w:hAnsi="Arial" w:cs="Arial"/>
          <w:sz w:val="22"/>
          <w:szCs w:val="22"/>
          <w:lang w:val="en-GB"/>
        </w:rPr>
      </w:pPr>
      <w:r w:rsidRPr="0015394F">
        <w:rPr>
          <w:rFonts w:ascii="Arial" w:hAnsi="Arial" w:cs="Arial"/>
          <w:noProof/>
          <w:sz w:val="22"/>
          <w:szCs w:val="22"/>
          <w:lang w:val="en-GB"/>
        </w:rPr>
        <w:drawing>
          <wp:inline distT="0" distB="0" distL="0" distR="0" wp14:anchorId="5BCA1AA0" wp14:editId="6AEC1BD2">
            <wp:extent cx="5124450" cy="2565400"/>
            <wp:effectExtent l="0" t="0" r="0" b="6350"/>
            <wp:docPr id="35407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24450" cy="2565400"/>
                    </a:xfrm>
                    <a:prstGeom prst="rect">
                      <a:avLst/>
                    </a:prstGeom>
                    <a:noFill/>
                    <a:ln>
                      <a:noFill/>
                    </a:ln>
                  </pic:spPr>
                </pic:pic>
              </a:graphicData>
            </a:graphic>
          </wp:inline>
        </w:drawing>
      </w:r>
    </w:p>
    <w:p w14:paraId="1EF83EEE" w14:textId="77777777" w:rsidR="00930479" w:rsidRPr="00930479" w:rsidRDefault="00930479" w:rsidP="00930479">
      <w:pPr>
        <w:rPr>
          <w:rFonts w:ascii="Arial" w:hAnsi="Arial" w:cs="Arial"/>
          <w:sz w:val="22"/>
          <w:szCs w:val="22"/>
          <w:lang w:val="en-GB"/>
        </w:rPr>
      </w:pPr>
    </w:p>
    <w:p w14:paraId="289CD058" w14:textId="085854B4" w:rsidR="00930479" w:rsidRPr="00930479" w:rsidRDefault="00930479" w:rsidP="00930479">
      <w:pPr>
        <w:rPr>
          <w:rFonts w:ascii="Arial" w:hAnsi="Arial" w:cs="Arial"/>
          <w:sz w:val="22"/>
          <w:szCs w:val="22"/>
          <w:lang w:val="en-GB"/>
        </w:rPr>
      </w:pPr>
      <w:r w:rsidRPr="00930479">
        <w:rPr>
          <w:rFonts w:ascii="Arial" w:hAnsi="Arial" w:cs="Arial"/>
          <w:sz w:val="22"/>
          <w:szCs w:val="22"/>
          <w:lang w:val="en-GB"/>
        </w:rPr>
        <w:t>It is known that downward electron transition responsible for the green fluorescent protein’s characteristic emission i</w:t>
      </w:r>
      <w:r w:rsidR="0015394F">
        <w:rPr>
          <w:rFonts w:ascii="Arial" w:hAnsi="Arial" w:cs="Arial"/>
          <w:sz w:val="22"/>
          <w:szCs w:val="22"/>
          <w:lang w:val="en-GB"/>
        </w:rPr>
        <w:t>s</w:t>
      </w:r>
      <w:r w:rsidRPr="00930479">
        <w:rPr>
          <w:rFonts w:ascii="Arial" w:hAnsi="Arial" w:cs="Arial"/>
          <w:sz w:val="22"/>
          <w:szCs w:val="22"/>
          <w:lang w:val="en-GB"/>
        </w:rPr>
        <w:t xml:space="preserve"> from n = 2 to ground state. </w:t>
      </w:r>
    </w:p>
    <w:p w14:paraId="1BC2E0DB" w14:textId="77777777" w:rsidR="0015394F" w:rsidRDefault="0015394F" w:rsidP="00930479">
      <w:pPr>
        <w:rPr>
          <w:rFonts w:ascii="Arial" w:hAnsi="Arial" w:cs="Arial"/>
          <w:sz w:val="22"/>
          <w:szCs w:val="22"/>
          <w:lang w:val="en-GB"/>
        </w:rPr>
      </w:pPr>
    </w:p>
    <w:p w14:paraId="3D045ABF" w14:textId="77777777" w:rsidR="00161270" w:rsidRDefault="00930479" w:rsidP="001112D3">
      <w:pPr>
        <w:rPr>
          <w:rFonts w:ascii="Arial" w:hAnsi="Arial" w:cs="Arial"/>
          <w:sz w:val="22"/>
          <w:szCs w:val="22"/>
          <w:lang w:val="en-GB"/>
        </w:rPr>
      </w:pPr>
      <w:r w:rsidRPr="00930479">
        <w:rPr>
          <w:rFonts w:ascii="Arial" w:hAnsi="Arial" w:cs="Arial"/>
          <w:sz w:val="22"/>
          <w:szCs w:val="22"/>
          <w:lang w:val="en-GB"/>
        </w:rPr>
        <w:t>(d)</w:t>
      </w:r>
      <w:r w:rsidRPr="00930479">
        <w:rPr>
          <w:rFonts w:ascii="Arial" w:hAnsi="Arial" w:cs="Arial"/>
          <w:sz w:val="22"/>
          <w:szCs w:val="22"/>
          <w:lang w:val="en-GB"/>
        </w:rPr>
        <w:tab/>
        <w:t xml:space="preserve">Use the information in the spectrograph to </w:t>
      </w:r>
      <w:r w:rsidR="00161270">
        <w:rPr>
          <w:rFonts w:ascii="Arial" w:hAnsi="Arial" w:cs="Arial"/>
          <w:sz w:val="22"/>
          <w:szCs w:val="22"/>
          <w:lang w:val="en-GB"/>
        </w:rPr>
        <w:t>estimate</w:t>
      </w:r>
      <w:r w:rsidRPr="00930479">
        <w:rPr>
          <w:rFonts w:ascii="Arial" w:hAnsi="Arial" w:cs="Arial"/>
          <w:sz w:val="22"/>
          <w:szCs w:val="22"/>
          <w:lang w:val="en-GB"/>
        </w:rPr>
        <w:t xml:space="preserve"> the value for energy level n = 2. Show </w:t>
      </w:r>
      <w:r w:rsidR="0015394F">
        <w:rPr>
          <w:rFonts w:ascii="Arial" w:hAnsi="Arial" w:cs="Arial"/>
          <w:sz w:val="22"/>
          <w:szCs w:val="22"/>
          <w:lang w:val="en-GB"/>
        </w:rPr>
        <w:tab/>
      </w:r>
      <w:r w:rsidRPr="00930479">
        <w:rPr>
          <w:rFonts w:ascii="Arial" w:hAnsi="Arial" w:cs="Arial"/>
          <w:sz w:val="22"/>
          <w:szCs w:val="22"/>
          <w:lang w:val="en-GB"/>
        </w:rPr>
        <w:t>working.</w:t>
      </w:r>
      <w:r w:rsidR="001112D3">
        <w:rPr>
          <w:rFonts w:ascii="Arial" w:hAnsi="Arial" w:cs="Arial"/>
          <w:sz w:val="22"/>
          <w:szCs w:val="22"/>
          <w:lang w:val="en-GB"/>
        </w:rPr>
        <w:tab/>
      </w:r>
      <w:r w:rsidR="001112D3">
        <w:rPr>
          <w:rFonts w:ascii="Arial" w:hAnsi="Arial" w:cs="Arial"/>
          <w:sz w:val="22"/>
          <w:szCs w:val="22"/>
          <w:lang w:val="en-GB"/>
        </w:rPr>
        <w:tab/>
      </w:r>
      <w:r w:rsidR="001112D3">
        <w:rPr>
          <w:rFonts w:ascii="Arial" w:hAnsi="Arial" w:cs="Arial"/>
          <w:sz w:val="22"/>
          <w:szCs w:val="22"/>
          <w:lang w:val="en-GB"/>
        </w:rPr>
        <w:tab/>
      </w:r>
      <w:r w:rsidR="001112D3">
        <w:rPr>
          <w:rFonts w:ascii="Arial" w:hAnsi="Arial" w:cs="Arial"/>
          <w:sz w:val="22"/>
          <w:szCs w:val="22"/>
          <w:lang w:val="en-GB"/>
        </w:rPr>
        <w:tab/>
      </w:r>
      <w:r w:rsidR="001112D3">
        <w:rPr>
          <w:rFonts w:ascii="Arial" w:hAnsi="Arial" w:cs="Arial"/>
          <w:sz w:val="22"/>
          <w:szCs w:val="22"/>
          <w:lang w:val="en-GB"/>
        </w:rPr>
        <w:tab/>
      </w:r>
      <w:r w:rsidR="001112D3">
        <w:rPr>
          <w:rFonts w:ascii="Arial" w:hAnsi="Arial" w:cs="Arial"/>
          <w:sz w:val="22"/>
          <w:szCs w:val="22"/>
          <w:lang w:val="en-GB"/>
        </w:rPr>
        <w:tab/>
      </w:r>
      <w:r w:rsidR="001112D3">
        <w:rPr>
          <w:rFonts w:ascii="Arial" w:hAnsi="Arial" w:cs="Arial"/>
          <w:sz w:val="22"/>
          <w:szCs w:val="22"/>
          <w:lang w:val="en-GB"/>
        </w:rPr>
        <w:tab/>
        <w:t xml:space="preserve"> </w:t>
      </w:r>
      <w:r w:rsidR="001112D3">
        <w:rPr>
          <w:rFonts w:ascii="Arial" w:hAnsi="Arial" w:cs="Arial"/>
          <w:sz w:val="22"/>
          <w:szCs w:val="22"/>
          <w:lang w:val="en-GB"/>
        </w:rPr>
        <w:tab/>
      </w:r>
      <w:r w:rsidR="001112D3">
        <w:rPr>
          <w:rFonts w:ascii="Arial" w:hAnsi="Arial" w:cs="Arial"/>
          <w:sz w:val="22"/>
          <w:szCs w:val="22"/>
          <w:lang w:val="en-GB"/>
        </w:rPr>
        <w:tab/>
      </w:r>
      <w:r w:rsidR="001112D3">
        <w:rPr>
          <w:rFonts w:ascii="Arial" w:hAnsi="Arial" w:cs="Arial"/>
          <w:sz w:val="22"/>
          <w:szCs w:val="22"/>
          <w:lang w:val="en-GB"/>
        </w:rPr>
        <w:tab/>
        <w:t xml:space="preserve">          </w:t>
      </w:r>
    </w:p>
    <w:p w14:paraId="28D7752F" w14:textId="41D68408" w:rsidR="00930479" w:rsidRPr="00930479" w:rsidRDefault="00930479" w:rsidP="00161270">
      <w:pPr>
        <w:jc w:val="right"/>
        <w:rPr>
          <w:rFonts w:ascii="Arial" w:hAnsi="Arial" w:cs="Arial"/>
          <w:sz w:val="22"/>
          <w:szCs w:val="22"/>
          <w:lang w:val="en-GB"/>
        </w:rPr>
      </w:pPr>
      <w:r w:rsidRPr="00930479">
        <w:rPr>
          <w:rFonts w:ascii="Arial" w:hAnsi="Arial" w:cs="Arial"/>
          <w:sz w:val="22"/>
          <w:szCs w:val="22"/>
          <w:lang w:val="en-GB"/>
        </w:rPr>
        <w:t>(</w:t>
      </w:r>
      <w:r w:rsidR="00161270">
        <w:rPr>
          <w:rFonts w:ascii="Arial" w:hAnsi="Arial" w:cs="Arial"/>
          <w:sz w:val="22"/>
          <w:szCs w:val="22"/>
          <w:lang w:val="en-GB"/>
        </w:rPr>
        <w:t>6</w:t>
      </w:r>
      <w:r w:rsidR="001112D3">
        <w:rPr>
          <w:rFonts w:ascii="Arial" w:hAnsi="Arial" w:cs="Arial"/>
          <w:sz w:val="22"/>
          <w:szCs w:val="22"/>
          <w:lang w:val="en-GB"/>
        </w:rPr>
        <w:t xml:space="preserve"> marks</w:t>
      </w:r>
      <w:r w:rsidRPr="00930479">
        <w:rPr>
          <w:rFonts w:ascii="Arial" w:hAnsi="Arial" w:cs="Arial"/>
          <w:sz w:val="22"/>
          <w:szCs w:val="22"/>
          <w:lang w:val="en-GB"/>
        </w:rPr>
        <w:t>)</w:t>
      </w:r>
    </w:p>
    <w:p w14:paraId="6CB75B45" w14:textId="77777777" w:rsidR="00930479" w:rsidRPr="00930479" w:rsidRDefault="00930479" w:rsidP="00930479">
      <w:pPr>
        <w:rPr>
          <w:rFonts w:ascii="Arial" w:hAnsi="Arial" w:cs="Arial"/>
          <w:sz w:val="22"/>
          <w:szCs w:val="22"/>
          <w:lang w:val="en-GB"/>
        </w:rPr>
      </w:pPr>
    </w:p>
    <w:p w14:paraId="5135660B" w14:textId="77777777" w:rsidR="00930479" w:rsidRPr="00930479" w:rsidRDefault="00930479" w:rsidP="00930479">
      <w:pPr>
        <w:rPr>
          <w:rFonts w:ascii="Arial" w:hAnsi="Arial" w:cs="Arial"/>
          <w:sz w:val="22"/>
          <w:szCs w:val="22"/>
          <w:lang w:val="en-GB"/>
        </w:rPr>
      </w:pPr>
    </w:p>
    <w:p w14:paraId="08989721" w14:textId="77777777" w:rsidR="00930479" w:rsidRPr="00930479" w:rsidRDefault="00930479" w:rsidP="00930479">
      <w:pPr>
        <w:rPr>
          <w:rFonts w:ascii="Arial" w:hAnsi="Arial" w:cs="Arial"/>
          <w:sz w:val="22"/>
          <w:szCs w:val="22"/>
          <w:lang w:val="en-GB"/>
        </w:rPr>
      </w:pPr>
    </w:p>
    <w:p w14:paraId="60EA8C60" w14:textId="77777777" w:rsidR="00930479" w:rsidRPr="00930479" w:rsidRDefault="00930479" w:rsidP="00930479">
      <w:pPr>
        <w:rPr>
          <w:rFonts w:ascii="Arial" w:hAnsi="Arial" w:cs="Arial"/>
          <w:sz w:val="22"/>
          <w:szCs w:val="22"/>
          <w:lang w:val="en-GB"/>
        </w:rPr>
      </w:pPr>
    </w:p>
    <w:p w14:paraId="21183257" w14:textId="77777777" w:rsidR="00930479" w:rsidRPr="00930479" w:rsidRDefault="00930479" w:rsidP="00930479">
      <w:pPr>
        <w:rPr>
          <w:rFonts w:ascii="Arial" w:hAnsi="Arial" w:cs="Arial"/>
          <w:sz w:val="22"/>
          <w:szCs w:val="22"/>
          <w:lang w:val="en-GB"/>
        </w:rPr>
      </w:pPr>
    </w:p>
    <w:p w14:paraId="385009EC" w14:textId="77777777" w:rsidR="00930479" w:rsidRPr="00930479" w:rsidRDefault="00930479" w:rsidP="00930479">
      <w:pPr>
        <w:rPr>
          <w:rFonts w:ascii="Arial" w:hAnsi="Arial" w:cs="Arial"/>
          <w:sz w:val="22"/>
          <w:szCs w:val="22"/>
          <w:lang w:val="en-GB"/>
        </w:rPr>
      </w:pPr>
    </w:p>
    <w:p w14:paraId="71998629" w14:textId="77777777" w:rsidR="00930479" w:rsidRPr="00930479" w:rsidRDefault="00930479" w:rsidP="00930479">
      <w:pPr>
        <w:rPr>
          <w:rFonts w:ascii="Arial" w:hAnsi="Arial" w:cs="Arial"/>
          <w:sz w:val="22"/>
          <w:szCs w:val="22"/>
          <w:lang w:val="en-GB"/>
        </w:rPr>
      </w:pPr>
    </w:p>
    <w:p w14:paraId="29BCD486" w14:textId="77777777" w:rsidR="00930479" w:rsidRPr="00930479" w:rsidRDefault="00930479" w:rsidP="00930479">
      <w:pPr>
        <w:rPr>
          <w:rFonts w:ascii="Arial" w:hAnsi="Arial" w:cs="Arial"/>
          <w:sz w:val="22"/>
          <w:szCs w:val="22"/>
          <w:lang w:val="en-GB"/>
        </w:rPr>
      </w:pPr>
    </w:p>
    <w:p w14:paraId="4C31D572" w14:textId="77777777" w:rsidR="00930479" w:rsidRPr="00930479" w:rsidRDefault="00930479" w:rsidP="00930479">
      <w:pPr>
        <w:rPr>
          <w:rFonts w:ascii="Arial" w:hAnsi="Arial" w:cs="Arial"/>
          <w:sz w:val="22"/>
          <w:szCs w:val="22"/>
          <w:lang w:val="en-GB"/>
        </w:rPr>
      </w:pPr>
    </w:p>
    <w:p w14:paraId="2ED65C2B" w14:textId="77777777" w:rsidR="00930479" w:rsidRPr="00930479" w:rsidRDefault="00930479" w:rsidP="00930479">
      <w:pPr>
        <w:rPr>
          <w:rFonts w:ascii="Arial" w:hAnsi="Arial" w:cs="Arial"/>
          <w:sz w:val="22"/>
          <w:szCs w:val="22"/>
          <w:lang w:val="en-GB"/>
        </w:rPr>
      </w:pPr>
    </w:p>
    <w:p w14:paraId="709AAAB8" w14:textId="77777777" w:rsidR="00930479" w:rsidRDefault="00930479" w:rsidP="00930479">
      <w:pPr>
        <w:rPr>
          <w:rFonts w:ascii="Arial" w:hAnsi="Arial" w:cs="Arial"/>
          <w:sz w:val="22"/>
          <w:szCs w:val="22"/>
          <w:lang w:val="en-GB"/>
        </w:rPr>
      </w:pPr>
    </w:p>
    <w:p w14:paraId="6BB73D18" w14:textId="77777777" w:rsidR="0015394F" w:rsidRDefault="0015394F" w:rsidP="00930479">
      <w:pPr>
        <w:rPr>
          <w:rFonts w:ascii="Arial" w:hAnsi="Arial" w:cs="Arial"/>
          <w:sz w:val="22"/>
          <w:szCs w:val="22"/>
          <w:lang w:val="en-GB"/>
        </w:rPr>
      </w:pPr>
    </w:p>
    <w:p w14:paraId="443691EA" w14:textId="77777777" w:rsidR="0015394F" w:rsidRDefault="0015394F" w:rsidP="00930479">
      <w:pPr>
        <w:rPr>
          <w:rFonts w:ascii="Arial" w:hAnsi="Arial" w:cs="Arial"/>
          <w:sz w:val="22"/>
          <w:szCs w:val="22"/>
          <w:lang w:val="en-GB"/>
        </w:rPr>
      </w:pPr>
    </w:p>
    <w:p w14:paraId="1D648675" w14:textId="77777777" w:rsidR="0015394F" w:rsidRDefault="0015394F" w:rsidP="00930479">
      <w:pPr>
        <w:rPr>
          <w:rFonts w:ascii="Arial" w:hAnsi="Arial" w:cs="Arial"/>
          <w:sz w:val="22"/>
          <w:szCs w:val="22"/>
          <w:lang w:val="en-GB"/>
        </w:rPr>
      </w:pPr>
    </w:p>
    <w:p w14:paraId="3909F9FE" w14:textId="77777777" w:rsidR="0015394F" w:rsidRDefault="0015394F" w:rsidP="00930479">
      <w:pPr>
        <w:rPr>
          <w:rFonts w:ascii="Arial" w:hAnsi="Arial" w:cs="Arial"/>
          <w:sz w:val="22"/>
          <w:szCs w:val="22"/>
          <w:lang w:val="en-GB"/>
        </w:rPr>
      </w:pPr>
    </w:p>
    <w:p w14:paraId="751B8E0E" w14:textId="77777777" w:rsidR="0015394F" w:rsidRDefault="0015394F" w:rsidP="00930479">
      <w:pPr>
        <w:rPr>
          <w:rFonts w:ascii="Arial" w:hAnsi="Arial" w:cs="Arial"/>
          <w:sz w:val="22"/>
          <w:szCs w:val="22"/>
          <w:lang w:val="en-GB"/>
        </w:rPr>
      </w:pPr>
    </w:p>
    <w:p w14:paraId="65952BBD" w14:textId="77777777" w:rsidR="0015394F" w:rsidRDefault="0015394F" w:rsidP="00930479">
      <w:pPr>
        <w:rPr>
          <w:rFonts w:ascii="Arial" w:hAnsi="Arial" w:cs="Arial"/>
          <w:sz w:val="22"/>
          <w:szCs w:val="22"/>
          <w:lang w:val="en-GB"/>
        </w:rPr>
      </w:pPr>
    </w:p>
    <w:p w14:paraId="0E3B5683" w14:textId="77777777" w:rsidR="0015394F" w:rsidRDefault="0015394F" w:rsidP="00930479">
      <w:pPr>
        <w:rPr>
          <w:rFonts w:ascii="Arial" w:hAnsi="Arial" w:cs="Arial"/>
          <w:sz w:val="22"/>
          <w:szCs w:val="22"/>
          <w:lang w:val="en-GB"/>
        </w:rPr>
      </w:pPr>
    </w:p>
    <w:p w14:paraId="664D32AF" w14:textId="77777777" w:rsidR="0015394F" w:rsidRDefault="0015394F" w:rsidP="00930479">
      <w:pPr>
        <w:rPr>
          <w:rFonts w:ascii="Arial" w:hAnsi="Arial" w:cs="Arial"/>
          <w:sz w:val="22"/>
          <w:szCs w:val="22"/>
          <w:lang w:val="en-GB"/>
        </w:rPr>
      </w:pPr>
    </w:p>
    <w:p w14:paraId="666CDD3C" w14:textId="77777777" w:rsidR="0015394F" w:rsidRDefault="0015394F" w:rsidP="00930479">
      <w:pPr>
        <w:rPr>
          <w:rFonts w:ascii="Arial" w:hAnsi="Arial" w:cs="Arial"/>
          <w:sz w:val="22"/>
          <w:szCs w:val="22"/>
          <w:lang w:val="en-GB"/>
        </w:rPr>
      </w:pPr>
    </w:p>
    <w:p w14:paraId="603EA0C1" w14:textId="77777777" w:rsidR="0015394F" w:rsidRDefault="0015394F" w:rsidP="00930479">
      <w:pPr>
        <w:rPr>
          <w:rFonts w:ascii="Arial" w:hAnsi="Arial" w:cs="Arial"/>
          <w:sz w:val="22"/>
          <w:szCs w:val="22"/>
          <w:lang w:val="en-GB"/>
        </w:rPr>
      </w:pPr>
    </w:p>
    <w:p w14:paraId="59AE15E6" w14:textId="77777777" w:rsidR="0015394F" w:rsidRDefault="0015394F" w:rsidP="00930479">
      <w:pPr>
        <w:rPr>
          <w:rFonts w:ascii="Arial" w:hAnsi="Arial" w:cs="Arial"/>
          <w:sz w:val="22"/>
          <w:szCs w:val="22"/>
          <w:lang w:val="en-GB"/>
        </w:rPr>
      </w:pPr>
    </w:p>
    <w:p w14:paraId="1C4B1550" w14:textId="77777777" w:rsidR="0015394F" w:rsidRDefault="0015394F" w:rsidP="00930479">
      <w:pPr>
        <w:rPr>
          <w:rFonts w:ascii="Arial" w:hAnsi="Arial" w:cs="Arial"/>
          <w:sz w:val="22"/>
          <w:szCs w:val="22"/>
          <w:lang w:val="en-GB"/>
        </w:rPr>
      </w:pPr>
    </w:p>
    <w:p w14:paraId="705FCDC4" w14:textId="77777777" w:rsidR="0015394F" w:rsidRDefault="0015394F" w:rsidP="00930479">
      <w:pPr>
        <w:rPr>
          <w:rFonts w:ascii="Arial" w:hAnsi="Arial" w:cs="Arial"/>
          <w:sz w:val="22"/>
          <w:szCs w:val="22"/>
          <w:lang w:val="en-GB"/>
        </w:rPr>
      </w:pPr>
    </w:p>
    <w:p w14:paraId="279CD409" w14:textId="77777777" w:rsidR="0015394F" w:rsidRDefault="0015394F" w:rsidP="00930479">
      <w:pPr>
        <w:rPr>
          <w:rFonts w:ascii="Arial" w:hAnsi="Arial" w:cs="Arial"/>
          <w:sz w:val="22"/>
          <w:szCs w:val="22"/>
          <w:lang w:val="en-GB"/>
        </w:rPr>
      </w:pPr>
    </w:p>
    <w:p w14:paraId="1832ED34" w14:textId="77777777" w:rsidR="0015394F" w:rsidRDefault="0015394F" w:rsidP="00930479">
      <w:pPr>
        <w:rPr>
          <w:rFonts w:ascii="Arial" w:hAnsi="Arial" w:cs="Arial"/>
          <w:sz w:val="22"/>
          <w:szCs w:val="22"/>
          <w:lang w:val="en-GB"/>
        </w:rPr>
      </w:pPr>
    </w:p>
    <w:p w14:paraId="67B468A3" w14:textId="77777777" w:rsidR="0015394F" w:rsidRPr="00930479" w:rsidRDefault="0015394F" w:rsidP="00930479">
      <w:pPr>
        <w:rPr>
          <w:rFonts w:ascii="Arial" w:hAnsi="Arial" w:cs="Arial"/>
          <w:sz w:val="22"/>
          <w:szCs w:val="22"/>
          <w:lang w:val="en-GB"/>
        </w:rPr>
      </w:pPr>
    </w:p>
    <w:p w14:paraId="78945185" w14:textId="78216630" w:rsidR="00930479" w:rsidRPr="00930479" w:rsidRDefault="003A26D2" w:rsidP="00930479">
      <w:pPr>
        <w:jc w:val="right"/>
        <w:rPr>
          <w:rFonts w:ascii="Arial" w:hAnsi="Arial" w:cs="Arial"/>
          <w:sz w:val="22"/>
          <w:szCs w:val="22"/>
          <w:lang w:val="en-GB"/>
        </w:rPr>
      </w:pPr>
      <w:r>
        <w:rPr>
          <w:rFonts w:ascii="Arial" w:hAnsi="Arial" w:cs="Arial"/>
          <w:sz w:val="22"/>
          <w:szCs w:val="22"/>
          <w:lang w:val="en-GB"/>
        </w:rPr>
        <w:t xml:space="preserve">Answer </w:t>
      </w:r>
      <w:r w:rsidR="00930479" w:rsidRPr="00930479">
        <w:rPr>
          <w:rFonts w:ascii="Arial" w:hAnsi="Arial" w:cs="Arial"/>
          <w:sz w:val="22"/>
          <w:szCs w:val="22"/>
          <w:lang w:val="en-GB"/>
        </w:rPr>
        <w:t xml:space="preserve">______________ eV </w:t>
      </w:r>
    </w:p>
    <w:p w14:paraId="60A8BAC0" w14:textId="77777777" w:rsidR="00EF51DB" w:rsidRDefault="00EF51DB">
      <w:pPr>
        <w:spacing w:after="160" w:line="259" w:lineRule="auto"/>
        <w:rPr>
          <w:rFonts w:ascii="Arial" w:hAnsi="Arial" w:cs="Arial"/>
          <w:b/>
          <w:sz w:val="22"/>
          <w:szCs w:val="22"/>
        </w:rPr>
      </w:pPr>
      <w:r>
        <w:rPr>
          <w:rFonts w:ascii="Arial" w:hAnsi="Arial" w:cs="Arial"/>
          <w:b/>
          <w:sz w:val="22"/>
          <w:szCs w:val="22"/>
        </w:rPr>
        <w:br w:type="page"/>
      </w:r>
    </w:p>
    <w:p w14:paraId="264993BF" w14:textId="6D56CBF6" w:rsidR="00617588" w:rsidRDefault="00617588" w:rsidP="00DF4275">
      <w:pPr>
        <w:spacing w:after="160" w:line="259" w:lineRule="auto"/>
        <w:rPr>
          <w:rFonts w:ascii="Arial" w:hAnsi="Arial" w:cs="Arial"/>
          <w:b/>
          <w:sz w:val="22"/>
          <w:szCs w:val="22"/>
        </w:rPr>
      </w:pPr>
      <w:r w:rsidRPr="0079189C">
        <w:rPr>
          <w:rFonts w:ascii="Arial" w:hAnsi="Arial" w:cs="Arial"/>
          <w:b/>
          <w:sz w:val="22"/>
          <w:szCs w:val="22"/>
        </w:rPr>
        <w:lastRenderedPageBreak/>
        <w:t xml:space="preserve">Question </w:t>
      </w:r>
      <w:r>
        <w:rPr>
          <w:rFonts w:ascii="Arial" w:hAnsi="Arial" w:cs="Arial"/>
          <w:b/>
          <w:sz w:val="22"/>
          <w:szCs w:val="22"/>
        </w:rPr>
        <w:t>1</w:t>
      </w:r>
      <w:r w:rsidR="00974384">
        <w:rPr>
          <w:rFonts w:ascii="Arial" w:hAnsi="Arial" w:cs="Arial"/>
          <w:b/>
          <w:sz w:val="22"/>
          <w:szCs w:val="22"/>
        </w:rPr>
        <w:t>6</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CE125E">
        <w:rPr>
          <w:rFonts w:ascii="Arial" w:hAnsi="Arial" w:cs="Arial"/>
          <w:b/>
          <w:sz w:val="22"/>
          <w:szCs w:val="22"/>
        </w:rPr>
        <w:t xml:space="preserve">    </w:t>
      </w:r>
      <w:proofErr w:type="gramStart"/>
      <w:r w:rsidR="00CE125E">
        <w:rPr>
          <w:rFonts w:ascii="Arial" w:hAnsi="Arial" w:cs="Arial"/>
          <w:b/>
          <w:sz w:val="22"/>
          <w:szCs w:val="22"/>
        </w:rPr>
        <w:t xml:space="preserve">   </w:t>
      </w:r>
      <w:r>
        <w:rPr>
          <w:rFonts w:ascii="Arial" w:hAnsi="Arial" w:cs="Arial"/>
          <w:b/>
          <w:sz w:val="22"/>
          <w:szCs w:val="22"/>
        </w:rPr>
        <w:t>(</w:t>
      </w:r>
      <w:proofErr w:type="gramEnd"/>
      <w:r>
        <w:rPr>
          <w:rFonts w:ascii="Arial" w:hAnsi="Arial" w:cs="Arial"/>
          <w:b/>
          <w:sz w:val="22"/>
          <w:szCs w:val="22"/>
        </w:rPr>
        <w:t>1</w:t>
      </w:r>
      <w:r w:rsidR="00161270">
        <w:rPr>
          <w:rFonts w:ascii="Arial" w:hAnsi="Arial" w:cs="Arial"/>
          <w:b/>
          <w:sz w:val="22"/>
          <w:szCs w:val="22"/>
        </w:rPr>
        <w:t>6</w:t>
      </w:r>
      <w:r>
        <w:rPr>
          <w:rFonts w:ascii="Arial" w:hAnsi="Arial" w:cs="Arial"/>
          <w:b/>
          <w:sz w:val="22"/>
          <w:szCs w:val="22"/>
        </w:rPr>
        <w:t xml:space="preserve"> marks)</w:t>
      </w:r>
    </w:p>
    <w:p w14:paraId="213BD65B" w14:textId="77777777" w:rsidR="005C6833" w:rsidRDefault="005C6833" w:rsidP="005C6833">
      <w:pPr>
        <w:rPr>
          <w:rFonts w:ascii="Arial" w:hAnsi="Arial" w:cs="Arial"/>
          <w:sz w:val="22"/>
          <w:szCs w:val="22"/>
          <w:lang w:val="en-GB"/>
        </w:rPr>
      </w:pPr>
      <w:r w:rsidRPr="005C6833">
        <w:rPr>
          <w:rFonts w:ascii="Arial" w:hAnsi="Arial" w:cs="Arial"/>
          <w:sz w:val="22"/>
          <w:szCs w:val="22"/>
          <w:lang w:val="en-GB"/>
        </w:rPr>
        <w:t xml:space="preserve">During an experiment with electric and magnetic fields, a single proton drifts through a very narrow slit into a region between two charged plates as shown in the Diagram 1 below. The two plates are separated by a potential difference ‘V’ and a distance ‘d’ of 7.50 cm. When it enters the field, its instantaneous velocity can </w:t>
      </w:r>
      <w:proofErr w:type="gramStart"/>
      <w:r w:rsidRPr="005C6833">
        <w:rPr>
          <w:rFonts w:ascii="Arial" w:hAnsi="Arial" w:cs="Arial"/>
          <w:sz w:val="22"/>
          <w:szCs w:val="22"/>
          <w:lang w:val="en-GB"/>
        </w:rPr>
        <w:t>be considered to be</w:t>
      </w:r>
      <w:proofErr w:type="gramEnd"/>
      <w:r w:rsidRPr="005C6833">
        <w:rPr>
          <w:rFonts w:ascii="Arial" w:hAnsi="Arial" w:cs="Arial"/>
          <w:sz w:val="22"/>
          <w:szCs w:val="22"/>
          <w:lang w:val="en-GB"/>
        </w:rPr>
        <w:t xml:space="preserve"> negligible.</w:t>
      </w:r>
    </w:p>
    <w:p w14:paraId="58D345E0" w14:textId="16F849C3" w:rsidR="005C6833" w:rsidRPr="005C6833" w:rsidRDefault="005C6833" w:rsidP="005C6833">
      <w:pPr>
        <w:rPr>
          <w:rFonts w:ascii="Arial" w:hAnsi="Arial" w:cs="Arial"/>
          <w:sz w:val="22"/>
          <w:szCs w:val="22"/>
          <w:lang w:val="en-GB"/>
        </w:rPr>
      </w:pPr>
    </w:p>
    <w:p w14:paraId="0F9B1AFB" w14:textId="4E328D1D" w:rsidR="005C6833" w:rsidRPr="005C6833" w:rsidRDefault="005C6833" w:rsidP="005C6833">
      <w:pPr>
        <w:rPr>
          <w:rFonts w:ascii="Arial" w:hAnsi="Arial" w:cs="Arial"/>
          <w:sz w:val="22"/>
          <w:szCs w:val="22"/>
          <w:lang w:val="en-GB"/>
        </w:rPr>
      </w:pPr>
      <w:r w:rsidRPr="005C6833">
        <w:rPr>
          <w:rFonts w:ascii="Arial" w:hAnsi="Arial" w:cs="Arial"/>
          <w:noProof/>
          <w:sz w:val="22"/>
          <w:szCs w:val="22"/>
          <w:lang w:val="en-GB"/>
        </w:rPr>
        <mc:AlternateContent>
          <mc:Choice Requires="wps">
            <w:drawing>
              <wp:anchor distT="0" distB="0" distL="114300" distR="114300" simplePos="0" relativeHeight="252890112" behindDoc="1" locked="0" layoutInCell="1" allowOverlap="1" wp14:anchorId="1AEDAFCB" wp14:editId="7F7F8939">
                <wp:simplePos x="0" y="0"/>
                <wp:positionH relativeFrom="column">
                  <wp:posOffset>2660650</wp:posOffset>
                </wp:positionH>
                <wp:positionV relativeFrom="paragraph">
                  <wp:posOffset>36830</wp:posOffset>
                </wp:positionV>
                <wp:extent cx="285750" cy="285750"/>
                <wp:effectExtent l="0" t="0" r="0" b="0"/>
                <wp:wrapNone/>
                <wp:docPr id="887555556" name="Text Box 11"/>
                <wp:cNvGraphicFramePr/>
                <a:graphic xmlns:a="http://schemas.openxmlformats.org/drawingml/2006/main">
                  <a:graphicData uri="http://schemas.microsoft.com/office/word/2010/wordprocessingShape">
                    <wps:wsp>
                      <wps:cNvSpPr txBox="1"/>
                      <wps:spPr>
                        <a:xfrm>
                          <a:off x="0" y="0"/>
                          <a:ext cx="285750" cy="285750"/>
                        </a:xfrm>
                        <a:prstGeom prst="rect">
                          <a:avLst/>
                        </a:prstGeom>
                        <a:solidFill>
                          <a:schemeClr val="lt1"/>
                        </a:solidFill>
                        <a:ln w="6350">
                          <a:noFill/>
                        </a:ln>
                      </wps:spPr>
                      <wps:txbx>
                        <w:txbxContent>
                          <w:p w14:paraId="260C1B4E" w14:textId="77777777" w:rsidR="005C6833" w:rsidRPr="007066B0" w:rsidRDefault="005C6833" w:rsidP="005C6833">
                            <w:pPr>
                              <w:rPr>
                                <w:rFonts w:ascii="Arial" w:hAnsi="Arial" w:cs="Arial"/>
                                <w:lang w:val="en-GB"/>
                              </w:rPr>
                            </w:pPr>
                            <w:r w:rsidRPr="007066B0">
                              <w:rPr>
                                <w:rFonts w:ascii="Arial" w:hAnsi="Arial" w:cs="Arial"/>
                                <w:lang w:val="en-GB"/>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DAFCB" id="Text Box 11" o:spid="_x0000_s1065" type="#_x0000_t202" style="position:absolute;margin-left:209.5pt;margin-top:2.9pt;width:22.5pt;height:22.5pt;z-index:-25042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" fillcolor="white [3201]" stroked="f" strokeweight=".5pt">
                <v:textbox>
                  <w:txbxContent>
                    <w:p w14:paraId="260C1B4E" w14:textId="77777777" w:rsidR="005C6833" w:rsidRPr="007066B0" w:rsidRDefault="005C6833" w:rsidP="005C6833">
                      <w:pPr>
                        <w:rPr>
                          <w:rFonts w:ascii="Arial" w:hAnsi="Arial" w:cs="Arial"/>
                          <w:lang w:val="en-GB"/>
                        </w:rPr>
                      </w:pPr>
                      <w:r w:rsidRPr="007066B0">
                        <w:rPr>
                          <w:rFonts w:ascii="Arial" w:hAnsi="Arial" w:cs="Arial"/>
                          <w:lang w:val="en-GB"/>
                        </w:rPr>
                        <w:t>V</w:t>
                      </w:r>
                    </w:p>
                  </w:txbxContent>
                </v:textbox>
              </v:shape>
            </w:pict>
          </mc:Fallback>
        </mc:AlternateContent>
      </w:r>
      <w:r w:rsidRPr="005C6833">
        <w:rPr>
          <w:rFonts w:ascii="Arial" w:hAnsi="Arial" w:cs="Arial"/>
          <w:sz w:val="22"/>
          <w:szCs w:val="22"/>
          <w:lang w:val="en-GB"/>
        </w:rPr>
        <w:t xml:space="preserve"> </w:t>
      </w:r>
    </w:p>
    <w:p w14:paraId="4C66D252" w14:textId="77777777" w:rsidR="005C6833" w:rsidRPr="005C6833" w:rsidRDefault="005C6833" w:rsidP="005C6833">
      <w:pPr>
        <w:rPr>
          <w:rFonts w:ascii="Arial" w:hAnsi="Arial" w:cs="Arial"/>
          <w:sz w:val="22"/>
          <w:szCs w:val="22"/>
          <w:lang w:val="en-GB"/>
        </w:rPr>
      </w:pPr>
      <w:r w:rsidRPr="005C6833">
        <w:rPr>
          <w:rFonts w:ascii="Arial" w:hAnsi="Arial" w:cs="Arial"/>
          <w:noProof/>
          <w:sz w:val="22"/>
          <w:szCs w:val="22"/>
          <w:lang w:val="en-GB"/>
        </w:rPr>
        <mc:AlternateContent>
          <mc:Choice Requires="wps">
            <w:drawing>
              <wp:anchor distT="0" distB="0" distL="114300" distR="114300" simplePos="0" relativeHeight="252872704" behindDoc="0" locked="0" layoutInCell="1" allowOverlap="1" wp14:anchorId="11DFF2B9" wp14:editId="576F7002">
                <wp:simplePos x="0" y="0"/>
                <wp:positionH relativeFrom="column">
                  <wp:posOffset>2743200</wp:posOffset>
                </wp:positionH>
                <wp:positionV relativeFrom="paragraph">
                  <wp:posOffset>100330</wp:posOffset>
                </wp:positionV>
                <wp:extent cx="0" cy="717550"/>
                <wp:effectExtent l="0" t="0" r="38100" b="25400"/>
                <wp:wrapNone/>
                <wp:docPr id="88149481" name="Straight Connector 1"/>
                <wp:cNvGraphicFramePr/>
                <a:graphic xmlns:a="http://schemas.openxmlformats.org/drawingml/2006/main">
                  <a:graphicData uri="http://schemas.microsoft.com/office/word/2010/wordprocessingShape">
                    <wps:wsp>
                      <wps:cNvCnPr/>
                      <wps:spPr>
                        <a:xfrm>
                          <a:off x="0" y="0"/>
                          <a:ext cx="0" cy="7175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C636C14" id="Straight Connector 1" o:spid="_x0000_s1026" style="position:absolute;z-index:252872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in,7.9pt" to="3in,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" strokecolor="black [3213]" strokeweight="1.5pt">
                <v:stroke joinstyle="miter"/>
              </v:line>
            </w:pict>
          </mc:Fallback>
        </mc:AlternateContent>
      </w:r>
    </w:p>
    <w:p w14:paraId="1F9F640A" w14:textId="77777777" w:rsidR="005C6833" w:rsidRPr="005C6833" w:rsidRDefault="005C6833" w:rsidP="005C6833">
      <w:pPr>
        <w:rPr>
          <w:rFonts w:ascii="Arial" w:hAnsi="Arial" w:cs="Arial"/>
          <w:sz w:val="22"/>
          <w:szCs w:val="22"/>
          <w:lang w:val="en-GB"/>
        </w:rPr>
      </w:pPr>
      <w:r w:rsidRPr="005C6833">
        <w:rPr>
          <w:rFonts w:ascii="Arial" w:hAnsi="Arial" w:cs="Arial"/>
          <w:noProof/>
          <w:sz w:val="22"/>
          <w:szCs w:val="22"/>
          <w:lang w:val="en-GB"/>
        </w:rPr>
        <mc:AlternateContent>
          <mc:Choice Requires="wps">
            <w:drawing>
              <wp:anchor distT="0" distB="0" distL="114300" distR="114300" simplePos="0" relativeHeight="252879872" behindDoc="0" locked="0" layoutInCell="1" allowOverlap="1" wp14:anchorId="6928DD88" wp14:editId="5FC79E52">
                <wp:simplePos x="0" y="0"/>
                <wp:positionH relativeFrom="column">
                  <wp:posOffset>2857500</wp:posOffset>
                </wp:positionH>
                <wp:positionV relativeFrom="paragraph">
                  <wp:posOffset>200025</wp:posOffset>
                </wp:positionV>
                <wp:extent cx="1028700" cy="0"/>
                <wp:effectExtent l="0" t="0" r="0" b="0"/>
                <wp:wrapNone/>
                <wp:docPr id="155989192" name="Straight Connector 6"/>
                <wp:cNvGraphicFramePr/>
                <a:graphic xmlns:a="http://schemas.openxmlformats.org/drawingml/2006/main">
                  <a:graphicData uri="http://schemas.microsoft.com/office/word/2010/wordprocessingShape">
                    <wps:wsp>
                      <wps:cNvCnPr/>
                      <wps:spPr>
                        <a:xfrm flipH="1">
                          <a:off x="0" y="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66982D" id="Straight Connector 6" o:spid="_x0000_s1026" style="position:absolute;flip:x;z-index:252879872;visibility:visible;mso-wrap-style:square;mso-wrap-distance-left:9pt;mso-wrap-distance-top:0;mso-wrap-distance-right:9pt;mso-wrap-distance-bottom:0;mso-position-horizontal:absolute;mso-position-horizontal-relative:text;mso-position-vertical:absolute;mso-position-vertical-relative:text" from="225pt,15.75pt" to="306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" strokecolor="black [3213]" strokeweight=".5pt">
                <v:stroke joinstyle="miter"/>
              </v:lin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89088" behindDoc="1" locked="0" layoutInCell="1" allowOverlap="1" wp14:anchorId="0811898F" wp14:editId="23D6D74B">
                <wp:simplePos x="0" y="0"/>
                <wp:positionH relativeFrom="column">
                  <wp:posOffset>1663700</wp:posOffset>
                </wp:positionH>
                <wp:positionV relativeFrom="paragraph">
                  <wp:posOffset>1118870</wp:posOffset>
                </wp:positionV>
                <wp:extent cx="514350" cy="247650"/>
                <wp:effectExtent l="0" t="0" r="0" b="0"/>
                <wp:wrapNone/>
                <wp:docPr id="1849821864" name="Text Box 11"/>
                <wp:cNvGraphicFramePr/>
                <a:graphic xmlns:a="http://schemas.openxmlformats.org/drawingml/2006/main">
                  <a:graphicData uri="http://schemas.microsoft.com/office/word/2010/wordprocessingShape">
                    <wps:wsp>
                      <wps:cNvSpPr txBox="1"/>
                      <wps:spPr>
                        <a:xfrm>
                          <a:off x="0" y="0"/>
                          <a:ext cx="514350" cy="247650"/>
                        </a:xfrm>
                        <a:prstGeom prst="rect">
                          <a:avLst/>
                        </a:prstGeom>
                        <a:solidFill>
                          <a:schemeClr val="lt1"/>
                        </a:solidFill>
                        <a:ln w="6350">
                          <a:noFill/>
                        </a:ln>
                      </wps:spPr>
                      <wps:txbx>
                        <w:txbxContent>
                          <w:p w14:paraId="39804099" w14:textId="77777777" w:rsidR="005C6833" w:rsidRPr="00BD5A8F" w:rsidRDefault="005C6833" w:rsidP="005C6833">
                            <w:pPr>
                              <w:rPr>
                                <w:rFonts w:ascii="Arial" w:hAnsi="Arial" w:cs="Arial"/>
                                <w:sz w:val="18"/>
                                <w:szCs w:val="18"/>
                                <w:lang w:val="en-GB"/>
                              </w:rPr>
                            </w:pPr>
                            <w:r w:rsidRPr="00BD5A8F">
                              <w:rPr>
                                <w:rFonts w:ascii="Arial" w:hAnsi="Arial" w:cs="Arial"/>
                                <w:sz w:val="18"/>
                                <w:szCs w:val="18"/>
                                <w:lang w:val="en-GB"/>
                              </w:rPr>
                              <w:t>proton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1898F" id="_x0000_s1066" type="#_x0000_t202" style="position:absolute;margin-left:131pt;margin-top:88.1pt;width:40.5pt;height:19.5pt;z-index:-25042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" fillcolor="white [3201]" stroked="f" strokeweight=".5pt">
                <v:textbox>
                  <w:txbxContent>
                    <w:p w14:paraId="39804099" w14:textId="77777777" w:rsidR="005C6833" w:rsidRPr="00BD5A8F" w:rsidRDefault="005C6833" w:rsidP="005C6833">
                      <w:pPr>
                        <w:rPr>
                          <w:rFonts w:ascii="Arial" w:hAnsi="Arial" w:cs="Arial"/>
                          <w:sz w:val="18"/>
                          <w:szCs w:val="18"/>
                          <w:lang w:val="en-GB"/>
                        </w:rPr>
                      </w:pPr>
                      <w:r w:rsidRPr="00BD5A8F">
                        <w:rPr>
                          <w:rFonts w:ascii="Arial" w:hAnsi="Arial" w:cs="Arial"/>
                          <w:sz w:val="18"/>
                          <w:szCs w:val="18"/>
                          <w:lang w:val="en-GB"/>
                        </w:rPr>
                        <w:t>proton</w:t>
                      </w:r>
                    </w:p>
                  </w:txbxContent>
                </v:textbox>
              </v:shap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87040" behindDoc="0" locked="0" layoutInCell="1" allowOverlap="1" wp14:anchorId="040E0F66" wp14:editId="2A71638B">
                <wp:simplePos x="0" y="0"/>
                <wp:positionH relativeFrom="column">
                  <wp:posOffset>2178050</wp:posOffset>
                </wp:positionH>
                <wp:positionV relativeFrom="paragraph">
                  <wp:posOffset>1207770</wp:posOffset>
                </wp:positionV>
                <wp:extent cx="88900" cy="82550"/>
                <wp:effectExtent l="0" t="0" r="25400" b="12700"/>
                <wp:wrapNone/>
                <wp:docPr id="865698429" name="Oval 9"/>
                <wp:cNvGraphicFramePr/>
                <a:graphic xmlns:a="http://schemas.openxmlformats.org/drawingml/2006/main">
                  <a:graphicData uri="http://schemas.microsoft.com/office/word/2010/wordprocessingShape">
                    <wps:wsp>
                      <wps:cNvSpPr/>
                      <wps:spPr>
                        <a:xfrm>
                          <a:off x="0" y="0"/>
                          <a:ext cx="88900" cy="8255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0484A5" id="Oval 9" o:spid="_x0000_s1026" style="position:absolute;margin-left:171.5pt;margin-top:95.1pt;width:7pt;height:6.5pt;z-index:25288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" fillcolor="black [3213]" strokecolor="black [3213]" strokeweight="1pt">
                <v:stroke joinstyle="miter"/>
              </v:oval>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86016" behindDoc="0" locked="0" layoutInCell="1" allowOverlap="1" wp14:anchorId="5B049AC5" wp14:editId="5AB25826">
                <wp:simplePos x="0" y="0"/>
                <wp:positionH relativeFrom="column">
                  <wp:posOffset>1714500</wp:posOffset>
                </wp:positionH>
                <wp:positionV relativeFrom="paragraph">
                  <wp:posOffset>1000125</wp:posOffset>
                </wp:positionV>
                <wp:extent cx="793750" cy="0"/>
                <wp:effectExtent l="0" t="0" r="0" b="0"/>
                <wp:wrapNone/>
                <wp:docPr id="1033863879" name="Straight Connector 8"/>
                <wp:cNvGraphicFramePr/>
                <a:graphic xmlns:a="http://schemas.openxmlformats.org/drawingml/2006/main">
                  <a:graphicData uri="http://schemas.microsoft.com/office/word/2010/wordprocessingShape">
                    <wps:wsp>
                      <wps:cNvCnPr/>
                      <wps:spPr>
                        <a:xfrm>
                          <a:off x="0" y="0"/>
                          <a:ext cx="793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1A232D" id="Straight Connector 8" o:spid="_x0000_s1026" style="position:absolute;z-index:252886016;visibility:visible;mso-wrap-style:square;mso-wrap-distance-left:9pt;mso-wrap-distance-top:0;mso-wrap-distance-right:9pt;mso-wrap-distance-bottom:0;mso-position-horizontal:absolute;mso-position-horizontal-relative:text;mso-position-vertical:absolute;mso-position-vertical-relative:text" from="135pt,78.75pt" to="197.5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" strokecolor="black [3213]" strokeweight=".5pt">
                <v:stroke joinstyle="miter"/>
              </v:lin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84992" behindDoc="0" locked="0" layoutInCell="1" allowOverlap="1" wp14:anchorId="06EC88D1" wp14:editId="3B4979B1">
                <wp:simplePos x="0" y="0"/>
                <wp:positionH relativeFrom="column">
                  <wp:posOffset>3086100</wp:posOffset>
                </wp:positionH>
                <wp:positionV relativeFrom="paragraph">
                  <wp:posOffset>1000125</wp:posOffset>
                </wp:positionV>
                <wp:extent cx="793750" cy="0"/>
                <wp:effectExtent l="0" t="0" r="0" b="0"/>
                <wp:wrapNone/>
                <wp:docPr id="434840820" name="Straight Connector 8"/>
                <wp:cNvGraphicFramePr/>
                <a:graphic xmlns:a="http://schemas.openxmlformats.org/drawingml/2006/main">
                  <a:graphicData uri="http://schemas.microsoft.com/office/word/2010/wordprocessingShape">
                    <wps:wsp>
                      <wps:cNvCnPr/>
                      <wps:spPr>
                        <a:xfrm>
                          <a:off x="0" y="0"/>
                          <a:ext cx="793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611B74" id="Straight Connector 8" o:spid="_x0000_s1026" style="position:absolute;z-index:252884992;visibility:visible;mso-wrap-style:square;mso-wrap-distance-left:9pt;mso-wrap-distance-top:0;mso-wrap-distance-right:9pt;mso-wrap-distance-bottom:0;mso-position-horizontal:absolute;mso-position-horizontal-relative:text;mso-position-vertical:absolute;mso-position-vertical-relative:text" from="243pt,78.75pt" to="305.5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" strokecolor="black [3213]" strokeweight=".5pt">
                <v:stroke joinstyle="miter"/>
              </v:lin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83968" behindDoc="0" locked="0" layoutInCell="1" allowOverlap="1" wp14:anchorId="0CCE44E2" wp14:editId="603553D0">
                <wp:simplePos x="0" y="0"/>
                <wp:positionH relativeFrom="column">
                  <wp:posOffset>3086100</wp:posOffset>
                </wp:positionH>
                <wp:positionV relativeFrom="paragraph">
                  <wp:posOffset>1571625</wp:posOffset>
                </wp:positionV>
                <wp:extent cx="793750" cy="0"/>
                <wp:effectExtent l="0" t="0" r="0" b="0"/>
                <wp:wrapNone/>
                <wp:docPr id="1527769139" name="Straight Connector 8"/>
                <wp:cNvGraphicFramePr/>
                <a:graphic xmlns:a="http://schemas.openxmlformats.org/drawingml/2006/main">
                  <a:graphicData uri="http://schemas.microsoft.com/office/word/2010/wordprocessingShape">
                    <wps:wsp>
                      <wps:cNvCnPr/>
                      <wps:spPr>
                        <a:xfrm>
                          <a:off x="0" y="0"/>
                          <a:ext cx="793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4B6298" id="Straight Connector 8" o:spid="_x0000_s1026" style="position:absolute;z-index:252883968;visibility:visible;mso-wrap-style:square;mso-wrap-distance-left:9pt;mso-wrap-distance-top:0;mso-wrap-distance-right:9pt;mso-wrap-distance-bottom:0;mso-position-horizontal:absolute;mso-position-horizontal-relative:text;mso-position-vertical:absolute;mso-position-vertical-relative:text" from="243pt,123.75pt" to="305.5pt,1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" strokecolor="black [3213]" strokeweight=".5pt">
                <v:stroke joinstyle="miter"/>
              </v:lin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82944" behindDoc="0" locked="0" layoutInCell="1" allowOverlap="1" wp14:anchorId="78DD37DD" wp14:editId="59B5094D">
                <wp:simplePos x="0" y="0"/>
                <wp:positionH relativeFrom="column">
                  <wp:posOffset>1714500</wp:posOffset>
                </wp:positionH>
                <wp:positionV relativeFrom="paragraph">
                  <wp:posOffset>1571625</wp:posOffset>
                </wp:positionV>
                <wp:extent cx="793750" cy="0"/>
                <wp:effectExtent l="0" t="0" r="0" b="0"/>
                <wp:wrapNone/>
                <wp:docPr id="1749635326" name="Straight Connector 8"/>
                <wp:cNvGraphicFramePr/>
                <a:graphic xmlns:a="http://schemas.openxmlformats.org/drawingml/2006/main">
                  <a:graphicData uri="http://schemas.microsoft.com/office/word/2010/wordprocessingShape">
                    <wps:wsp>
                      <wps:cNvCnPr/>
                      <wps:spPr>
                        <a:xfrm>
                          <a:off x="0" y="0"/>
                          <a:ext cx="793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765F26" id="Straight Connector 8" o:spid="_x0000_s1026" style="position:absolute;z-index:252882944;visibility:visible;mso-wrap-style:square;mso-wrap-distance-left:9pt;mso-wrap-distance-top:0;mso-wrap-distance-right:9pt;mso-wrap-distance-bottom:0;mso-position-horizontal:absolute;mso-position-horizontal-relative:text;mso-position-vertical:absolute;mso-position-vertical-relative:text" from="135pt,123.75pt" to="197.5pt,1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" strokecolor="black [3213]" strokeweight=".5pt">
                <v:stroke joinstyle="miter"/>
              </v:lin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81920" behindDoc="0" locked="0" layoutInCell="1" allowOverlap="1" wp14:anchorId="1132BE18" wp14:editId="62B36081">
                <wp:simplePos x="0" y="0"/>
                <wp:positionH relativeFrom="column">
                  <wp:posOffset>3886200</wp:posOffset>
                </wp:positionH>
                <wp:positionV relativeFrom="paragraph">
                  <wp:posOffset>200025</wp:posOffset>
                </wp:positionV>
                <wp:extent cx="0" cy="1371600"/>
                <wp:effectExtent l="0" t="0" r="38100" b="19050"/>
                <wp:wrapNone/>
                <wp:docPr id="1354267040" name="Straight Connector 7"/>
                <wp:cNvGraphicFramePr/>
                <a:graphic xmlns:a="http://schemas.openxmlformats.org/drawingml/2006/main">
                  <a:graphicData uri="http://schemas.microsoft.com/office/word/2010/wordprocessingShape">
                    <wps:wsp>
                      <wps:cNvCnPr/>
                      <wps:spPr>
                        <a:xfrm>
                          <a:off x="0" y="0"/>
                          <a:ext cx="0" cy="1371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780E23" id="Straight Connector 7" o:spid="_x0000_s1026" style="position:absolute;z-index:252881920;visibility:visible;mso-wrap-style:square;mso-wrap-distance-left:9pt;mso-wrap-distance-top:0;mso-wrap-distance-right:9pt;mso-wrap-distance-bottom:0;mso-position-horizontal:absolute;mso-position-horizontal-relative:text;mso-position-vertical:absolute;mso-position-vertical-relative:text" from="306pt,15.75pt" to="306pt,1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" strokecolor="black [3213]" strokeweight=".5pt">
                <v:stroke joinstyle="miter"/>
              </v:lin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80896" behindDoc="0" locked="0" layoutInCell="1" allowOverlap="1" wp14:anchorId="168A2123" wp14:editId="4C26013F">
                <wp:simplePos x="0" y="0"/>
                <wp:positionH relativeFrom="column">
                  <wp:posOffset>1714500</wp:posOffset>
                </wp:positionH>
                <wp:positionV relativeFrom="paragraph">
                  <wp:posOffset>200025</wp:posOffset>
                </wp:positionV>
                <wp:extent cx="0" cy="1371600"/>
                <wp:effectExtent l="0" t="0" r="38100" b="19050"/>
                <wp:wrapNone/>
                <wp:docPr id="1681174744" name="Straight Connector 7"/>
                <wp:cNvGraphicFramePr/>
                <a:graphic xmlns:a="http://schemas.openxmlformats.org/drawingml/2006/main">
                  <a:graphicData uri="http://schemas.microsoft.com/office/word/2010/wordprocessingShape">
                    <wps:wsp>
                      <wps:cNvCnPr/>
                      <wps:spPr>
                        <a:xfrm>
                          <a:off x="0" y="0"/>
                          <a:ext cx="0" cy="1371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D79E49" id="Straight Connector 7" o:spid="_x0000_s1026" style="position:absolute;z-index:252880896;visibility:visible;mso-wrap-style:square;mso-wrap-distance-left:9pt;mso-wrap-distance-top:0;mso-wrap-distance-right:9pt;mso-wrap-distance-bottom:0;mso-position-horizontal:absolute;mso-position-horizontal-relative:text;mso-position-vertical:absolute;mso-position-vertical-relative:text" from="135pt,15.75pt" to="135pt,1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" strokecolor="black [3213]" strokeweight=".5pt">
                <v:stroke joinstyle="miter"/>
              </v:lin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78848" behindDoc="0" locked="0" layoutInCell="1" allowOverlap="1" wp14:anchorId="690ABD4E" wp14:editId="5C0D36FF">
                <wp:simplePos x="0" y="0"/>
                <wp:positionH relativeFrom="column">
                  <wp:posOffset>1714500</wp:posOffset>
                </wp:positionH>
                <wp:positionV relativeFrom="paragraph">
                  <wp:posOffset>200025</wp:posOffset>
                </wp:positionV>
                <wp:extent cx="1028700" cy="0"/>
                <wp:effectExtent l="0" t="0" r="0" b="0"/>
                <wp:wrapNone/>
                <wp:docPr id="1495705278" name="Straight Connector 6"/>
                <wp:cNvGraphicFramePr/>
                <a:graphic xmlns:a="http://schemas.openxmlformats.org/drawingml/2006/main">
                  <a:graphicData uri="http://schemas.microsoft.com/office/word/2010/wordprocessingShape">
                    <wps:wsp>
                      <wps:cNvCnPr/>
                      <wps:spPr>
                        <a:xfrm flipH="1">
                          <a:off x="0" y="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11CEF0" id="Straight Connector 6" o:spid="_x0000_s1026" style="position:absolute;flip:x;z-index:252878848;visibility:visible;mso-wrap-style:square;mso-wrap-distance-left:9pt;mso-wrap-distance-top:0;mso-wrap-distance-right:9pt;mso-wrap-distance-bottom:0;mso-position-horizontal:absolute;mso-position-horizontal-relative:text;mso-position-vertical:absolute;mso-position-vertical-relative:text" from="135pt,15.75pt" to="3in,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" strokecolor="black [3213]" strokeweight=".5pt">
                <v:stroke joinstyle="miter"/>
              </v:lin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73728" behindDoc="0" locked="0" layoutInCell="1" allowOverlap="1" wp14:anchorId="0203B06E" wp14:editId="62940CA1">
                <wp:simplePos x="0" y="0"/>
                <wp:positionH relativeFrom="column">
                  <wp:posOffset>2857500</wp:posOffset>
                </wp:positionH>
                <wp:positionV relativeFrom="paragraph">
                  <wp:posOffset>83185</wp:posOffset>
                </wp:positionV>
                <wp:extent cx="0" cy="228600"/>
                <wp:effectExtent l="0" t="0" r="38100" b="19050"/>
                <wp:wrapNone/>
                <wp:docPr id="222024637" name="Straight Connector 2"/>
                <wp:cNvGraphicFramePr/>
                <a:graphic xmlns:a="http://schemas.openxmlformats.org/drawingml/2006/main">
                  <a:graphicData uri="http://schemas.microsoft.com/office/word/2010/wordprocessingShape">
                    <wps:wsp>
                      <wps:cNvCnPr/>
                      <wps:spPr>
                        <a:xfrm>
                          <a:off x="0" y="0"/>
                          <a:ext cx="0" cy="2286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A05C24" id="Straight Connector 2" o:spid="_x0000_s1026" style="position:absolute;z-index:252873728;visibility:visible;mso-wrap-style:square;mso-wrap-distance-left:9pt;mso-wrap-distance-top:0;mso-wrap-distance-right:9pt;mso-wrap-distance-bottom:0;mso-position-horizontal:absolute;mso-position-horizontal-relative:text;mso-position-vertical:absolute;mso-position-vertical-relative:text" from="225pt,6.55pt" to="22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" strokecolor="black [3213]" strokeweight="1.5pt">
                <v:stroke joinstyle="miter"/>
              </v:lin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77824" behindDoc="0" locked="0" layoutInCell="1" allowOverlap="1" wp14:anchorId="64B55DD2" wp14:editId="1CDD3043">
                <wp:simplePos x="0" y="0"/>
                <wp:positionH relativeFrom="column">
                  <wp:posOffset>3086100</wp:posOffset>
                </wp:positionH>
                <wp:positionV relativeFrom="paragraph">
                  <wp:posOffset>1287780</wp:posOffset>
                </wp:positionV>
                <wp:extent cx="0" cy="457200"/>
                <wp:effectExtent l="19050" t="0" r="19050" b="19050"/>
                <wp:wrapNone/>
                <wp:docPr id="354653963" name="Straight Connector 3"/>
                <wp:cNvGraphicFramePr/>
                <a:graphic xmlns:a="http://schemas.openxmlformats.org/drawingml/2006/main">
                  <a:graphicData uri="http://schemas.microsoft.com/office/word/2010/wordprocessingShape">
                    <wps:wsp>
                      <wps:cNvCnPr/>
                      <wps:spPr>
                        <a:xfrm>
                          <a:off x="0" y="0"/>
                          <a:ext cx="0" cy="4572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81D85D0" id="Straight Connector 3" o:spid="_x0000_s1026" style="position:absolute;z-index:25287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pt,101.4pt" to="243pt,1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" strokecolor="black [3213]" strokeweight="2.25pt">
                <v:stroke joinstyle="miter"/>
              </v:lin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75776" behindDoc="0" locked="0" layoutInCell="1" allowOverlap="1" wp14:anchorId="6C912E30" wp14:editId="18A5DBF4">
                <wp:simplePos x="0" y="0"/>
                <wp:positionH relativeFrom="column">
                  <wp:posOffset>2508250</wp:posOffset>
                </wp:positionH>
                <wp:positionV relativeFrom="paragraph">
                  <wp:posOffset>1287780</wp:posOffset>
                </wp:positionV>
                <wp:extent cx="0" cy="457200"/>
                <wp:effectExtent l="19050" t="0" r="19050" b="19050"/>
                <wp:wrapNone/>
                <wp:docPr id="329654230" name="Straight Connector 3"/>
                <wp:cNvGraphicFramePr/>
                <a:graphic xmlns:a="http://schemas.openxmlformats.org/drawingml/2006/main">
                  <a:graphicData uri="http://schemas.microsoft.com/office/word/2010/wordprocessingShape">
                    <wps:wsp>
                      <wps:cNvCnPr/>
                      <wps:spPr>
                        <a:xfrm>
                          <a:off x="0" y="0"/>
                          <a:ext cx="0" cy="4572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81D7644" id="Straight Connector 3" o:spid="_x0000_s1026" style="position:absolute;z-index:252875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7.5pt,101.4pt" to="197.5pt,1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" strokecolor="black [3213]" strokeweight="2.25pt">
                <v:stroke joinstyle="miter"/>
              </v:lin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76800" behindDoc="0" locked="0" layoutInCell="1" allowOverlap="1" wp14:anchorId="2DF3E480" wp14:editId="0091D992">
                <wp:simplePos x="0" y="0"/>
                <wp:positionH relativeFrom="column">
                  <wp:posOffset>3086100</wp:posOffset>
                </wp:positionH>
                <wp:positionV relativeFrom="paragraph">
                  <wp:posOffset>716280</wp:posOffset>
                </wp:positionV>
                <wp:extent cx="0" cy="457200"/>
                <wp:effectExtent l="19050" t="0" r="19050" b="19050"/>
                <wp:wrapNone/>
                <wp:docPr id="1115065273" name="Straight Connector 3"/>
                <wp:cNvGraphicFramePr/>
                <a:graphic xmlns:a="http://schemas.openxmlformats.org/drawingml/2006/main">
                  <a:graphicData uri="http://schemas.microsoft.com/office/word/2010/wordprocessingShape">
                    <wps:wsp>
                      <wps:cNvCnPr/>
                      <wps:spPr>
                        <a:xfrm>
                          <a:off x="0" y="0"/>
                          <a:ext cx="0" cy="4572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6548C81" id="Straight Connector 3" o:spid="_x0000_s1026" style="position:absolute;z-index:252876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pt,56.4pt" to="243pt,9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" strokecolor="black [3213]" strokeweight="2.25pt">
                <v:stroke joinstyle="miter"/>
              </v:lin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74752" behindDoc="0" locked="0" layoutInCell="1" allowOverlap="1" wp14:anchorId="76546C0F" wp14:editId="1FC27A3B">
                <wp:simplePos x="0" y="0"/>
                <wp:positionH relativeFrom="column">
                  <wp:posOffset>2514600</wp:posOffset>
                </wp:positionH>
                <wp:positionV relativeFrom="paragraph">
                  <wp:posOffset>716280</wp:posOffset>
                </wp:positionV>
                <wp:extent cx="0" cy="457200"/>
                <wp:effectExtent l="19050" t="0" r="19050" b="19050"/>
                <wp:wrapNone/>
                <wp:docPr id="1890285060" name="Straight Connector 3"/>
                <wp:cNvGraphicFramePr/>
                <a:graphic xmlns:a="http://schemas.openxmlformats.org/drawingml/2006/main">
                  <a:graphicData uri="http://schemas.microsoft.com/office/word/2010/wordprocessingShape">
                    <wps:wsp>
                      <wps:cNvCnPr/>
                      <wps:spPr>
                        <a:xfrm>
                          <a:off x="0" y="0"/>
                          <a:ext cx="0" cy="4572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2EDFAA0" id="Straight Connector 3" o:spid="_x0000_s1026" style="position:absolute;z-index:25287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8pt,56.4pt" to="198pt,9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" strokecolor="black [3213]" strokeweight="2.25pt">
                <v:stroke joinstyle="miter"/>
              </v:line>
            </w:pict>
          </mc:Fallback>
        </mc:AlternateContent>
      </w:r>
    </w:p>
    <w:p w14:paraId="40CD9BB7" w14:textId="77777777" w:rsidR="005C6833" w:rsidRPr="005C6833" w:rsidRDefault="005C6833" w:rsidP="005C6833">
      <w:pPr>
        <w:rPr>
          <w:rFonts w:ascii="Arial" w:hAnsi="Arial" w:cs="Arial"/>
          <w:sz w:val="22"/>
          <w:szCs w:val="22"/>
          <w:lang w:val="en-GB"/>
        </w:rPr>
      </w:pPr>
    </w:p>
    <w:p w14:paraId="2ADB8B48" w14:textId="77777777" w:rsidR="005C6833" w:rsidRPr="005C6833" w:rsidRDefault="005C6833" w:rsidP="005C6833">
      <w:pPr>
        <w:rPr>
          <w:rFonts w:ascii="Arial" w:hAnsi="Arial" w:cs="Arial"/>
          <w:sz w:val="22"/>
          <w:szCs w:val="22"/>
          <w:lang w:val="en-GB"/>
        </w:rPr>
      </w:pPr>
    </w:p>
    <w:p w14:paraId="437B0DCA" w14:textId="77777777" w:rsidR="005C6833" w:rsidRPr="005C6833" w:rsidRDefault="005C6833" w:rsidP="005C6833">
      <w:pPr>
        <w:rPr>
          <w:rFonts w:ascii="Arial" w:hAnsi="Arial" w:cs="Arial"/>
          <w:sz w:val="22"/>
          <w:szCs w:val="22"/>
          <w:lang w:val="en-GB"/>
        </w:rPr>
      </w:pPr>
    </w:p>
    <w:p w14:paraId="62CCE6E8" w14:textId="28E13E49" w:rsidR="005C6833" w:rsidRPr="005C6833" w:rsidRDefault="005C6833" w:rsidP="005C6833">
      <w:pPr>
        <w:rPr>
          <w:rFonts w:ascii="Arial" w:hAnsi="Arial" w:cs="Arial"/>
          <w:sz w:val="22"/>
          <w:szCs w:val="22"/>
          <w:lang w:val="en-GB"/>
        </w:rPr>
      </w:pPr>
    </w:p>
    <w:p w14:paraId="69C33B07" w14:textId="79FF5342" w:rsidR="005C6833" w:rsidRPr="005C6833" w:rsidRDefault="005C6833" w:rsidP="005C6833">
      <w:pPr>
        <w:rPr>
          <w:rFonts w:ascii="Arial" w:hAnsi="Arial" w:cs="Arial"/>
          <w:sz w:val="22"/>
          <w:szCs w:val="22"/>
          <w:lang w:val="en-GB"/>
        </w:rPr>
      </w:pPr>
    </w:p>
    <w:p w14:paraId="01BC7934" w14:textId="563259C1" w:rsidR="005C6833" w:rsidRPr="005C6833" w:rsidRDefault="005C6833" w:rsidP="005C6833">
      <w:pPr>
        <w:ind w:firstLine="720"/>
        <w:rPr>
          <w:rFonts w:ascii="Arial" w:hAnsi="Arial" w:cs="Arial"/>
          <w:sz w:val="22"/>
          <w:szCs w:val="22"/>
          <w:lang w:val="en-GB"/>
        </w:rPr>
      </w:pPr>
    </w:p>
    <w:p w14:paraId="36826475" w14:textId="296A3622" w:rsidR="005C6833" w:rsidRPr="005C6833" w:rsidRDefault="005C6833" w:rsidP="005C6833">
      <w:pPr>
        <w:rPr>
          <w:rFonts w:ascii="Arial" w:hAnsi="Arial" w:cs="Arial"/>
          <w:sz w:val="22"/>
          <w:szCs w:val="22"/>
          <w:lang w:val="en-GB"/>
        </w:rPr>
      </w:pPr>
      <w:r w:rsidRPr="005C6833">
        <w:rPr>
          <w:rFonts w:ascii="Arial" w:hAnsi="Arial" w:cs="Arial"/>
          <w:noProof/>
          <w:sz w:val="22"/>
          <w:szCs w:val="22"/>
          <w:lang w:val="en-GB"/>
        </w:rPr>
        <mc:AlternateContent>
          <mc:Choice Requires="wps">
            <w:drawing>
              <wp:anchor distT="0" distB="0" distL="114300" distR="114300" simplePos="0" relativeHeight="252888064" behindDoc="0" locked="0" layoutInCell="1" allowOverlap="1" wp14:anchorId="02D7F557" wp14:editId="313FE7DF">
                <wp:simplePos x="0" y="0"/>
                <wp:positionH relativeFrom="column">
                  <wp:posOffset>2266950</wp:posOffset>
                </wp:positionH>
                <wp:positionV relativeFrom="paragraph">
                  <wp:posOffset>121285</wp:posOffset>
                </wp:positionV>
                <wp:extent cx="304800" cy="0"/>
                <wp:effectExtent l="0" t="76200" r="19050" b="95250"/>
                <wp:wrapNone/>
                <wp:docPr id="265066790" name="Straight Arrow Connector 10"/>
                <wp:cNvGraphicFramePr/>
                <a:graphic xmlns:a="http://schemas.openxmlformats.org/drawingml/2006/main">
                  <a:graphicData uri="http://schemas.microsoft.com/office/word/2010/wordprocessingShape">
                    <wps:wsp>
                      <wps:cNvCnPr/>
                      <wps:spPr>
                        <a:xfrm>
                          <a:off x="0" y="0"/>
                          <a:ext cx="3048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DA44601" id="_x0000_t32" coordsize="21600,21600" o:spt="32" o:oned="t" path="m,l21600,21600e" filled="f">
                <v:path arrowok="t" fillok="f" o:connecttype="none"/>
                <o:lock v:ext="edit" shapetype="t"/>
              </v:shapetype>
              <v:shape id="Straight Arrow Connector 10" o:spid="_x0000_s1026" type="#_x0000_t32" style="position:absolute;margin-left:178.5pt;margin-top:9.55pt;width:24pt;height:0;z-index:252888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" strokecolor="black [3213]" strokeweight=".5pt">
                <v:stroke endarrow="block" joinstyle="miter"/>
              </v:shape>
            </w:pict>
          </mc:Fallback>
        </mc:AlternateContent>
      </w:r>
    </w:p>
    <w:p w14:paraId="1BDB1105" w14:textId="2FF9251D" w:rsidR="005C6833" w:rsidRDefault="005C6833" w:rsidP="005C6833">
      <w:pPr>
        <w:jc w:val="center"/>
        <w:rPr>
          <w:rFonts w:ascii="Arial" w:hAnsi="Arial" w:cs="Arial"/>
          <w:b/>
          <w:bCs/>
          <w:sz w:val="22"/>
          <w:szCs w:val="22"/>
          <w:lang w:val="en-GB"/>
        </w:rPr>
      </w:pPr>
    </w:p>
    <w:p w14:paraId="382CC853" w14:textId="034DB459" w:rsidR="005C6833" w:rsidRDefault="005C6833" w:rsidP="005C6833">
      <w:pPr>
        <w:jc w:val="center"/>
        <w:rPr>
          <w:rFonts w:ascii="Arial" w:hAnsi="Arial" w:cs="Arial"/>
          <w:b/>
          <w:bCs/>
          <w:sz w:val="22"/>
          <w:szCs w:val="22"/>
          <w:lang w:val="en-GB"/>
        </w:rPr>
      </w:pPr>
    </w:p>
    <w:p w14:paraId="1437EF69" w14:textId="656ADB39" w:rsidR="005C6833" w:rsidRDefault="005C6833" w:rsidP="005C6833">
      <w:pPr>
        <w:jc w:val="center"/>
        <w:rPr>
          <w:rFonts w:ascii="Arial" w:hAnsi="Arial" w:cs="Arial"/>
          <w:b/>
          <w:bCs/>
          <w:sz w:val="22"/>
          <w:szCs w:val="22"/>
          <w:lang w:val="en-GB"/>
        </w:rPr>
      </w:pPr>
    </w:p>
    <w:p w14:paraId="2908C2AB" w14:textId="1A5A4581" w:rsidR="005C6833" w:rsidRDefault="005C6833" w:rsidP="005C6833">
      <w:pPr>
        <w:jc w:val="center"/>
        <w:rPr>
          <w:rFonts w:ascii="Arial" w:hAnsi="Arial" w:cs="Arial"/>
          <w:b/>
          <w:bCs/>
          <w:sz w:val="22"/>
          <w:szCs w:val="22"/>
          <w:lang w:val="en-GB"/>
        </w:rPr>
      </w:pPr>
      <w:r w:rsidRPr="005C6833">
        <w:rPr>
          <w:rFonts w:ascii="Arial" w:hAnsi="Arial" w:cs="Arial"/>
          <w:noProof/>
          <w:sz w:val="22"/>
          <w:szCs w:val="22"/>
          <w:lang w:val="en-GB"/>
        </w:rPr>
        <mc:AlternateContent>
          <mc:Choice Requires="wps">
            <w:drawing>
              <wp:anchor distT="0" distB="0" distL="114300" distR="114300" simplePos="0" relativeHeight="252892160" behindDoc="0" locked="0" layoutInCell="1" allowOverlap="1" wp14:anchorId="2A562283" wp14:editId="000CC251">
                <wp:simplePos x="0" y="0"/>
                <wp:positionH relativeFrom="column">
                  <wp:posOffset>2546350</wp:posOffset>
                </wp:positionH>
                <wp:positionV relativeFrom="paragraph">
                  <wp:posOffset>56515</wp:posOffset>
                </wp:positionV>
                <wp:extent cx="571500" cy="0"/>
                <wp:effectExtent l="38100" t="76200" r="19050" b="95250"/>
                <wp:wrapNone/>
                <wp:docPr id="466948696" name="Straight Arrow Connector 12"/>
                <wp:cNvGraphicFramePr/>
                <a:graphic xmlns:a="http://schemas.openxmlformats.org/drawingml/2006/main">
                  <a:graphicData uri="http://schemas.microsoft.com/office/word/2010/wordprocessingShape">
                    <wps:wsp>
                      <wps:cNvCnPr/>
                      <wps:spPr>
                        <a:xfrm>
                          <a:off x="0" y="0"/>
                          <a:ext cx="571500" cy="0"/>
                        </a:xfrm>
                        <a:prstGeom prst="straightConnector1">
                          <a:avLst/>
                        </a:prstGeom>
                        <a:ln>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920198" id="Straight Arrow Connector 12" o:spid="_x0000_s1026" type="#_x0000_t32" style="position:absolute;margin-left:200.5pt;margin-top:4.45pt;width:45pt;height:0;z-index:252892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" strokecolor="black [3213]" strokeweight=".5pt">
                <v:stroke dashstyle="dash" startarrow="block" endarrow="block" joinstyle="miter"/>
              </v:shap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91136" behindDoc="1" locked="0" layoutInCell="1" allowOverlap="1" wp14:anchorId="3BEADD2D" wp14:editId="6C407671">
                <wp:simplePos x="0" y="0"/>
                <wp:positionH relativeFrom="column">
                  <wp:posOffset>2692400</wp:posOffset>
                </wp:positionH>
                <wp:positionV relativeFrom="paragraph">
                  <wp:posOffset>56515</wp:posOffset>
                </wp:positionV>
                <wp:extent cx="215900" cy="247650"/>
                <wp:effectExtent l="0" t="0" r="0" b="0"/>
                <wp:wrapNone/>
                <wp:docPr id="1176716045" name="Text Box 11"/>
                <wp:cNvGraphicFramePr/>
                <a:graphic xmlns:a="http://schemas.openxmlformats.org/drawingml/2006/main">
                  <a:graphicData uri="http://schemas.microsoft.com/office/word/2010/wordprocessingShape">
                    <wps:wsp>
                      <wps:cNvSpPr txBox="1"/>
                      <wps:spPr>
                        <a:xfrm>
                          <a:off x="0" y="0"/>
                          <a:ext cx="215900" cy="247650"/>
                        </a:xfrm>
                        <a:prstGeom prst="rect">
                          <a:avLst/>
                        </a:prstGeom>
                        <a:solidFill>
                          <a:schemeClr val="lt1"/>
                        </a:solidFill>
                        <a:ln w="6350">
                          <a:noFill/>
                        </a:ln>
                      </wps:spPr>
                      <wps:txbx>
                        <w:txbxContent>
                          <w:p w14:paraId="083B0F71" w14:textId="77777777" w:rsidR="005C6833" w:rsidRPr="00BD5A8F" w:rsidRDefault="005C6833" w:rsidP="005C6833">
                            <w:pPr>
                              <w:rPr>
                                <w:rFonts w:ascii="Arial" w:hAnsi="Arial" w:cs="Arial"/>
                                <w:sz w:val="18"/>
                                <w:szCs w:val="18"/>
                                <w:lang w:val="en-GB"/>
                              </w:rPr>
                            </w:pPr>
                            <w:r>
                              <w:rPr>
                                <w:rFonts w:ascii="Arial" w:hAnsi="Arial" w:cs="Arial"/>
                                <w:sz w:val="18"/>
                                <w:szCs w:val="18"/>
                                <w:lang w:val="en-GB"/>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ADD2D" id="_x0000_s1067" type="#_x0000_t202" style="position:absolute;left:0;text-align:left;margin-left:212pt;margin-top:4.45pt;width:17pt;height:19.5pt;z-index:-25042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" fillcolor="white [3201]" stroked="f" strokeweight=".5pt">
                <v:textbox>
                  <w:txbxContent>
                    <w:p w14:paraId="083B0F71" w14:textId="77777777" w:rsidR="005C6833" w:rsidRPr="00BD5A8F" w:rsidRDefault="005C6833" w:rsidP="005C6833">
                      <w:pPr>
                        <w:rPr>
                          <w:rFonts w:ascii="Arial" w:hAnsi="Arial" w:cs="Arial"/>
                          <w:sz w:val="18"/>
                          <w:szCs w:val="18"/>
                          <w:lang w:val="en-GB"/>
                        </w:rPr>
                      </w:pPr>
                      <w:r>
                        <w:rPr>
                          <w:rFonts w:ascii="Arial" w:hAnsi="Arial" w:cs="Arial"/>
                          <w:sz w:val="18"/>
                          <w:szCs w:val="18"/>
                          <w:lang w:val="en-GB"/>
                        </w:rPr>
                        <w:t>d</w:t>
                      </w:r>
                    </w:p>
                  </w:txbxContent>
                </v:textbox>
              </v:shape>
            </w:pict>
          </mc:Fallback>
        </mc:AlternateContent>
      </w:r>
    </w:p>
    <w:p w14:paraId="57C42DBE" w14:textId="77777777" w:rsidR="005C6833" w:rsidRDefault="005C6833" w:rsidP="005C6833">
      <w:pPr>
        <w:jc w:val="center"/>
        <w:rPr>
          <w:rFonts w:ascii="Arial" w:hAnsi="Arial" w:cs="Arial"/>
          <w:b/>
          <w:bCs/>
          <w:sz w:val="22"/>
          <w:szCs w:val="22"/>
          <w:lang w:val="en-GB"/>
        </w:rPr>
      </w:pPr>
    </w:p>
    <w:p w14:paraId="4354A88F" w14:textId="058D16C3" w:rsidR="005C6833" w:rsidRPr="005C6833" w:rsidRDefault="005C6833" w:rsidP="005C6833">
      <w:pPr>
        <w:rPr>
          <w:rFonts w:ascii="Arial" w:hAnsi="Arial" w:cs="Arial"/>
          <w:b/>
          <w:bCs/>
          <w:sz w:val="22"/>
          <w:szCs w:val="22"/>
          <w:lang w:val="en-GB"/>
        </w:rPr>
      </w:pPr>
      <w:r>
        <w:rPr>
          <w:rFonts w:ascii="Arial" w:hAnsi="Arial" w:cs="Arial"/>
          <w:b/>
          <w:bCs/>
          <w:sz w:val="22"/>
          <w:szCs w:val="22"/>
          <w:lang w:val="en-GB"/>
        </w:rPr>
        <w:tab/>
      </w:r>
      <w:r>
        <w:rPr>
          <w:rFonts w:ascii="Arial" w:hAnsi="Arial" w:cs="Arial"/>
          <w:b/>
          <w:bCs/>
          <w:sz w:val="22"/>
          <w:szCs w:val="22"/>
          <w:lang w:val="en-GB"/>
        </w:rPr>
        <w:tab/>
      </w:r>
      <w:r>
        <w:rPr>
          <w:rFonts w:ascii="Arial" w:hAnsi="Arial" w:cs="Arial"/>
          <w:b/>
          <w:bCs/>
          <w:sz w:val="22"/>
          <w:szCs w:val="22"/>
          <w:lang w:val="en-GB"/>
        </w:rPr>
        <w:tab/>
      </w:r>
      <w:r>
        <w:rPr>
          <w:rFonts w:ascii="Arial" w:hAnsi="Arial" w:cs="Arial"/>
          <w:b/>
          <w:bCs/>
          <w:sz w:val="22"/>
          <w:szCs w:val="22"/>
          <w:lang w:val="en-GB"/>
        </w:rPr>
        <w:tab/>
      </w:r>
      <w:r>
        <w:rPr>
          <w:rFonts w:ascii="Arial" w:hAnsi="Arial" w:cs="Arial"/>
          <w:b/>
          <w:bCs/>
          <w:sz w:val="22"/>
          <w:szCs w:val="22"/>
          <w:lang w:val="en-GB"/>
        </w:rPr>
        <w:tab/>
        <w:t xml:space="preserve">       </w:t>
      </w:r>
      <w:r w:rsidRPr="005C6833">
        <w:rPr>
          <w:rFonts w:ascii="Arial" w:hAnsi="Arial" w:cs="Arial"/>
          <w:b/>
          <w:bCs/>
          <w:sz w:val="22"/>
          <w:szCs w:val="22"/>
          <w:lang w:val="en-GB"/>
        </w:rPr>
        <w:t>Diagram 1</w:t>
      </w:r>
    </w:p>
    <w:p w14:paraId="21D34E71" w14:textId="77777777" w:rsidR="005C6833" w:rsidRPr="005C6833" w:rsidRDefault="005C6833" w:rsidP="005C6833">
      <w:pPr>
        <w:jc w:val="center"/>
        <w:rPr>
          <w:rFonts w:ascii="Arial" w:hAnsi="Arial" w:cs="Arial"/>
          <w:b/>
          <w:bCs/>
          <w:sz w:val="22"/>
          <w:szCs w:val="22"/>
          <w:lang w:val="en-GB"/>
        </w:rPr>
      </w:pPr>
    </w:p>
    <w:p w14:paraId="42750C62" w14:textId="3119119A" w:rsidR="005C6833" w:rsidRPr="005C6833" w:rsidRDefault="005C6833" w:rsidP="005C6833">
      <w:pPr>
        <w:rPr>
          <w:rFonts w:ascii="Arial" w:hAnsi="Arial" w:cs="Arial"/>
          <w:sz w:val="22"/>
          <w:szCs w:val="22"/>
          <w:lang w:val="en-GB"/>
        </w:rPr>
      </w:pPr>
      <w:r w:rsidRPr="005C6833">
        <w:rPr>
          <w:rFonts w:ascii="Arial" w:hAnsi="Arial" w:cs="Arial"/>
          <w:sz w:val="22"/>
          <w:szCs w:val="22"/>
          <w:lang w:val="en-GB"/>
        </w:rPr>
        <w:t>(a)</w:t>
      </w:r>
      <w:r w:rsidRPr="005C6833">
        <w:rPr>
          <w:rFonts w:ascii="Arial" w:hAnsi="Arial" w:cs="Arial"/>
          <w:sz w:val="22"/>
          <w:szCs w:val="22"/>
          <w:lang w:val="en-GB"/>
        </w:rPr>
        <w:tab/>
        <w:t xml:space="preserve">On Diagram 1, draw the electric field between the two plates. Draw at least three </w:t>
      </w:r>
      <w:r w:rsidRPr="005C6833">
        <w:rPr>
          <w:rFonts w:ascii="Arial" w:hAnsi="Arial" w:cs="Arial"/>
          <w:sz w:val="22"/>
          <w:szCs w:val="22"/>
          <w:lang w:val="en-GB"/>
        </w:rPr>
        <w:tab/>
        <w:t xml:space="preserve">field lines. </w:t>
      </w:r>
      <w:r w:rsidRPr="005C6833">
        <w:rPr>
          <w:rFonts w:ascii="Arial" w:hAnsi="Arial" w:cs="Arial"/>
          <w:sz w:val="22"/>
          <w:szCs w:val="22"/>
          <w:lang w:val="en-GB"/>
        </w:rPr>
        <w:tab/>
      </w:r>
      <w:r w:rsidRPr="005C6833">
        <w:rPr>
          <w:rFonts w:ascii="Arial" w:hAnsi="Arial" w:cs="Arial"/>
          <w:sz w:val="22"/>
          <w:szCs w:val="22"/>
          <w:lang w:val="en-GB"/>
        </w:rPr>
        <w:tab/>
      </w:r>
      <w:r w:rsidRPr="005C6833">
        <w:rPr>
          <w:rFonts w:ascii="Arial" w:hAnsi="Arial" w:cs="Arial"/>
          <w:sz w:val="22"/>
          <w:szCs w:val="22"/>
          <w:lang w:val="en-GB"/>
        </w:rPr>
        <w:tab/>
      </w:r>
      <w:r w:rsidRPr="005C6833">
        <w:rPr>
          <w:rFonts w:ascii="Arial" w:hAnsi="Arial" w:cs="Arial"/>
          <w:sz w:val="22"/>
          <w:szCs w:val="22"/>
          <w:lang w:val="en-GB"/>
        </w:rPr>
        <w:tab/>
      </w:r>
      <w:r w:rsidRPr="005C6833">
        <w:rPr>
          <w:rFonts w:ascii="Arial" w:hAnsi="Arial" w:cs="Arial"/>
          <w:sz w:val="22"/>
          <w:szCs w:val="22"/>
          <w:lang w:val="en-GB"/>
        </w:rPr>
        <w:tab/>
      </w:r>
      <w:r w:rsidRPr="005C6833">
        <w:rPr>
          <w:rFonts w:ascii="Arial" w:hAnsi="Arial" w:cs="Arial"/>
          <w:sz w:val="22"/>
          <w:szCs w:val="22"/>
          <w:lang w:val="en-GB"/>
        </w:rPr>
        <w:tab/>
      </w:r>
      <w:r w:rsidRPr="005C6833">
        <w:rPr>
          <w:rFonts w:ascii="Arial" w:hAnsi="Arial" w:cs="Arial"/>
          <w:sz w:val="22"/>
          <w:szCs w:val="22"/>
          <w:lang w:val="en-GB"/>
        </w:rPr>
        <w:tab/>
      </w:r>
      <w:r w:rsidRPr="005C6833">
        <w:rPr>
          <w:rFonts w:ascii="Arial" w:hAnsi="Arial" w:cs="Arial"/>
          <w:sz w:val="22"/>
          <w:szCs w:val="22"/>
          <w:lang w:val="en-GB"/>
        </w:rPr>
        <w:tab/>
      </w:r>
      <w:r w:rsidRPr="005C6833">
        <w:rPr>
          <w:rFonts w:ascii="Arial" w:hAnsi="Arial" w:cs="Arial"/>
          <w:sz w:val="22"/>
          <w:szCs w:val="22"/>
          <w:lang w:val="en-GB"/>
        </w:rPr>
        <w:tab/>
        <w:t xml:space="preserve">  </w:t>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t xml:space="preserve">          </w:t>
      </w:r>
      <w:r w:rsidRPr="005C6833">
        <w:rPr>
          <w:rFonts w:ascii="Arial" w:hAnsi="Arial" w:cs="Arial"/>
          <w:sz w:val="22"/>
          <w:szCs w:val="22"/>
          <w:lang w:val="en-GB"/>
        </w:rPr>
        <w:t>(2 marks)</w:t>
      </w:r>
    </w:p>
    <w:p w14:paraId="1F68E272" w14:textId="77777777" w:rsidR="005C6833" w:rsidRPr="005C6833" w:rsidRDefault="005C6833" w:rsidP="005C6833">
      <w:pPr>
        <w:rPr>
          <w:rFonts w:ascii="Arial" w:hAnsi="Arial" w:cs="Arial"/>
          <w:sz w:val="22"/>
          <w:szCs w:val="22"/>
          <w:lang w:val="en-GB"/>
        </w:rPr>
      </w:pPr>
    </w:p>
    <w:p w14:paraId="19E393F9" w14:textId="45E64DEE" w:rsidR="005C6833" w:rsidRPr="005C6833" w:rsidRDefault="005C6833" w:rsidP="005C6833">
      <w:pPr>
        <w:rPr>
          <w:rFonts w:ascii="Arial" w:hAnsi="Arial" w:cs="Arial"/>
          <w:sz w:val="22"/>
          <w:szCs w:val="22"/>
          <w:lang w:val="en-GB"/>
        </w:rPr>
      </w:pPr>
      <w:r w:rsidRPr="005C6833">
        <w:rPr>
          <w:rFonts w:ascii="Arial" w:hAnsi="Arial" w:cs="Arial"/>
          <w:sz w:val="22"/>
          <w:szCs w:val="22"/>
          <w:lang w:val="en-GB"/>
        </w:rPr>
        <w:t>(b)</w:t>
      </w:r>
      <w:r w:rsidRPr="005C6833">
        <w:rPr>
          <w:rFonts w:ascii="Arial" w:hAnsi="Arial" w:cs="Arial"/>
          <w:sz w:val="22"/>
          <w:szCs w:val="22"/>
          <w:lang w:val="en-GB"/>
        </w:rPr>
        <w:tab/>
        <w:t>The proton emerges from the narrow slit at the other plate with a speed equal to</w:t>
      </w:r>
      <w:r>
        <w:rPr>
          <w:rFonts w:ascii="Arial" w:hAnsi="Arial" w:cs="Arial"/>
          <w:sz w:val="22"/>
          <w:szCs w:val="22"/>
          <w:lang w:val="en-GB"/>
        </w:rPr>
        <w:t xml:space="preserve"> </w:t>
      </w:r>
      <w:r w:rsidRPr="005C6833">
        <w:rPr>
          <w:rFonts w:ascii="Arial" w:hAnsi="Arial" w:cs="Arial"/>
          <w:sz w:val="22"/>
          <w:szCs w:val="22"/>
          <w:lang w:val="en-GB"/>
        </w:rPr>
        <w:t xml:space="preserve">5.46 </w:t>
      </w:r>
      <w:r w:rsidR="00A978B8">
        <w:rPr>
          <w:rFonts w:ascii="Arial" w:hAnsi="Arial" w:cs="Arial"/>
          <w:sz w:val="22"/>
          <w:szCs w:val="22"/>
          <w:lang w:val="en-GB"/>
        </w:rPr>
        <w:t>×</w:t>
      </w:r>
      <w:r w:rsidRPr="005C6833">
        <w:rPr>
          <w:rFonts w:ascii="Arial" w:hAnsi="Arial" w:cs="Arial"/>
          <w:sz w:val="22"/>
          <w:szCs w:val="22"/>
          <w:lang w:val="en-GB"/>
        </w:rPr>
        <w:t xml:space="preserve"> 10</w:t>
      </w:r>
      <w:r w:rsidRPr="005C6833">
        <w:rPr>
          <w:rFonts w:ascii="Arial" w:hAnsi="Arial" w:cs="Arial"/>
          <w:sz w:val="22"/>
          <w:szCs w:val="22"/>
          <w:vertAlign w:val="superscript"/>
          <w:lang w:val="en-GB"/>
        </w:rPr>
        <w:t>5</w:t>
      </w:r>
      <w:r w:rsidRPr="005C6833">
        <w:rPr>
          <w:rFonts w:ascii="Arial" w:hAnsi="Arial" w:cs="Arial"/>
          <w:sz w:val="22"/>
          <w:szCs w:val="22"/>
          <w:lang w:val="en-GB"/>
        </w:rPr>
        <w:t xml:space="preserve"> m s</w:t>
      </w:r>
      <w:r w:rsidRPr="005C6833">
        <w:rPr>
          <w:rFonts w:ascii="Arial" w:hAnsi="Arial" w:cs="Arial"/>
          <w:sz w:val="22"/>
          <w:szCs w:val="22"/>
          <w:vertAlign w:val="superscript"/>
          <w:lang w:val="en-GB"/>
        </w:rPr>
        <w:t>-1</w:t>
      </w:r>
      <w:r w:rsidRPr="005C6833">
        <w:rPr>
          <w:rFonts w:ascii="Arial" w:hAnsi="Arial" w:cs="Arial"/>
          <w:sz w:val="22"/>
          <w:szCs w:val="22"/>
          <w:lang w:val="en-GB"/>
        </w:rPr>
        <w:t xml:space="preserve">. </w:t>
      </w:r>
      <w:r>
        <w:rPr>
          <w:rFonts w:ascii="Arial" w:hAnsi="Arial" w:cs="Arial"/>
          <w:sz w:val="22"/>
          <w:szCs w:val="22"/>
          <w:lang w:val="en-GB"/>
        </w:rPr>
        <w:tab/>
      </w:r>
      <w:r w:rsidRPr="005C6833">
        <w:rPr>
          <w:rFonts w:ascii="Arial" w:hAnsi="Arial" w:cs="Arial"/>
          <w:sz w:val="22"/>
          <w:szCs w:val="22"/>
          <w:lang w:val="en-GB"/>
        </w:rPr>
        <w:t xml:space="preserve">Use this speed to calculate the value for ‘V’. </w:t>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t xml:space="preserve">          </w:t>
      </w:r>
      <w:r w:rsidR="00085BEE">
        <w:rPr>
          <w:rFonts w:ascii="Arial" w:hAnsi="Arial" w:cs="Arial"/>
          <w:sz w:val="22"/>
          <w:szCs w:val="22"/>
          <w:lang w:val="en-GB"/>
        </w:rPr>
        <w:tab/>
        <w:t xml:space="preserve">          </w:t>
      </w:r>
      <w:r w:rsidRPr="005C6833">
        <w:rPr>
          <w:rFonts w:ascii="Arial" w:hAnsi="Arial" w:cs="Arial"/>
          <w:sz w:val="22"/>
          <w:szCs w:val="22"/>
          <w:lang w:val="en-GB"/>
        </w:rPr>
        <w:t>(4 marks)</w:t>
      </w:r>
    </w:p>
    <w:p w14:paraId="4AB076B2" w14:textId="77777777" w:rsidR="005C6833" w:rsidRPr="005C6833" w:rsidRDefault="005C6833" w:rsidP="005C6833">
      <w:pPr>
        <w:rPr>
          <w:rFonts w:ascii="Arial" w:hAnsi="Arial" w:cs="Arial"/>
          <w:sz w:val="22"/>
          <w:szCs w:val="22"/>
          <w:lang w:val="en-GB"/>
        </w:rPr>
      </w:pPr>
    </w:p>
    <w:p w14:paraId="6EC67030" w14:textId="77777777" w:rsidR="005C6833" w:rsidRPr="005C6833" w:rsidRDefault="005C6833" w:rsidP="005C6833">
      <w:pPr>
        <w:rPr>
          <w:rFonts w:ascii="Arial" w:hAnsi="Arial" w:cs="Arial"/>
          <w:sz w:val="22"/>
          <w:szCs w:val="22"/>
          <w:lang w:val="en-GB"/>
        </w:rPr>
      </w:pPr>
    </w:p>
    <w:p w14:paraId="4DCAE65C" w14:textId="77777777" w:rsidR="005C6833" w:rsidRPr="005C6833" w:rsidRDefault="005C6833" w:rsidP="005C6833">
      <w:pPr>
        <w:rPr>
          <w:rFonts w:ascii="Arial" w:hAnsi="Arial" w:cs="Arial"/>
          <w:sz w:val="22"/>
          <w:szCs w:val="22"/>
          <w:lang w:val="en-GB"/>
        </w:rPr>
      </w:pPr>
    </w:p>
    <w:p w14:paraId="7BF43A40" w14:textId="77777777" w:rsidR="005C6833" w:rsidRPr="005C6833" w:rsidRDefault="005C6833" w:rsidP="005C6833">
      <w:pPr>
        <w:rPr>
          <w:rFonts w:ascii="Arial" w:hAnsi="Arial" w:cs="Arial"/>
          <w:sz w:val="22"/>
          <w:szCs w:val="22"/>
          <w:lang w:val="en-GB"/>
        </w:rPr>
      </w:pPr>
    </w:p>
    <w:p w14:paraId="636B997E" w14:textId="77777777" w:rsidR="005C6833" w:rsidRPr="005C6833" w:rsidRDefault="005C6833" w:rsidP="005C6833">
      <w:pPr>
        <w:rPr>
          <w:rFonts w:ascii="Arial" w:hAnsi="Arial" w:cs="Arial"/>
          <w:sz w:val="22"/>
          <w:szCs w:val="22"/>
          <w:lang w:val="en-GB"/>
        </w:rPr>
      </w:pPr>
    </w:p>
    <w:p w14:paraId="31EC5483" w14:textId="77777777" w:rsidR="005C6833" w:rsidRPr="005C6833" w:rsidRDefault="005C6833" w:rsidP="005C6833">
      <w:pPr>
        <w:rPr>
          <w:rFonts w:ascii="Arial" w:hAnsi="Arial" w:cs="Arial"/>
          <w:sz w:val="22"/>
          <w:szCs w:val="22"/>
          <w:lang w:val="en-GB"/>
        </w:rPr>
      </w:pPr>
    </w:p>
    <w:p w14:paraId="5272E1FB" w14:textId="77777777" w:rsidR="005C6833" w:rsidRPr="005C6833" w:rsidRDefault="005C6833" w:rsidP="005C6833">
      <w:pPr>
        <w:rPr>
          <w:rFonts w:ascii="Arial" w:hAnsi="Arial" w:cs="Arial"/>
          <w:sz w:val="22"/>
          <w:szCs w:val="22"/>
          <w:lang w:val="en-GB"/>
        </w:rPr>
      </w:pPr>
    </w:p>
    <w:p w14:paraId="1C544376" w14:textId="77777777" w:rsidR="005C6833" w:rsidRDefault="005C6833" w:rsidP="00BB4317">
      <w:pPr>
        <w:jc w:val="right"/>
        <w:rPr>
          <w:rFonts w:ascii="Arial" w:hAnsi="Arial" w:cs="Arial"/>
          <w:sz w:val="22"/>
          <w:szCs w:val="22"/>
          <w:lang w:val="en-GB"/>
        </w:rPr>
      </w:pPr>
    </w:p>
    <w:p w14:paraId="1A204654" w14:textId="77777777" w:rsidR="00BB4317" w:rsidRDefault="00BB4317" w:rsidP="00BB4317">
      <w:pPr>
        <w:jc w:val="right"/>
        <w:rPr>
          <w:rFonts w:ascii="Arial" w:hAnsi="Arial" w:cs="Arial"/>
          <w:sz w:val="22"/>
          <w:szCs w:val="22"/>
          <w:lang w:val="en-GB"/>
        </w:rPr>
      </w:pPr>
    </w:p>
    <w:p w14:paraId="49175096" w14:textId="77777777" w:rsidR="00BB4317" w:rsidRDefault="00BB4317" w:rsidP="00BB4317">
      <w:pPr>
        <w:jc w:val="right"/>
        <w:rPr>
          <w:rFonts w:ascii="Arial" w:hAnsi="Arial" w:cs="Arial"/>
          <w:sz w:val="22"/>
          <w:szCs w:val="22"/>
          <w:lang w:val="en-GB"/>
        </w:rPr>
      </w:pPr>
    </w:p>
    <w:p w14:paraId="7F96B91B" w14:textId="77777777" w:rsidR="00BB4317" w:rsidRDefault="00BB4317" w:rsidP="00BB4317">
      <w:pPr>
        <w:jc w:val="right"/>
        <w:rPr>
          <w:rFonts w:ascii="Arial" w:hAnsi="Arial" w:cs="Arial"/>
          <w:sz w:val="22"/>
          <w:szCs w:val="22"/>
          <w:lang w:val="en-GB"/>
        </w:rPr>
      </w:pPr>
    </w:p>
    <w:p w14:paraId="73CA7836" w14:textId="77777777" w:rsidR="00BB4317" w:rsidRDefault="00BB4317" w:rsidP="00BB4317">
      <w:pPr>
        <w:jc w:val="right"/>
        <w:rPr>
          <w:rFonts w:ascii="Arial" w:hAnsi="Arial" w:cs="Arial"/>
          <w:sz w:val="22"/>
          <w:szCs w:val="22"/>
          <w:lang w:val="en-GB"/>
        </w:rPr>
      </w:pPr>
    </w:p>
    <w:p w14:paraId="7BC22BCB" w14:textId="77777777" w:rsidR="00BB4317" w:rsidRDefault="00BB4317" w:rsidP="00BB4317">
      <w:pPr>
        <w:jc w:val="right"/>
        <w:rPr>
          <w:rFonts w:ascii="Arial" w:hAnsi="Arial" w:cs="Arial"/>
          <w:sz w:val="22"/>
          <w:szCs w:val="22"/>
          <w:lang w:val="en-GB"/>
        </w:rPr>
      </w:pPr>
    </w:p>
    <w:p w14:paraId="06CC7570" w14:textId="77777777" w:rsidR="00BB4317" w:rsidRDefault="00BB4317" w:rsidP="00BB4317">
      <w:pPr>
        <w:jc w:val="right"/>
        <w:rPr>
          <w:rFonts w:ascii="Arial" w:hAnsi="Arial" w:cs="Arial"/>
          <w:sz w:val="22"/>
          <w:szCs w:val="22"/>
          <w:lang w:val="en-GB"/>
        </w:rPr>
      </w:pPr>
    </w:p>
    <w:p w14:paraId="69FD1BB6" w14:textId="77777777" w:rsidR="00BB4317" w:rsidRDefault="00BB4317" w:rsidP="00BB4317">
      <w:pPr>
        <w:jc w:val="right"/>
        <w:rPr>
          <w:rFonts w:ascii="Arial" w:hAnsi="Arial" w:cs="Arial"/>
          <w:sz w:val="22"/>
          <w:szCs w:val="22"/>
          <w:lang w:val="en-GB"/>
        </w:rPr>
      </w:pPr>
    </w:p>
    <w:p w14:paraId="29ED9D50" w14:textId="77777777" w:rsidR="00BB4317" w:rsidRDefault="00BB4317" w:rsidP="00BB4317">
      <w:pPr>
        <w:jc w:val="right"/>
        <w:rPr>
          <w:rFonts w:ascii="Arial" w:hAnsi="Arial" w:cs="Arial"/>
          <w:sz w:val="22"/>
          <w:szCs w:val="22"/>
          <w:lang w:val="en-GB"/>
        </w:rPr>
      </w:pPr>
    </w:p>
    <w:p w14:paraId="1A4522B4" w14:textId="77777777" w:rsidR="00BB4317" w:rsidRDefault="00BB4317" w:rsidP="00BB4317">
      <w:pPr>
        <w:jc w:val="right"/>
        <w:rPr>
          <w:rFonts w:ascii="Arial" w:hAnsi="Arial" w:cs="Arial"/>
          <w:sz w:val="22"/>
          <w:szCs w:val="22"/>
          <w:lang w:val="en-GB"/>
        </w:rPr>
      </w:pPr>
    </w:p>
    <w:p w14:paraId="643687AE" w14:textId="77777777" w:rsidR="00BB4317" w:rsidRDefault="00BB4317" w:rsidP="00BB4317">
      <w:pPr>
        <w:jc w:val="right"/>
        <w:rPr>
          <w:rFonts w:ascii="Arial" w:hAnsi="Arial" w:cs="Arial"/>
          <w:sz w:val="22"/>
          <w:szCs w:val="22"/>
          <w:lang w:val="en-GB"/>
        </w:rPr>
      </w:pPr>
    </w:p>
    <w:p w14:paraId="6D59A8A9" w14:textId="77777777" w:rsidR="00BB4317" w:rsidRDefault="00BB4317" w:rsidP="00BB4317">
      <w:pPr>
        <w:jc w:val="right"/>
        <w:rPr>
          <w:rFonts w:ascii="Arial" w:hAnsi="Arial" w:cs="Arial"/>
          <w:sz w:val="22"/>
          <w:szCs w:val="22"/>
          <w:lang w:val="en-GB"/>
        </w:rPr>
      </w:pPr>
    </w:p>
    <w:p w14:paraId="0CEB8D0A" w14:textId="77777777" w:rsidR="00BB4317" w:rsidRDefault="00BB4317" w:rsidP="00BB4317">
      <w:pPr>
        <w:jc w:val="right"/>
        <w:rPr>
          <w:rFonts w:ascii="Arial" w:hAnsi="Arial" w:cs="Arial"/>
          <w:sz w:val="22"/>
          <w:szCs w:val="22"/>
          <w:lang w:val="en-GB"/>
        </w:rPr>
      </w:pPr>
    </w:p>
    <w:p w14:paraId="4A631982" w14:textId="77777777" w:rsidR="00BB4317" w:rsidRDefault="00BB4317" w:rsidP="00BB4317">
      <w:pPr>
        <w:jc w:val="right"/>
        <w:rPr>
          <w:rFonts w:ascii="Arial" w:hAnsi="Arial" w:cs="Arial"/>
          <w:sz w:val="22"/>
          <w:szCs w:val="22"/>
          <w:lang w:val="en-GB"/>
        </w:rPr>
      </w:pPr>
    </w:p>
    <w:p w14:paraId="791A9214" w14:textId="77777777" w:rsidR="00BB4317" w:rsidRPr="005C6833" w:rsidRDefault="00BB4317" w:rsidP="00BB4317">
      <w:pPr>
        <w:jc w:val="right"/>
        <w:rPr>
          <w:rFonts w:ascii="Arial" w:hAnsi="Arial" w:cs="Arial"/>
          <w:sz w:val="22"/>
          <w:szCs w:val="22"/>
          <w:lang w:val="en-GB"/>
        </w:rPr>
      </w:pPr>
    </w:p>
    <w:p w14:paraId="67ACC135" w14:textId="77777777" w:rsidR="005C6833" w:rsidRPr="005C6833" w:rsidRDefault="005C6833" w:rsidP="005C6833">
      <w:pPr>
        <w:rPr>
          <w:rFonts w:ascii="Arial" w:hAnsi="Arial" w:cs="Arial"/>
          <w:sz w:val="22"/>
          <w:szCs w:val="22"/>
          <w:lang w:val="en-GB"/>
        </w:rPr>
      </w:pPr>
    </w:p>
    <w:p w14:paraId="697D090F" w14:textId="77777777" w:rsidR="005C6833" w:rsidRPr="005C6833" w:rsidRDefault="005C6833" w:rsidP="005C6833">
      <w:pPr>
        <w:rPr>
          <w:rFonts w:ascii="Arial" w:hAnsi="Arial" w:cs="Arial"/>
          <w:sz w:val="22"/>
          <w:szCs w:val="22"/>
          <w:lang w:val="en-GB"/>
        </w:rPr>
      </w:pPr>
    </w:p>
    <w:p w14:paraId="7CD1797C" w14:textId="07DD3001" w:rsidR="005C6833" w:rsidRPr="005C6833" w:rsidRDefault="003A26D2" w:rsidP="005C6833">
      <w:pPr>
        <w:jc w:val="right"/>
        <w:rPr>
          <w:rFonts w:ascii="Arial" w:hAnsi="Arial" w:cs="Arial"/>
          <w:bCs/>
          <w:sz w:val="22"/>
          <w:szCs w:val="22"/>
        </w:rPr>
      </w:pPr>
      <w:r>
        <w:rPr>
          <w:rFonts w:ascii="Arial" w:hAnsi="Arial" w:cs="Arial"/>
          <w:sz w:val="22"/>
          <w:szCs w:val="22"/>
          <w:lang w:val="en-GB"/>
        </w:rPr>
        <w:t>Answer</w:t>
      </w:r>
      <w:r w:rsidR="005C6833" w:rsidRPr="005C6833">
        <w:rPr>
          <w:rFonts w:ascii="Arial" w:hAnsi="Arial" w:cs="Arial"/>
          <w:sz w:val="22"/>
          <w:szCs w:val="22"/>
          <w:lang w:val="en-GB"/>
        </w:rPr>
        <w:t xml:space="preserve"> </w:t>
      </w:r>
      <w:r w:rsidR="005C6833" w:rsidRPr="005C6833">
        <w:rPr>
          <w:rFonts w:ascii="Arial" w:hAnsi="Arial" w:cs="Arial"/>
          <w:bCs/>
          <w:sz w:val="22"/>
          <w:szCs w:val="22"/>
        </w:rPr>
        <w:t>________________ V</w:t>
      </w:r>
    </w:p>
    <w:p w14:paraId="5C8479B6" w14:textId="77777777" w:rsidR="00085BEE" w:rsidRDefault="00085BEE">
      <w:pPr>
        <w:spacing w:after="160" w:line="259" w:lineRule="auto"/>
        <w:rPr>
          <w:rFonts w:ascii="Arial" w:hAnsi="Arial" w:cs="Arial"/>
          <w:bCs/>
          <w:sz w:val="22"/>
          <w:szCs w:val="22"/>
        </w:rPr>
      </w:pPr>
      <w:r>
        <w:rPr>
          <w:rFonts w:ascii="Arial" w:hAnsi="Arial" w:cs="Arial"/>
          <w:bCs/>
          <w:sz w:val="22"/>
          <w:szCs w:val="22"/>
        </w:rPr>
        <w:br w:type="page"/>
      </w:r>
    </w:p>
    <w:p w14:paraId="72C5AF1C" w14:textId="77777777" w:rsidR="00057DBC" w:rsidRDefault="00057DBC" w:rsidP="005C6833">
      <w:pPr>
        <w:rPr>
          <w:rFonts w:ascii="Arial" w:hAnsi="Arial" w:cs="Arial"/>
          <w:bCs/>
          <w:sz w:val="22"/>
          <w:szCs w:val="22"/>
        </w:rPr>
      </w:pPr>
    </w:p>
    <w:p w14:paraId="0B2E7F9D" w14:textId="3290A98F" w:rsidR="005C6833" w:rsidRPr="005C6833" w:rsidRDefault="005C6833" w:rsidP="005C6833">
      <w:pPr>
        <w:rPr>
          <w:rFonts w:ascii="Arial" w:hAnsi="Arial" w:cs="Arial"/>
          <w:bCs/>
          <w:sz w:val="22"/>
          <w:szCs w:val="22"/>
        </w:rPr>
      </w:pPr>
      <w:r w:rsidRPr="005C6833">
        <w:rPr>
          <w:rFonts w:ascii="Arial" w:hAnsi="Arial" w:cs="Arial"/>
          <w:bCs/>
          <w:sz w:val="22"/>
          <w:szCs w:val="22"/>
        </w:rPr>
        <w:t>(c)</w:t>
      </w:r>
      <w:r w:rsidRPr="005C6833">
        <w:rPr>
          <w:rFonts w:ascii="Arial" w:hAnsi="Arial" w:cs="Arial"/>
          <w:bCs/>
          <w:sz w:val="22"/>
          <w:szCs w:val="22"/>
        </w:rPr>
        <w:tab/>
        <w:t xml:space="preserve">Calculate the strength of the uniform electric field ‘E’ between the two plates. [If you were unable </w:t>
      </w:r>
      <w:r w:rsidR="00DD559C">
        <w:rPr>
          <w:rFonts w:ascii="Arial" w:hAnsi="Arial" w:cs="Arial"/>
          <w:bCs/>
          <w:sz w:val="22"/>
          <w:szCs w:val="22"/>
        </w:rPr>
        <w:tab/>
      </w:r>
      <w:r w:rsidRPr="005C6833">
        <w:rPr>
          <w:rFonts w:ascii="Arial" w:hAnsi="Arial" w:cs="Arial"/>
          <w:bCs/>
          <w:sz w:val="22"/>
          <w:szCs w:val="22"/>
        </w:rPr>
        <w:t xml:space="preserve">to calculate a value for part (b), use 1.70 </w:t>
      </w:r>
      <w:r w:rsidR="00A978B8">
        <w:rPr>
          <w:rFonts w:ascii="Arial" w:hAnsi="Arial" w:cs="Arial"/>
          <w:bCs/>
          <w:sz w:val="22"/>
          <w:szCs w:val="22"/>
        </w:rPr>
        <w:t>×</w:t>
      </w:r>
      <w:r w:rsidR="0004193C">
        <w:rPr>
          <w:rFonts w:ascii="Arial" w:hAnsi="Arial" w:cs="Arial"/>
          <w:bCs/>
          <w:sz w:val="22"/>
          <w:szCs w:val="22"/>
        </w:rPr>
        <w:t xml:space="preserve"> </w:t>
      </w:r>
      <w:r w:rsidRPr="005C6833">
        <w:rPr>
          <w:rFonts w:ascii="Arial" w:hAnsi="Arial" w:cs="Arial"/>
          <w:bCs/>
          <w:sz w:val="22"/>
          <w:szCs w:val="22"/>
        </w:rPr>
        <w:t>10</w:t>
      </w:r>
      <w:r w:rsidRPr="005C6833">
        <w:rPr>
          <w:rFonts w:ascii="Arial" w:hAnsi="Arial" w:cs="Arial"/>
          <w:bCs/>
          <w:sz w:val="22"/>
          <w:szCs w:val="22"/>
          <w:vertAlign w:val="superscript"/>
        </w:rPr>
        <w:t>3</w:t>
      </w:r>
      <w:r w:rsidRPr="005C6833">
        <w:rPr>
          <w:rFonts w:ascii="Arial" w:hAnsi="Arial" w:cs="Arial"/>
          <w:bCs/>
          <w:sz w:val="22"/>
          <w:szCs w:val="22"/>
        </w:rPr>
        <w:t xml:space="preserve"> V]</w:t>
      </w:r>
      <w:r w:rsidRPr="005C6833">
        <w:rPr>
          <w:rFonts w:ascii="Arial" w:hAnsi="Arial" w:cs="Arial"/>
          <w:bCs/>
          <w:sz w:val="22"/>
          <w:szCs w:val="22"/>
        </w:rPr>
        <w:tab/>
      </w:r>
      <w:r w:rsidR="0004193C">
        <w:rPr>
          <w:rFonts w:ascii="Arial" w:hAnsi="Arial" w:cs="Arial"/>
          <w:bCs/>
          <w:sz w:val="22"/>
          <w:szCs w:val="22"/>
        </w:rPr>
        <w:t xml:space="preserve">          </w:t>
      </w:r>
      <w:r w:rsidR="00DD559C">
        <w:rPr>
          <w:rFonts w:ascii="Arial" w:hAnsi="Arial" w:cs="Arial"/>
          <w:bCs/>
          <w:sz w:val="22"/>
          <w:szCs w:val="22"/>
        </w:rPr>
        <w:tab/>
      </w:r>
      <w:r w:rsidR="00DD559C">
        <w:rPr>
          <w:rFonts w:ascii="Arial" w:hAnsi="Arial" w:cs="Arial"/>
          <w:bCs/>
          <w:sz w:val="22"/>
          <w:szCs w:val="22"/>
        </w:rPr>
        <w:tab/>
      </w:r>
      <w:r w:rsidR="00DD559C">
        <w:rPr>
          <w:rFonts w:ascii="Arial" w:hAnsi="Arial" w:cs="Arial"/>
          <w:bCs/>
          <w:sz w:val="22"/>
          <w:szCs w:val="22"/>
        </w:rPr>
        <w:tab/>
      </w:r>
      <w:r w:rsidR="00DD559C">
        <w:rPr>
          <w:rFonts w:ascii="Arial" w:hAnsi="Arial" w:cs="Arial"/>
          <w:bCs/>
          <w:sz w:val="22"/>
          <w:szCs w:val="22"/>
        </w:rPr>
        <w:tab/>
        <w:t xml:space="preserve">       </w:t>
      </w:r>
      <w:proofErr w:type="gramStart"/>
      <w:r w:rsidR="00DD559C">
        <w:rPr>
          <w:rFonts w:ascii="Arial" w:hAnsi="Arial" w:cs="Arial"/>
          <w:bCs/>
          <w:sz w:val="22"/>
          <w:szCs w:val="22"/>
        </w:rPr>
        <w:t xml:space="preserve">   </w:t>
      </w:r>
      <w:r w:rsidRPr="005C6833">
        <w:rPr>
          <w:rFonts w:ascii="Arial" w:hAnsi="Arial" w:cs="Arial"/>
          <w:bCs/>
          <w:sz w:val="22"/>
          <w:szCs w:val="22"/>
        </w:rPr>
        <w:t>(</w:t>
      </w:r>
      <w:proofErr w:type="gramEnd"/>
      <w:r w:rsidR="00DD559C">
        <w:rPr>
          <w:rFonts w:ascii="Arial" w:hAnsi="Arial" w:cs="Arial"/>
          <w:bCs/>
          <w:sz w:val="22"/>
          <w:szCs w:val="22"/>
        </w:rPr>
        <w:t>2</w:t>
      </w:r>
      <w:r w:rsidRPr="005C6833">
        <w:rPr>
          <w:rFonts w:ascii="Arial" w:hAnsi="Arial" w:cs="Arial"/>
          <w:bCs/>
          <w:sz w:val="22"/>
          <w:szCs w:val="22"/>
        </w:rPr>
        <w:t xml:space="preserve"> marks)</w:t>
      </w:r>
    </w:p>
    <w:p w14:paraId="11E25D5D" w14:textId="77777777" w:rsidR="005C6833" w:rsidRPr="005C6833" w:rsidRDefault="005C6833" w:rsidP="005C6833">
      <w:pPr>
        <w:rPr>
          <w:rFonts w:ascii="Arial" w:hAnsi="Arial" w:cs="Arial"/>
          <w:bCs/>
          <w:sz w:val="22"/>
          <w:szCs w:val="22"/>
        </w:rPr>
      </w:pPr>
    </w:p>
    <w:p w14:paraId="34247C85" w14:textId="77777777" w:rsidR="005C6833" w:rsidRPr="005C6833" w:rsidRDefault="005C6833" w:rsidP="005C6833">
      <w:pPr>
        <w:rPr>
          <w:rFonts w:ascii="Arial" w:hAnsi="Arial" w:cs="Arial"/>
          <w:bCs/>
          <w:sz w:val="22"/>
          <w:szCs w:val="22"/>
        </w:rPr>
      </w:pPr>
    </w:p>
    <w:p w14:paraId="76C9DBF2" w14:textId="77777777" w:rsidR="005C6833" w:rsidRPr="005C6833" w:rsidRDefault="005C6833" w:rsidP="005C6833">
      <w:pPr>
        <w:rPr>
          <w:rFonts w:ascii="Arial" w:hAnsi="Arial" w:cs="Arial"/>
          <w:bCs/>
          <w:sz w:val="22"/>
          <w:szCs w:val="22"/>
        </w:rPr>
      </w:pPr>
    </w:p>
    <w:p w14:paraId="3907C6C1" w14:textId="77777777" w:rsidR="005C6833" w:rsidRPr="005C6833" w:rsidRDefault="005C6833" w:rsidP="005C6833">
      <w:pPr>
        <w:rPr>
          <w:rFonts w:ascii="Arial" w:hAnsi="Arial" w:cs="Arial"/>
          <w:bCs/>
          <w:sz w:val="22"/>
          <w:szCs w:val="22"/>
        </w:rPr>
      </w:pPr>
    </w:p>
    <w:p w14:paraId="7A60AD0E" w14:textId="77777777" w:rsidR="005C6833" w:rsidRPr="005C6833" w:rsidRDefault="005C6833" w:rsidP="005C6833">
      <w:pPr>
        <w:rPr>
          <w:rFonts w:ascii="Arial" w:hAnsi="Arial" w:cs="Arial"/>
          <w:bCs/>
          <w:sz w:val="22"/>
          <w:szCs w:val="22"/>
        </w:rPr>
      </w:pPr>
    </w:p>
    <w:p w14:paraId="69DBF535" w14:textId="77777777" w:rsidR="005C6833" w:rsidRPr="005C6833" w:rsidRDefault="005C6833" w:rsidP="005C6833">
      <w:pPr>
        <w:rPr>
          <w:rFonts w:ascii="Arial" w:hAnsi="Arial" w:cs="Arial"/>
          <w:bCs/>
          <w:sz w:val="22"/>
          <w:szCs w:val="22"/>
        </w:rPr>
      </w:pPr>
    </w:p>
    <w:p w14:paraId="365AEDA9" w14:textId="77777777" w:rsidR="005C6833" w:rsidRPr="005C6833" w:rsidRDefault="005C6833" w:rsidP="005C6833">
      <w:pPr>
        <w:rPr>
          <w:rFonts w:ascii="Arial" w:hAnsi="Arial" w:cs="Arial"/>
          <w:bCs/>
          <w:sz w:val="22"/>
          <w:szCs w:val="22"/>
        </w:rPr>
      </w:pPr>
    </w:p>
    <w:p w14:paraId="595C4C74" w14:textId="77777777" w:rsidR="005C6833" w:rsidRPr="005C6833" w:rsidRDefault="005C6833" w:rsidP="005C6833">
      <w:pPr>
        <w:rPr>
          <w:rFonts w:ascii="Arial" w:hAnsi="Arial" w:cs="Arial"/>
          <w:bCs/>
          <w:sz w:val="22"/>
          <w:szCs w:val="22"/>
        </w:rPr>
      </w:pPr>
    </w:p>
    <w:p w14:paraId="44EDD2BC" w14:textId="77777777" w:rsidR="005C6833" w:rsidRPr="005C6833" w:rsidRDefault="005C6833" w:rsidP="005C6833">
      <w:pPr>
        <w:rPr>
          <w:rFonts w:ascii="Arial" w:hAnsi="Arial" w:cs="Arial"/>
          <w:bCs/>
          <w:sz w:val="22"/>
          <w:szCs w:val="22"/>
        </w:rPr>
      </w:pPr>
    </w:p>
    <w:p w14:paraId="72BA52E8" w14:textId="77777777" w:rsidR="005C6833" w:rsidRPr="005C6833" w:rsidRDefault="005C6833" w:rsidP="005C6833">
      <w:pPr>
        <w:rPr>
          <w:rFonts w:ascii="Arial" w:hAnsi="Arial" w:cs="Arial"/>
          <w:bCs/>
          <w:sz w:val="22"/>
          <w:szCs w:val="22"/>
        </w:rPr>
      </w:pPr>
    </w:p>
    <w:p w14:paraId="710B7B99" w14:textId="77777777" w:rsidR="005C6833" w:rsidRPr="005C6833" w:rsidRDefault="005C6833" w:rsidP="005C6833">
      <w:pPr>
        <w:rPr>
          <w:rFonts w:ascii="Arial" w:hAnsi="Arial" w:cs="Arial"/>
          <w:bCs/>
          <w:sz w:val="22"/>
          <w:szCs w:val="22"/>
        </w:rPr>
      </w:pPr>
    </w:p>
    <w:p w14:paraId="60919D62" w14:textId="77777777" w:rsidR="005C6833" w:rsidRPr="005C6833" w:rsidRDefault="005C6833" w:rsidP="005C6833">
      <w:pPr>
        <w:rPr>
          <w:rFonts w:ascii="Arial" w:hAnsi="Arial" w:cs="Arial"/>
          <w:bCs/>
          <w:sz w:val="22"/>
          <w:szCs w:val="22"/>
        </w:rPr>
      </w:pPr>
    </w:p>
    <w:p w14:paraId="4D4F9BBB" w14:textId="77777777" w:rsidR="005C6833" w:rsidRPr="005C6833" w:rsidRDefault="005C6833" w:rsidP="005C6833">
      <w:pPr>
        <w:rPr>
          <w:rFonts w:ascii="Arial" w:hAnsi="Arial" w:cs="Arial"/>
          <w:bCs/>
          <w:sz w:val="22"/>
          <w:szCs w:val="22"/>
        </w:rPr>
      </w:pPr>
    </w:p>
    <w:p w14:paraId="02163AB1" w14:textId="307B18BD" w:rsidR="005C6833" w:rsidRPr="005C6833" w:rsidRDefault="007F0885" w:rsidP="005C6833">
      <w:pPr>
        <w:jc w:val="right"/>
        <w:rPr>
          <w:rFonts w:ascii="Arial" w:hAnsi="Arial" w:cs="Arial"/>
          <w:bCs/>
          <w:sz w:val="22"/>
          <w:szCs w:val="22"/>
        </w:rPr>
      </w:pPr>
      <w:r>
        <w:rPr>
          <w:rFonts w:ascii="Arial" w:hAnsi="Arial" w:cs="Arial"/>
          <w:sz w:val="22"/>
          <w:szCs w:val="22"/>
          <w:lang w:val="en-GB"/>
        </w:rPr>
        <w:t>Answer</w:t>
      </w:r>
      <w:r w:rsidR="005C6833" w:rsidRPr="005C6833">
        <w:rPr>
          <w:rFonts w:ascii="Arial" w:hAnsi="Arial" w:cs="Arial"/>
          <w:bCs/>
          <w:sz w:val="22"/>
          <w:szCs w:val="22"/>
        </w:rPr>
        <w:t xml:space="preserve"> ________________</w:t>
      </w:r>
      <w:r w:rsidR="00161270">
        <w:rPr>
          <w:rFonts w:ascii="Arial" w:hAnsi="Arial" w:cs="Arial"/>
          <w:bCs/>
          <w:sz w:val="22"/>
          <w:szCs w:val="22"/>
        </w:rPr>
        <w:t xml:space="preserve"> V m</w:t>
      </w:r>
      <w:r w:rsidR="00161270" w:rsidRPr="00161270">
        <w:rPr>
          <w:rFonts w:ascii="Arial" w:hAnsi="Arial" w:cs="Arial"/>
          <w:bCs/>
          <w:sz w:val="22"/>
          <w:szCs w:val="22"/>
          <w:vertAlign w:val="superscript"/>
        </w:rPr>
        <w:t>-1</w:t>
      </w:r>
      <w:r w:rsidR="005C6833" w:rsidRPr="005C6833">
        <w:rPr>
          <w:rFonts w:ascii="Arial" w:hAnsi="Arial" w:cs="Arial"/>
          <w:bCs/>
          <w:sz w:val="22"/>
          <w:szCs w:val="22"/>
        </w:rPr>
        <w:t xml:space="preserve"> </w:t>
      </w:r>
    </w:p>
    <w:p w14:paraId="29D63F0A" w14:textId="77777777" w:rsidR="005C6833" w:rsidRPr="005C6833" w:rsidRDefault="005C6833" w:rsidP="005C6833">
      <w:pPr>
        <w:rPr>
          <w:rFonts w:ascii="Arial" w:hAnsi="Arial" w:cs="Arial"/>
          <w:bCs/>
          <w:sz w:val="22"/>
          <w:szCs w:val="22"/>
        </w:rPr>
      </w:pPr>
    </w:p>
    <w:p w14:paraId="10ADD287" w14:textId="77777777" w:rsidR="00DD559C" w:rsidRDefault="00DD559C" w:rsidP="005C6833">
      <w:pPr>
        <w:rPr>
          <w:rFonts w:ascii="Arial" w:hAnsi="Arial" w:cs="Arial"/>
          <w:bCs/>
          <w:sz w:val="22"/>
          <w:szCs w:val="22"/>
        </w:rPr>
      </w:pPr>
    </w:p>
    <w:p w14:paraId="1B3D38F5" w14:textId="40802F92" w:rsidR="005C6833" w:rsidRPr="005C6833" w:rsidRDefault="005C6833" w:rsidP="005C6833">
      <w:pPr>
        <w:rPr>
          <w:rFonts w:ascii="Arial" w:hAnsi="Arial" w:cs="Arial"/>
          <w:bCs/>
          <w:sz w:val="22"/>
          <w:szCs w:val="22"/>
        </w:rPr>
      </w:pPr>
      <w:r w:rsidRPr="005C6833">
        <w:rPr>
          <w:rFonts w:ascii="Arial" w:hAnsi="Arial" w:cs="Arial"/>
          <w:bCs/>
          <w:sz w:val="22"/>
          <w:szCs w:val="22"/>
        </w:rPr>
        <w:t xml:space="preserve">The proton now enters a region occupied by both an electric field and a magnetic field. </w:t>
      </w:r>
    </w:p>
    <w:p w14:paraId="7436F4C1" w14:textId="77777777" w:rsidR="00DD559C" w:rsidRDefault="00DD559C" w:rsidP="005C6833">
      <w:pPr>
        <w:rPr>
          <w:rFonts w:ascii="Arial" w:hAnsi="Arial" w:cs="Arial"/>
          <w:bCs/>
          <w:sz w:val="22"/>
          <w:szCs w:val="22"/>
        </w:rPr>
      </w:pPr>
    </w:p>
    <w:p w14:paraId="16BEBCB7" w14:textId="15EF224F" w:rsidR="005C6833" w:rsidRPr="005C6833" w:rsidRDefault="005C6833" w:rsidP="005C6833">
      <w:pPr>
        <w:rPr>
          <w:rFonts w:ascii="Arial" w:hAnsi="Arial" w:cs="Arial"/>
          <w:bCs/>
          <w:sz w:val="22"/>
          <w:szCs w:val="22"/>
        </w:rPr>
      </w:pPr>
      <w:r w:rsidRPr="005C6833">
        <w:rPr>
          <w:rFonts w:ascii="Arial" w:hAnsi="Arial" w:cs="Arial"/>
          <w:bCs/>
          <w:sz w:val="22"/>
          <w:szCs w:val="22"/>
        </w:rPr>
        <w:t xml:space="preserve">The electric field is formed between two charged metallic plates. The top plate has a positive potential; the bottom plate has a negative potential. The electric field strength (E) between the two plates is equal to 1.50 </w:t>
      </w:r>
      <w:r w:rsidR="00A978B8">
        <w:rPr>
          <w:rFonts w:ascii="Arial" w:hAnsi="Arial" w:cs="Arial"/>
          <w:bCs/>
          <w:sz w:val="22"/>
          <w:szCs w:val="22"/>
        </w:rPr>
        <w:t>×</w:t>
      </w:r>
      <w:r w:rsidRPr="005C6833">
        <w:rPr>
          <w:rFonts w:ascii="Arial" w:hAnsi="Arial" w:cs="Arial"/>
          <w:bCs/>
          <w:sz w:val="22"/>
          <w:szCs w:val="22"/>
        </w:rPr>
        <w:t xml:space="preserve"> 10</w:t>
      </w:r>
      <w:r w:rsidRPr="005C6833">
        <w:rPr>
          <w:rFonts w:ascii="Arial" w:hAnsi="Arial" w:cs="Arial"/>
          <w:bCs/>
          <w:sz w:val="22"/>
          <w:szCs w:val="22"/>
          <w:vertAlign w:val="superscript"/>
        </w:rPr>
        <w:t>3</w:t>
      </w:r>
      <w:r w:rsidRPr="005C6833">
        <w:rPr>
          <w:rFonts w:ascii="Arial" w:hAnsi="Arial" w:cs="Arial"/>
          <w:bCs/>
          <w:sz w:val="22"/>
          <w:szCs w:val="22"/>
        </w:rPr>
        <w:t xml:space="preserve"> V m</w:t>
      </w:r>
      <w:r w:rsidRPr="005C6833">
        <w:rPr>
          <w:rFonts w:ascii="Arial" w:hAnsi="Arial" w:cs="Arial"/>
          <w:bCs/>
          <w:sz w:val="22"/>
          <w:szCs w:val="22"/>
          <w:vertAlign w:val="superscript"/>
        </w:rPr>
        <w:t>-1</w:t>
      </w:r>
      <w:r w:rsidRPr="005C6833">
        <w:rPr>
          <w:rFonts w:ascii="Arial" w:hAnsi="Arial" w:cs="Arial"/>
          <w:bCs/>
          <w:sz w:val="22"/>
          <w:szCs w:val="22"/>
        </w:rPr>
        <w:t xml:space="preserve">. See Diagram 2 below. </w:t>
      </w:r>
    </w:p>
    <w:p w14:paraId="2E5A6451" w14:textId="77777777" w:rsidR="005C6833" w:rsidRPr="005C6833" w:rsidRDefault="005C6833" w:rsidP="005C6833">
      <w:pPr>
        <w:rPr>
          <w:rFonts w:ascii="Arial" w:hAnsi="Arial" w:cs="Arial"/>
          <w:bCs/>
          <w:sz w:val="22"/>
          <w:szCs w:val="22"/>
        </w:rPr>
      </w:pPr>
      <w:r w:rsidRPr="005C6833">
        <w:rPr>
          <w:rFonts w:ascii="Arial" w:hAnsi="Arial" w:cs="Arial"/>
          <w:bCs/>
          <w:noProof/>
          <w:sz w:val="22"/>
          <w:szCs w:val="22"/>
        </w:rPr>
        <mc:AlternateContent>
          <mc:Choice Requires="wps">
            <w:drawing>
              <wp:anchor distT="0" distB="0" distL="114300" distR="114300" simplePos="0" relativeHeight="252898304" behindDoc="1" locked="0" layoutInCell="1" allowOverlap="1" wp14:anchorId="7862CB99" wp14:editId="210906C9">
                <wp:simplePos x="0" y="0"/>
                <wp:positionH relativeFrom="column">
                  <wp:posOffset>2692400</wp:posOffset>
                </wp:positionH>
                <wp:positionV relativeFrom="paragraph">
                  <wp:posOffset>142240</wp:posOffset>
                </wp:positionV>
                <wp:extent cx="914400" cy="323850"/>
                <wp:effectExtent l="0" t="0" r="7620" b="0"/>
                <wp:wrapNone/>
                <wp:docPr id="1970033485" name="Text Box 15"/>
                <wp:cNvGraphicFramePr/>
                <a:graphic xmlns:a="http://schemas.openxmlformats.org/drawingml/2006/main">
                  <a:graphicData uri="http://schemas.microsoft.com/office/word/2010/wordprocessingShape">
                    <wps:wsp>
                      <wps:cNvSpPr txBox="1"/>
                      <wps:spPr>
                        <a:xfrm>
                          <a:off x="0" y="0"/>
                          <a:ext cx="914400" cy="323850"/>
                        </a:xfrm>
                        <a:prstGeom prst="rect">
                          <a:avLst/>
                        </a:prstGeom>
                        <a:solidFill>
                          <a:schemeClr val="lt1"/>
                        </a:solidFill>
                        <a:ln w="6350">
                          <a:noFill/>
                        </a:ln>
                      </wps:spPr>
                      <wps:txbx>
                        <w:txbxContent>
                          <w:p w14:paraId="5CCC1E11" w14:textId="77777777" w:rsidR="005C6833" w:rsidRPr="004310FB" w:rsidRDefault="005C6833" w:rsidP="005C6833">
                            <w:pPr>
                              <w:rPr>
                                <w:rFonts w:ascii="Arial" w:hAnsi="Arial" w:cs="Arial"/>
                                <w:sz w:val="18"/>
                                <w:szCs w:val="18"/>
                                <w:lang w:val="en-GB"/>
                              </w:rPr>
                            </w:pPr>
                            <w:r w:rsidRPr="004310FB">
                              <w:rPr>
                                <w:rFonts w:ascii="Arial" w:hAnsi="Arial" w:cs="Arial"/>
                                <w:sz w:val="18"/>
                                <w:szCs w:val="18"/>
                                <w:lang w:val="en-GB"/>
                              </w:rPr>
                              <w:t>TOP PLATE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62CB99" id="Text Box 15" o:spid="_x0000_s1068" type="#_x0000_t202" style="position:absolute;margin-left:212pt;margin-top:11.2pt;width:1in;height:25.5pt;z-index:-2504181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" fillcolor="white [3201]" stroked="f" strokeweight=".5pt">
                <v:textbox>
                  <w:txbxContent>
                    <w:p w14:paraId="5CCC1E11" w14:textId="77777777" w:rsidR="005C6833" w:rsidRPr="004310FB" w:rsidRDefault="005C6833" w:rsidP="005C6833">
                      <w:pPr>
                        <w:rPr>
                          <w:rFonts w:ascii="Arial" w:hAnsi="Arial" w:cs="Arial"/>
                          <w:sz w:val="18"/>
                          <w:szCs w:val="18"/>
                          <w:lang w:val="en-GB"/>
                        </w:rPr>
                      </w:pPr>
                      <w:r w:rsidRPr="004310FB">
                        <w:rPr>
                          <w:rFonts w:ascii="Arial" w:hAnsi="Arial" w:cs="Arial"/>
                          <w:sz w:val="18"/>
                          <w:szCs w:val="18"/>
                          <w:lang w:val="en-GB"/>
                        </w:rPr>
                        <w:t>TOP PLATE (+)</w:t>
                      </w:r>
                    </w:p>
                  </w:txbxContent>
                </v:textbox>
              </v:shape>
            </w:pict>
          </mc:Fallback>
        </mc:AlternateContent>
      </w:r>
    </w:p>
    <w:p w14:paraId="5CC734DE" w14:textId="6D466BFA" w:rsidR="005C6833" w:rsidRPr="005C6833" w:rsidRDefault="005C6833" w:rsidP="005C6833">
      <w:pPr>
        <w:rPr>
          <w:rFonts w:ascii="Arial" w:hAnsi="Arial" w:cs="Arial"/>
          <w:bCs/>
          <w:sz w:val="22"/>
          <w:szCs w:val="22"/>
        </w:rPr>
      </w:pPr>
    </w:p>
    <w:p w14:paraId="61440063" w14:textId="01E33EFA" w:rsidR="005C6833" w:rsidRPr="005C6833" w:rsidRDefault="00DD559C" w:rsidP="005C6833">
      <w:pPr>
        <w:rPr>
          <w:rFonts w:ascii="Arial" w:hAnsi="Arial" w:cs="Arial"/>
          <w:sz w:val="22"/>
          <w:szCs w:val="22"/>
          <w:lang w:val="en-GB"/>
        </w:rPr>
      </w:pPr>
      <w:r w:rsidRPr="005C6833">
        <w:rPr>
          <w:rFonts w:ascii="Arial" w:hAnsi="Arial" w:cs="Arial"/>
          <w:noProof/>
          <w:sz w:val="22"/>
          <w:szCs w:val="22"/>
          <w:lang w:val="en-GB"/>
        </w:rPr>
        <mc:AlternateContent>
          <mc:Choice Requires="wps">
            <w:drawing>
              <wp:anchor distT="0" distB="0" distL="114300" distR="114300" simplePos="0" relativeHeight="252895232" behindDoc="0" locked="0" layoutInCell="1" allowOverlap="1" wp14:anchorId="4E8B734B" wp14:editId="4AC2FB8C">
                <wp:simplePos x="0" y="0"/>
                <wp:positionH relativeFrom="column">
                  <wp:posOffset>1714500</wp:posOffset>
                </wp:positionH>
                <wp:positionV relativeFrom="paragraph">
                  <wp:posOffset>389890</wp:posOffset>
                </wp:positionV>
                <wp:extent cx="88900" cy="82550"/>
                <wp:effectExtent l="0" t="0" r="25400" b="12700"/>
                <wp:wrapNone/>
                <wp:docPr id="433081080" name="Oval 9"/>
                <wp:cNvGraphicFramePr/>
                <a:graphic xmlns:a="http://schemas.openxmlformats.org/drawingml/2006/main">
                  <a:graphicData uri="http://schemas.microsoft.com/office/word/2010/wordprocessingShape">
                    <wps:wsp>
                      <wps:cNvSpPr/>
                      <wps:spPr>
                        <a:xfrm>
                          <a:off x="0" y="0"/>
                          <a:ext cx="88900" cy="8255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664EB3" id="Oval 9" o:spid="_x0000_s1026" style="position:absolute;margin-left:135pt;margin-top:30.7pt;width:7pt;height:6.5pt;z-index:25289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" fillcolor="black [3213]" strokecolor="black [3213]" strokeweight="1pt">
                <v:stroke joinstyle="miter"/>
              </v:oval>
            </w:pict>
          </mc:Fallback>
        </mc:AlternateContent>
      </w:r>
      <w:r w:rsidRPr="005C6833">
        <w:rPr>
          <w:rFonts w:ascii="Arial" w:hAnsi="Arial" w:cs="Arial"/>
          <w:bCs/>
          <w:noProof/>
          <w:sz w:val="22"/>
          <w:szCs w:val="22"/>
        </w:rPr>
        <mc:AlternateContent>
          <mc:Choice Requires="wps">
            <w:drawing>
              <wp:anchor distT="0" distB="0" distL="114300" distR="114300" simplePos="0" relativeHeight="252893184" behindDoc="0" locked="0" layoutInCell="1" allowOverlap="1" wp14:anchorId="37212968" wp14:editId="3A89926C">
                <wp:simplePos x="0" y="0"/>
                <wp:positionH relativeFrom="column">
                  <wp:posOffset>1771650</wp:posOffset>
                </wp:positionH>
                <wp:positionV relativeFrom="paragraph">
                  <wp:posOffset>72390</wp:posOffset>
                </wp:positionV>
                <wp:extent cx="2857500" cy="0"/>
                <wp:effectExtent l="0" t="19050" r="19050" b="19050"/>
                <wp:wrapNone/>
                <wp:docPr id="1442575342" name="Straight Connector 14"/>
                <wp:cNvGraphicFramePr/>
                <a:graphic xmlns:a="http://schemas.openxmlformats.org/drawingml/2006/main">
                  <a:graphicData uri="http://schemas.microsoft.com/office/word/2010/wordprocessingShape">
                    <wps:wsp>
                      <wps:cNvCnPr/>
                      <wps:spPr>
                        <a:xfrm>
                          <a:off x="0" y="0"/>
                          <a:ext cx="28575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D53035" id="Straight Connector 14" o:spid="_x0000_s1026" style="position:absolute;z-index:252893184;visibility:visible;mso-wrap-style:square;mso-wrap-distance-left:9pt;mso-wrap-distance-top:0;mso-wrap-distance-right:9pt;mso-wrap-distance-bottom:0;mso-position-horizontal:absolute;mso-position-horizontal-relative:text;mso-position-vertical:absolute;mso-position-vertical-relative:text" from="139.5pt,5.7pt" to="36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" strokecolor="black [3213]" strokeweight="2.25pt">
                <v:stroke joinstyle="miter"/>
              </v:lin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97280" behindDoc="1" locked="0" layoutInCell="1" allowOverlap="1" wp14:anchorId="74FA6881" wp14:editId="2F14583B">
                <wp:simplePos x="0" y="0"/>
                <wp:positionH relativeFrom="column">
                  <wp:posOffset>1200150</wp:posOffset>
                </wp:positionH>
                <wp:positionV relativeFrom="paragraph">
                  <wp:posOffset>300990</wp:posOffset>
                </wp:positionV>
                <wp:extent cx="514350" cy="247650"/>
                <wp:effectExtent l="0" t="0" r="0" b="0"/>
                <wp:wrapNone/>
                <wp:docPr id="1148956116" name="Text Box 11"/>
                <wp:cNvGraphicFramePr/>
                <a:graphic xmlns:a="http://schemas.openxmlformats.org/drawingml/2006/main">
                  <a:graphicData uri="http://schemas.microsoft.com/office/word/2010/wordprocessingShape">
                    <wps:wsp>
                      <wps:cNvSpPr txBox="1"/>
                      <wps:spPr>
                        <a:xfrm>
                          <a:off x="0" y="0"/>
                          <a:ext cx="514350" cy="247650"/>
                        </a:xfrm>
                        <a:prstGeom prst="rect">
                          <a:avLst/>
                        </a:prstGeom>
                        <a:solidFill>
                          <a:schemeClr val="lt1"/>
                        </a:solidFill>
                        <a:ln w="6350">
                          <a:noFill/>
                        </a:ln>
                      </wps:spPr>
                      <wps:txbx>
                        <w:txbxContent>
                          <w:p w14:paraId="2C0A4668" w14:textId="77777777" w:rsidR="005C6833" w:rsidRPr="00BD5A8F" w:rsidRDefault="005C6833" w:rsidP="005C6833">
                            <w:pPr>
                              <w:rPr>
                                <w:rFonts w:ascii="Arial" w:hAnsi="Arial" w:cs="Arial"/>
                                <w:sz w:val="18"/>
                                <w:szCs w:val="18"/>
                                <w:lang w:val="en-GB"/>
                              </w:rPr>
                            </w:pPr>
                            <w:r w:rsidRPr="00BD5A8F">
                              <w:rPr>
                                <w:rFonts w:ascii="Arial" w:hAnsi="Arial" w:cs="Arial"/>
                                <w:sz w:val="18"/>
                                <w:szCs w:val="18"/>
                                <w:lang w:val="en-GB"/>
                              </w:rPr>
                              <w:t>proton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A6881" id="_x0000_s1069" type="#_x0000_t202" style="position:absolute;margin-left:94.5pt;margin-top:23.7pt;width:40.5pt;height:19.5pt;z-index:-25041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" fillcolor="white [3201]" stroked="f" strokeweight=".5pt">
                <v:textbox>
                  <w:txbxContent>
                    <w:p w14:paraId="2C0A4668" w14:textId="77777777" w:rsidR="005C6833" w:rsidRPr="00BD5A8F" w:rsidRDefault="005C6833" w:rsidP="005C6833">
                      <w:pPr>
                        <w:rPr>
                          <w:rFonts w:ascii="Arial" w:hAnsi="Arial" w:cs="Arial"/>
                          <w:sz w:val="18"/>
                          <w:szCs w:val="18"/>
                          <w:lang w:val="en-GB"/>
                        </w:rPr>
                      </w:pPr>
                      <w:r w:rsidRPr="00BD5A8F">
                        <w:rPr>
                          <w:rFonts w:ascii="Arial" w:hAnsi="Arial" w:cs="Arial"/>
                          <w:sz w:val="18"/>
                          <w:szCs w:val="18"/>
                          <w:lang w:val="en-GB"/>
                        </w:rPr>
                        <w:t>proton</w:t>
                      </w:r>
                    </w:p>
                  </w:txbxContent>
                </v:textbox>
              </v:shape>
            </w:pict>
          </mc:Fallback>
        </mc:AlternateContent>
      </w:r>
      <w:r w:rsidRPr="005C6833">
        <w:rPr>
          <w:rFonts w:ascii="Arial" w:hAnsi="Arial" w:cs="Arial"/>
          <w:noProof/>
          <w:sz w:val="22"/>
          <w:szCs w:val="22"/>
          <w:lang w:val="en-GB"/>
        </w:rPr>
        <mc:AlternateContent>
          <mc:Choice Requires="wps">
            <w:drawing>
              <wp:anchor distT="0" distB="0" distL="114300" distR="114300" simplePos="0" relativeHeight="252896256" behindDoc="0" locked="0" layoutInCell="1" allowOverlap="1" wp14:anchorId="0E888CB0" wp14:editId="390FD2BC">
                <wp:simplePos x="0" y="0"/>
                <wp:positionH relativeFrom="column">
                  <wp:posOffset>1835150</wp:posOffset>
                </wp:positionH>
                <wp:positionV relativeFrom="paragraph">
                  <wp:posOffset>421640</wp:posOffset>
                </wp:positionV>
                <wp:extent cx="304800" cy="0"/>
                <wp:effectExtent l="0" t="76200" r="19050" b="95250"/>
                <wp:wrapNone/>
                <wp:docPr id="1785253494" name="Straight Arrow Connector 10"/>
                <wp:cNvGraphicFramePr/>
                <a:graphic xmlns:a="http://schemas.openxmlformats.org/drawingml/2006/main">
                  <a:graphicData uri="http://schemas.microsoft.com/office/word/2010/wordprocessingShape">
                    <wps:wsp>
                      <wps:cNvCnPr/>
                      <wps:spPr>
                        <a:xfrm>
                          <a:off x="0" y="0"/>
                          <a:ext cx="3048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D60F6A" id="Straight Arrow Connector 10" o:spid="_x0000_s1026" type="#_x0000_t32" style="position:absolute;margin-left:144.5pt;margin-top:33.2pt;width:24pt;height:0;z-index:252896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" strokecolor="black [3213]" strokeweight=".5pt">
                <v:stroke endarrow="block" joinstyle="miter"/>
              </v:shape>
            </w:pict>
          </mc:Fallback>
        </mc:AlternateContent>
      </w:r>
      <w:r w:rsidRPr="005C6833">
        <w:rPr>
          <w:rFonts w:ascii="Arial" w:hAnsi="Arial" w:cs="Arial"/>
          <w:bCs/>
          <w:noProof/>
          <w:sz w:val="22"/>
          <w:szCs w:val="22"/>
        </w:rPr>
        <mc:AlternateContent>
          <mc:Choice Requires="wps">
            <w:drawing>
              <wp:anchor distT="0" distB="0" distL="114300" distR="114300" simplePos="0" relativeHeight="252894208" behindDoc="0" locked="0" layoutInCell="1" allowOverlap="1" wp14:anchorId="74C9039D" wp14:editId="755E2DCC">
                <wp:simplePos x="0" y="0"/>
                <wp:positionH relativeFrom="column">
                  <wp:posOffset>1771650</wp:posOffset>
                </wp:positionH>
                <wp:positionV relativeFrom="paragraph">
                  <wp:posOffset>872490</wp:posOffset>
                </wp:positionV>
                <wp:extent cx="2857500" cy="0"/>
                <wp:effectExtent l="0" t="19050" r="19050" b="19050"/>
                <wp:wrapNone/>
                <wp:docPr id="1267442523" name="Straight Connector 14"/>
                <wp:cNvGraphicFramePr/>
                <a:graphic xmlns:a="http://schemas.openxmlformats.org/drawingml/2006/main">
                  <a:graphicData uri="http://schemas.microsoft.com/office/word/2010/wordprocessingShape">
                    <wps:wsp>
                      <wps:cNvCnPr/>
                      <wps:spPr>
                        <a:xfrm>
                          <a:off x="0" y="0"/>
                          <a:ext cx="28575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C3E612" id="Straight Connector 14" o:spid="_x0000_s1026" style="position:absolute;z-index:252894208;visibility:visible;mso-wrap-style:square;mso-wrap-distance-left:9pt;mso-wrap-distance-top:0;mso-wrap-distance-right:9pt;mso-wrap-distance-bottom:0;mso-position-horizontal:absolute;mso-position-horizontal-relative:text;mso-position-vertical:absolute;mso-position-vertical-relative:text" from="139.5pt,68.7pt" to="364.5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" strokecolor="black [3213]" strokeweight="2.25pt">
                <v:stroke joinstyle="miter"/>
              </v:line>
            </w:pict>
          </mc:Fallback>
        </mc:AlternateContent>
      </w:r>
    </w:p>
    <w:p w14:paraId="08CFCAB5" w14:textId="77777777" w:rsidR="005C6833" w:rsidRPr="005C6833" w:rsidRDefault="005C6833" w:rsidP="005C6833">
      <w:pPr>
        <w:rPr>
          <w:rFonts w:ascii="Arial" w:hAnsi="Arial" w:cs="Arial"/>
          <w:sz w:val="22"/>
          <w:szCs w:val="22"/>
          <w:lang w:val="en-GB"/>
        </w:rPr>
      </w:pPr>
    </w:p>
    <w:p w14:paraId="26A03515" w14:textId="77777777" w:rsidR="005C6833" w:rsidRPr="005C6833" w:rsidRDefault="005C6833" w:rsidP="005C6833">
      <w:pPr>
        <w:rPr>
          <w:rFonts w:ascii="Arial" w:hAnsi="Arial" w:cs="Arial"/>
          <w:sz w:val="22"/>
          <w:szCs w:val="22"/>
          <w:lang w:val="en-GB"/>
        </w:rPr>
      </w:pPr>
    </w:p>
    <w:p w14:paraId="6B212A5D" w14:textId="77777777" w:rsidR="005C6833" w:rsidRPr="005C6833" w:rsidRDefault="005C6833" w:rsidP="005C6833">
      <w:pPr>
        <w:rPr>
          <w:rFonts w:ascii="Arial" w:hAnsi="Arial" w:cs="Arial"/>
          <w:sz w:val="22"/>
          <w:szCs w:val="22"/>
          <w:lang w:val="en-GB"/>
        </w:rPr>
      </w:pPr>
    </w:p>
    <w:p w14:paraId="7263136A" w14:textId="77777777" w:rsidR="005C6833" w:rsidRPr="005C6833" w:rsidRDefault="005C6833" w:rsidP="005C6833">
      <w:pPr>
        <w:jc w:val="center"/>
        <w:rPr>
          <w:rFonts w:ascii="Arial" w:hAnsi="Arial" w:cs="Arial"/>
          <w:sz w:val="22"/>
          <w:szCs w:val="22"/>
          <w:lang w:val="en-GB"/>
        </w:rPr>
      </w:pPr>
    </w:p>
    <w:p w14:paraId="5689EDA2" w14:textId="69FCE90F" w:rsidR="00DD559C" w:rsidRDefault="00DD559C" w:rsidP="005C6833">
      <w:pPr>
        <w:jc w:val="center"/>
        <w:rPr>
          <w:rFonts w:ascii="Arial" w:hAnsi="Arial" w:cs="Arial"/>
          <w:b/>
          <w:bCs/>
          <w:sz w:val="22"/>
          <w:szCs w:val="22"/>
          <w:lang w:val="en-GB"/>
        </w:rPr>
      </w:pPr>
      <w:r w:rsidRPr="005C6833">
        <w:rPr>
          <w:rFonts w:ascii="Arial" w:hAnsi="Arial" w:cs="Arial"/>
          <w:bCs/>
          <w:noProof/>
          <w:sz w:val="22"/>
          <w:szCs w:val="22"/>
        </w:rPr>
        <mc:AlternateContent>
          <mc:Choice Requires="wps">
            <w:drawing>
              <wp:anchor distT="0" distB="0" distL="114300" distR="114300" simplePos="0" relativeHeight="252899328" behindDoc="1" locked="0" layoutInCell="1" allowOverlap="1" wp14:anchorId="04AC3E28" wp14:editId="585893F0">
                <wp:simplePos x="0" y="0"/>
                <wp:positionH relativeFrom="column">
                  <wp:posOffset>2578100</wp:posOffset>
                </wp:positionH>
                <wp:positionV relativeFrom="paragraph">
                  <wp:posOffset>147955</wp:posOffset>
                </wp:positionV>
                <wp:extent cx="914400" cy="323850"/>
                <wp:effectExtent l="0" t="0" r="7620" b="0"/>
                <wp:wrapNone/>
                <wp:docPr id="2125765786" name="Text Box 15"/>
                <wp:cNvGraphicFramePr/>
                <a:graphic xmlns:a="http://schemas.openxmlformats.org/drawingml/2006/main">
                  <a:graphicData uri="http://schemas.microsoft.com/office/word/2010/wordprocessingShape">
                    <wps:wsp>
                      <wps:cNvSpPr txBox="1"/>
                      <wps:spPr>
                        <a:xfrm>
                          <a:off x="0" y="0"/>
                          <a:ext cx="914400" cy="323850"/>
                        </a:xfrm>
                        <a:prstGeom prst="rect">
                          <a:avLst/>
                        </a:prstGeom>
                        <a:solidFill>
                          <a:schemeClr val="lt1"/>
                        </a:solidFill>
                        <a:ln w="6350">
                          <a:noFill/>
                        </a:ln>
                      </wps:spPr>
                      <wps:txbx>
                        <w:txbxContent>
                          <w:p w14:paraId="1DAA5EF9" w14:textId="77777777" w:rsidR="005C6833" w:rsidRPr="004310FB" w:rsidRDefault="005C6833" w:rsidP="005C6833">
                            <w:pPr>
                              <w:rPr>
                                <w:rFonts w:ascii="Arial" w:hAnsi="Arial" w:cs="Arial"/>
                                <w:sz w:val="18"/>
                                <w:szCs w:val="18"/>
                                <w:lang w:val="en-GB"/>
                              </w:rPr>
                            </w:pPr>
                            <w:r w:rsidRPr="004310FB">
                              <w:rPr>
                                <w:rFonts w:ascii="Arial" w:hAnsi="Arial" w:cs="Arial"/>
                                <w:sz w:val="18"/>
                                <w:szCs w:val="18"/>
                                <w:lang w:val="en-GB"/>
                              </w:rPr>
                              <w:t>BOTTOM PLATE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AC3E28" id="_x0000_s1070" type="#_x0000_t202" style="position:absolute;left:0;text-align:left;margin-left:203pt;margin-top:11.65pt;width:1in;height:25.5pt;z-index:-2504171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" fillcolor="white [3201]" stroked="f" strokeweight=".5pt">
                <v:textbox>
                  <w:txbxContent>
                    <w:p w14:paraId="1DAA5EF9" w14:textId="77777777" w:rsidR="005C6833" w:rsidRPr="004310FB" w:rsidRDefault="005C6833" w:rsidP="005C6833">
                      <w:pPr>
                        <w:rPr>
                          <w:rFonts w:ascii="Arial" w:hAnsi="Arial" w:cs="Arial"/>
                          <w:sz w:val="18"/>
                          <w:szCs w:val="18"/>
                          <w:lang w:val="en-GB"/>
                        </w:rPr>
                      </w:pPr>
                      <w:r w:rsidRPr="004310FB">
                        <w:rPr>
                          <w:rFonts w:ascii="Arial" w:hAnsi="Arial" w:cs="Arial"/>
                          <w:sz w:val="18"/>
                          <w:szCs w:val="18"/>
                          <w:lang w:val="en-GB"/>
                        </w:rPr>
                        <w:t>BOTTOM PLATE (-)</w:t>
                      </w:r>
                    </w:p>
                  </w:txbxContent>
                </v:textbox>
              </v:shape>
            </w:pict>
          </mc:Fallback>
        </mc:AlternateContent>
      </w:r>
    </w:p>
    <w:p w14:paraId="147143EC" w14:textId="77777777" w:rsidR="00DD559C" w:rsidRDefault="00DD559C" w:rsidP="005C6833">
      <w:pPr>
        <w:jc w:val="center"/>
        <w:rPr>
          <w:rFonts w:ascii="Arial" w:hAnsi="Arial" w:cs="Arial"/>
          <w:b/>
          <w:bCs/>
          <w:sz w:val="22"/>
          <w:szCs w:val="22"/>
          <w:lang w:val="en-GB"/>
        </w:rPr>
      </w:pPr>
    </w:p>
    <w:p w14:paraId="49279240" w14:textId="77777777" w:rsidR="00DD559C" w:rsidRDefault="00DD559C" w:rsidP="005C6833">
      <w:pPr>
        <w:jc w:val="center"/>
        <w:rPr>
          <w:rFonts w:ascii="Arial" w:hAnsi="Arial" w:cs="Arial"/>
          <w:b/>
          <w:bCs/>
          <w:sz w:val="22"/>
          <w:szCs w:val="22"/>
          <w:lang w:val="en-GB"/>
        </w:rPr>
      </w:pPr>
    </w:p>
    <w:p w14:paraId="5DECBD6C" w14:textId="58477A31" w:rsidR="005C6833" w:rsidRPr="005C6833" w:rsidRDefault="005C6833" w:rsidP="005C6833">
      <w:pPr>
        <w:jc w:val="center"/>
        <w:rPr>
          <w:rFonts w:ascii="Arial" w:hAnsi="Arial" w:cs="Arial"/>
          <w:b/>
          <w:bCs/>
          <w:sz w:val="22"/>
          <w:szCs w:val="22"/>
          <w:lang w:val="en-GB"/>
        </w:rPr>
      </w:pPr>
      <w:r w:rsidRPr="005C6833">
        <w:rPr>
          <w:rFonts w:ascii="Arial" w:hAnsi="Arial" w:cs="Arial"/>
          <w:b/>
          <w:bCs/>
          <w:sz w:val="22"/>
          <w:szCs w:val="22"/>
          <w:lang w:val="en-GB"/>
        </w:rPr>
        <w:t>Diagram 2</w:t>
      </w:r>
    </w:p>
    <w:p w14:paraId="0BA5F337" w14:textId="77777777" w:rsidR="00DD559C" w:rsidRDefault="00DD559C" w:rsidP="005C6833">
      <w:pPr>
        <w:rPr>
          <w:rFonts w:ascii="Arial" w:hAnsi="Arial" w:cs="Arial"/>
          <w:bCs/>
          <w:sz w:val="22"/>
          <w:szCs w:val="22"/>
        </w:rPr>
      </w:pPr>
    </w:p>
    <w:p w14:paraId="069416C3" w14:textId="77777777" w:rsidR="00DD559C" w:rsidRDefault="00DD559C" w:rsidP="005C6833">
      <w:pPr>
        <w:rPr>
          <w:rFonts w:ascii="Arial" w:hAnsi="Arial" w:cs="Arial"/>
          <w:bCs/>
          <w:sz w:val="22"/>
          <w:szCs w:val="22"/>
        </w:rPr>
      </w:pPr>
    </w:p>
    <w:p w14:paraId="1C20E89E" w14:textId="77777777" w:rsidR="00DD559C" w:rsidRDefault="00DD559C" w:rsidP="005C6833">
      <w:pPr>
        <w:rPr>
          <w:rFonts w:ascii="Arial" w:hAnsi="Arial" w:cs="Arial"/>
          <w:bCs/>
          <w:sz w:val="22"/>
          <w:szCs w:val="22"/>
        </w:rPr>
      </w:pPr>
    </w:p>
    <w:p w14:paraId="5E2BB212" w14:textId="3DE77AE5" w:rsidR="005C6833" w:rsidRPr="005C6833" w:rsidRDefault="005C6833" w:rsidP="005C6833">
      <w:pPr>
        <w:rPr>
          <w:rFonts w:ascii="Arial" w:hAnsi="Arial" w:cs="Arial"/>
          <w:sz w:val="22"/>
          <w:szCs w:val="22"/>
          <w:lang w:val="en-GB"/>
        </w:rPr>
      </w:pPr>
      <w:r w:rsidRPr="005C6833">
        <w:rPr>
          <w:rFonts w:ascii="Arial" w:hAnsi="Arial" w:cs="Arial"/>
          <w:bCs/>
          <w:sz w:val="22"/>
          <w:szCs w:val="22"/>
        </w:rPr>
        <w:t xml:space="preserve">This region is designed to maintain the proton’s speed at a constant value of </w:t>
      </w:r>
      <w:r w:rsidRPr="005C6833">
        <w:rPr>
          <w:rFonts w:ascii="Arial" w:hAnsi="Arial" w:cs="Arial"/>
          <w:sz w:val="22"/>
          <w:szCs w:val="22"/>
          <w:lang w:val="en-GB"/>
        </w:rPr>
        <w:t xml:space="preserve">5.46 </w:t>
      </w:r>
      <w:r w:rsidR="00A978B8">
        <w:rPr>
          <w:rFonts w:ascii="Arial" w:hAnsi="Arial" w:cs="Arial"/>
          <w:sz w:val="22"/>
          <w:szCs w:val="22"/>
          <w:lang w:val="en-GB"/>
        </w:rPr>
        <w:t>×</w:t>
      </w:r>
      <w:r w:rsidRPr="005C6833">
        <w:rPr>
          <w:rFonts w:ascii="Arial" w:hAnsi="Arial" w:cs="Arial"/>
          <w:sz w:val="22"/>
          <w:szCs w:val="22"/>
          <w:lang w:val="en-GB"/>
        </w:rPr>
        <w:t xml:space="preserve"> 10</w:t>
      </w:r>
      <w:r w:rsidRPr="005C6833">
        <w:rPr>
          <w:rFonts w:ascii="Arial" w:hAnsi="Arial" w:cs="Arial"/>
          <w:sz w:val="22"/>
          <w:szCs w:val="22"/>
          <w:vertAlign w:val="superscript"/>
          <w:lang w:val="en-GB"/>
        </w:rPr>
        <w:t>5</w:t>
      </w:r>
      <w:r w:rsidRPr="005C6833">
        <w:rPr>
          <w:rFonts w:ascii="Arial" w:hAnsi="Arial" w:cs="Arial"/>
          <w:sz w:val="22"/>
          <w:szCs w:val="22"/>
          <w:lang w:val="en-GB"/>
        </w:rPr>
        <w:t xml:space="preserve"> m s</w:t>
      </w:r>
      <w:r w:rsidRPr="005C6833">
        <w:rPr>
          <w:rFonts w:ascii="Arial" w:hAnsi="Arial" w:cs="Arial"/>
          <w:sz w:val="22"/>
          <w:szCs w:val="22"/>
          <w:vertAlign w:val="superscript"/>
          <w:lang w:val="en-GB"/>
        </w:rPr>
        <w:t>-1</w:t>
      </w:r>
      <w:r w:rsidRPr="005C6833">
        <w:rPr>
          <w:rFonts w:ascii="Arial" w:hAnsi="Arial" w:cs="Arial"/>
          <w:bCs/>
          <w:sz w:val="22"/>
          <w:szCs w:val="22"/>
        </w:rPr>
        <w:t xml:space="preserve"> with a </w:t>
      </w:r>
      <w:r w:rsidRPr="005C6833">
        <w:rPr>
          <w:rFonts w:ascii="Arial" w:hAnsi="Arial" w:cs="Arial"/>
          <w:sz w:val="22"/>
          <w:szCs w:val="22"/>
          <w:lang w:val="en-GB"/>
        </w:rPr>
        <w:t>linear path that is always at constant distances from each plate (i.e. – horizontal as seen in Diagram 2).</w:t>
      </w:r>
    </w:p>
    <w:p w14:paraId="38DB5C58" w14:textId="77777777" w:rsidR="00DD559C" w:rsidRDefault="00DD559C" w:rsidP="005C6833">
      <w:pPr>
        <w:rPr>
          <w:rFonts w:ascii="Arial" w:hAnsi="Arial" w:cs="Arial"/>
          <w:sz w:val="22"/>
          <w:szCs w:val="22"/>
          <w:lang w:val="en-GB"/>
        </w:rPr>
      </w:pPr>
    </w:p>
    <w:p w14:paraId="43C864CB" w14:textId="34DCC8AC" w:rsidR="005C6833" w:rsidRPr="005C6833" w:rsidRDefault="005C6833" w:rsidP="005C6833">
      <w:pPr>
        <w:rPr>
          <w:rFonts w:ascii="Arial" w:hAnsi="Arial" w:cs="Arial"/>
          <w:sz w:val="22"/>
          <w:szCs w:val="22"/>
          <w:lang w:val="en-GB"/>
        </w:rPr>
      </w:pPr>
      <w:r w:rsidRPr="005C6833">
        <w:rPr>
          <w:rFonts w:ascii="Arial" w:hAnsi="Arial" w:cs="Arial"/>
          <w:sz w:val="22"/>
          <w:szCs w:val="22"/>
          <w:lang w:val="en-GB"/>
        </w:rPr>
        <w:t xml:space="preserve">(d) </w:t>
      </w:r>
      <w:r w:rsidR="00A92451">
        <w:rPr>
          <w:rFonts w:ascii="Arial" w:hAnsi="Arial" w:cs="Arial"/>
          <w:sz w:val="22"/>
          <w:szCs w:val="22"/>
          <w:lang w:val="en-GB"/>
        </w:rPr>
        <w:tab/>
      </w:r>
      <w:r w:rsidRPr="005C6833">
        <w:rPr>
          <w:rFonts w:ascii="Arial" w:hAnsi="Arial" w:cs="Arial"/>
          <w:sz w:val="22"/>
          <w:szCs w:val="22"/>
          <w:lang w:val="en-GB"/>
        </w:rPr>
        <w:t>(</w:t>
      </w:r>
      <w:proofErr w:type="spellStart"/>
      <w:r w:rsidRPr="005C6833">
        <w:rPr>
          <w:rFonts w:ascii="Arial" w:hAnsi="Arial" w:cs="Arial"/>
          <w:sz w:val="22"/>
          <w:szCs w:val="22"/>
          <w:lang w:val="en-GB"/>
        </w:rPr>
        <w:t>i</w:t>
      </w:r>
      <w:proofErr w:type="spellEnd"/>
      <w:r w:rsidRPr="005C6833">
        <w:rPr>
          <w:rFonts w:ascii="Arial" w:hAnsi="Arial" w:cs="Arial"/>
          <w:sz w:val="22"/>
          <w:szCs w:val="22"/>
          <w:lang w:val="en-GB"/>
        </w:rPr>
        <w:t>)</w:t>
      </w:r>
      <w:r w:rsidR="00A92451">
        <w:rPr>
          <w:rFonts w:ascii="Arial" w:hAnsi="Arial" w:cs="Arial"/>
          <w:sz w:val="22"/>
          <w:szCs w:val="22"/>
          <w:lang w:val="en-GB"/>
        </w:rPr>
        <w:t xml:space="preserve"> </w:t>
      </w:r>
      <w:r w:rsidRPr="005C6833">
        <w:rPr>
          <w:rFonts w:ascii="Arial" w:hAnsi="Arial" w:cs="Arial"/>
          <w:sz w:val="22"/>
          <w:szCs w:val="22"/>
          <w:lang w:val="en-GB"/>
        </w:rPr>
        <w:t xml:space="preserve">On Diagram 2, indicate the direction of the magnetic field between the two plates. Explain your </w:t>
      </w:r>
      <w:r w:rsidR="00DD559C">
        <w:rPr>
          <w:rFonts w:ascii="Arial" w:hAnsi="Arial" w:cs="Arial"/>
          <w:sz w:val="22"/>
          <w:szCs w:val="22"/>
          <w:lang w:val="en-GB"/>
        </w:rPr>
        <w:tab/>
      </w:r>
      <w:r w:rsidRPr="005C6833">
        <w:rPr>
          <w:rFonts w:ascii="Arial" w:hAnsi="Arial" w:cs="Arial"/>
          <w:sz w:val="22"/>
          <w:szCs w:val="22"/>
          <w:lang w:val="en-GB"/>
        </w:rPr>
        <w:t xml:space="preserve">choice of direction. </w:t>
      </w:r>
      <w:r w:rsidRPr="005C6833">
        <w:rPr>
          <w:rFonts w:ascii="Arial" w:hAnsi="Arial" w:cs="Arial"/>
          <w:sz w:val="22"/>
          <w:szCs w:val="22"/>
          <w:lang w:val="en-GB"/>
        </w:rPr>
        <w:tab/>
      </w:r>
      <w:r w:rsidRPr="005C6833">
        <w:rPr>
          <w:rFonts w:ascii="Arial" w:hAnsi="Arial" w:cs="Arial"/>
          <w:sz w:val="22"/>
          <w:szCs w:val="22"/>
          <w:lang w:val="en-GB"/>
        </w:rPr>
        <w:tab/>
      </w:r>
      <w:r w:rsidRPr="005C6833">
        <w:rPr>
          <w:rFonts w:ascii="Arial" w:hAnsi="Arial" w:cs="Arial"/>
          <w:sz w:val="22"/>
          <w:szCs w:val="22"/>
          <w:lang w:val="en-GB"/>
        </w:rPr>
        <w:tab/>
      </w:r>
      <w:r w:rsidRPr="005C6833">
        <w:rPr>
          <w:rFonts w:ascii="Arial" w:hAnsi="Arial" w:cs="Arial"/>
          <w:sz w:val="22"/>
          <w:szCs w:val="22"/>
          <w:lang w:val="en-GB"/>
        </w:rPr>
        <w:tab/>
      </w:r>
      <w:r w:rsidRPr="005C6833">
        <w:rPr>
          <w:rFonts w:ascii="Arial" w:hAnsi="Arial" w:cs="Arial"/>
          <w:sz w:val="22"/>
          <w:szCs w:val="22"/>
          <w:lang w:val="en-GB"/>
        </w:rPr>
        <w:tab/>
        <w:t xml:space="preserve">  </w:t>
      </w:r>
      <w:r w:rsidR="00DD559C">
        <w:rPr>
          <w:rFonts w:ascii="Arial" w:hAnsi="Arial" w:cs="Arial"/>
          <w:sz w:val="22"/>
          <w:szCs w:val="22"/>
          <w:lang w:val="en-GB"/>
        </w:rPr>
        <w:tab/>
      </w:r>
      <w:r w:rsidR="00DD559C">
        <w:rPr>
          <w:rFonts w:ascii="Arial" w:hAnsi="Arial" w:cs="Arial"/>
          <w:sz w:val="22"/>
          <w:szCs w:val="22"/>
          <w:lang w:val="en-GB"/>
        </w:rPr>
        <w:tab/>
      </w:r>
      <w:r w:rsidR="00DD559C">
        <w:rPr>
          <w:rFonts w:ascii="Arial" w:hAnsi="Arial" w:cs="Arial"/>
          <w:sz w:val="22"/>
          <w:szCs w:val="22"/>
          <w:lang w:val="en-GB"/>
        </w:rPr>
        <w:tab/>
      </w:r>
      <w:r w:rsidR="00DD559C">
        <w:rPr>
          <w:rFonts w:ascii="Arial" w:hAnsi="Arial" w:cs="Arial"/>
          <w:sz w:val="22"/>
          <w:szCs w:val="22"/>
          <w:lang w:val="en-GB"/>
        </w:rPr>
        <w:tab/>
        <w:t xml:space="preserve">          </w:t>
      </w:r>
      <w:r w:rsidRPr="005C6833">
        <w:rPr>
          <w:rFonts w:ascii="Arial" w:hAnsi="Arial" w:cs="Arial"/>
          <w:sz w:val="22"/>
          <w:szCs w:val="22"/>
          <w:lang w:val="en-GB"/>
        </w:rPr>
        <w:t>(3 marks)</w:t>
      </w:r>
    </w:p>
    <w:p w14:paraId="79CF8DF8" w14:textId="77777777" w:rsidR="005C6833" w:rsidRPr="005C6833" w:rsidRDefault="005C6833" w:rsidP="005C6833">
      <w:pPr>
        <w:rPr>
          <w:rFonts w:ascii="Arial" w:hAnsi="Arial" w:cs="Arial"/>
          <w:sz w:val="22"/>
          <w:szCs w:val="22"/>
          <w:lang w:val="en-GB"/>
        </w:rPr>
      </w:pPr>
    </w:p>
    <w:p w14:paraId="2A865536" w14:textId="376775FB" w:rsidR="005C6833" w:rsidRPr="005C6833" w:rsidRDefault="005C6833" w:rsidP="005C6833">
      <w:pPr>
        <w:spacing w:line="480" w:lineRule="auto"/>
        <w:rPr>
          <w:rFonts w:ascii="Arial" w:hAnsi="Arial" w:cs="Arial"/>
          <w:sz w:val="22"/>
          <w:szCs w:val="22"/>
          <w:lang w:val="en-GB"/>
        </w:rPr>
      </w:pPr>
      <w:r w:rsidRPr="005C6833">
        <w:rPr>
          <w:rFonts w:ascii="Arial" w:hAnsi="Arial" w:cs="Arial"/>
          <w:sz w:val="22"/>
          <w:szCs w:val="22"/>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D559C">
        <w:rPr>
          <w:rFonts w:ascii="Arial" w:hAnsi="Arial" w:cs="Arial"/>
          <w:sz w:val="22"/>
          <w:szCs w:val="22"/>
          <w:lang w:val="en-GB"/>
        </w:rPr>
        <w:t>_____________________________________________________________________________________________________________________________________</w:t>
      </w:r>
    </w:p>
    <w:p w14:paraId="6608F62B" w14:textId="77777777" w:rsidR="00DD559C" w:rsidRDefault="00DD559C">
      <w:pPr>
        <w:spacing w:after="160" w:line="259" w:lineRule="auto"/>
        <w:rPr>
          <w:rFonts w:ascii="Arial" w:hAnsi="Arial" w:cs="Arial"/>
          <w:sz w:val="22"/>
          <w:szCs w:val="22"/>
          <w:lang w:val="en-GB"/>
        </w:rPr>
      </w:pPr>
      <w:r>
        <w:rPr>
          <w:rFonts w:ascii="Arial" w:hAnsi="Arial" w:cs="Arial"/>
          <w:sz w:val="22"/>
          <w:szCs w:val="22"/>
          <w:lang w:val="en-GB"/>
        </w:rPr>
        <w:br w:type="page"/>
      </w:r>
    </w:p>
    <w:p w14:paraId="1DC3526D" w14:textId="77777777" w:rsidR="003C05E9" w:rsidRDefault="00D37F1C" w:rsidP="003C05E9">
      <w:pPr>
        <w:tabs>
          <w:tab w:val="left" w:pos="1134"/>
        </w:tabs>
        <w:ind w:left="567" w:hanging="567"/>
        <w:rPr>
          <w:rFonts w:ascii="Arial" w:hAnsi="Arial" w:cs="Arial"/>
          <w:sz w:val="22"/>
          <w:szCs w:val="22"/>
          <w:lang w:val="en-GB"/>
        </w:rPr>
      </w:pPr>
      <w:r>
        <w:rPr>
          <w:rFonts w:ascii="Arial" w:hAnsi="Arial" w:cs="Arial"/>
          <w:sz w:val="22"/>
          <w:szCs w:val="22"/>
          <w:lang w:val="en-GB"/>
        </w:rPr>
        <w:lastRenderedPageBreak/>
        <w:tab/>
      </w:r>
      <w:r w:rsidR="005C6833" w:rsidRPr="005C6833">
        <w:rPr>
          <w:rFonts w:ascii="Arial" w:hAnsi="Arial" w:cs="Arial"/>
          <w:sz w:val="22"/>
          <w:szCs w:val="22"/>
          <w:lang w:val="en-GB"/>
        </w:rPr>
        <w:t xml:space="preserve">(ii) </w:t>
      </w:r>
      <w:r w:rsidR="003C05E9">
        <w:rPr>
          <w:rFonts w:ascii="Arial" w:hAnsi="Arial" w:cs="Arial"/>
          <w:sz w:val="22"/>
          <w:szCs w:val="22"/>
          <w:lang w:val="en-GB"/>
        </w:rPr>
        <w:tab/>
      </w:r>
      <w:r w:rsidR="005C6833" w:rsidRPr="005C6833">
        <w:rPr>
          <w:rFonts w:ascii="Arial" w:hAnsi="Arial" w:cs="Arial"/>
          <w:sz w:val="22"/>
          <w:szCs w:val="22"/>
          <w:lang w:val="en-GB"/>
        </w:rPr>
        <w:t>Using the proton’s speed and the strength of the electric field between the two plates,</w:t>
      </w:r>
      <w:r w:rsidR="00DD559C">
        <w:rPr>
          <w:rFonts w:ascii="Arial" w:hAnsi="Arial" w:cs="Arial"/>
          <w:sz w:val="22"/>
          <w:szCs w:val="22"/>
          <w:lang w:val="en-GB"/>
        </w:rPr>
        <w:t xml:space="preserve"> </w:t>
      </w:r>
      <w:r>
        <w:rPr>
          <w:rFonts w:ascii="Arial" w:hAnsi="Arial" w:cs="Arial"/>
          <w:sz w:val="22"/>
          <w:szCs w:val="22"/>
          <w:lang w:val="en-GB"/>
        </w:rPr>
        <w:tab/>
      </w:r>
      <w:r>
        <w:rPr>
          <w:rFonts w:ascii="Arial" w:hAnsi="Arial" w:cs="Arial"/>
          <w:sz w:val="22"/>
          <w:szCs w:val="22"/>
          <w:lang w:val="en-GB"/>
        </w:rPr>
        <w:tab/>
      </w:r>
      <w:r w:rsidR="005C6833" w:rsidRPr="005C6833">
        <w:rPr>
          <w:rFonts w:ascii="Arial" w:hAnsi="Arial" w:cs="Arial"/>
          <w:sz w:val="22"/>
          <w:szCs w:val="22"/>
          <w:lang w:val="en-GB"/>
        </w:rPr>
        <w:t xml:space="preserve">calculate the strength of the magnetic field in this region that will ensure a constant velocity </w:t>
      </w:r>
    </w:p>
    <w:p w14:paraId="07123A9B" w14:textId="11FAAF8B" w:rsidR="00D37F1C" w:rsidRDefault="003C05E9" w:rsidP="003C05E9">
      <w:pPr>
        <w:tabs>
          <w:tab w:val="left" w:pos="1134"/>
        </w:tabs>
        <w:ind w:left="567" w:hanging="567"/>
        <w:rPr>
          <w:rFonts w:ascii="Arial" w:hAnsi="Arial" w:cs="Arial"/>
          <w:sz w:val="22"/>
          <w:szCs w:val="22"/>
          <w:lang w:val="en-GB"/>
        </w:rPr>
      </w:pPr>
      <w:r>
        <w:rPr>
          <w:rFonts w:ascii="Arial" w:hAnsi="Arial" w:cs="Arial"/>
          <w:sz w:val="22"/>
          <w:szCs w:val="22"/>
          <w:lang w:val="en-GB"/>
        </w:rPr>
        <w:tab/>
      </w:r>
      <w:r>
        <w:rPr>
          <w:rFonts w:ascii="Arial" w:hAnsi="Arial" w:cs="Arial"/>
          <w:sz w:val="22"/>
          <w:szCs w:val="22"/>
          <w:lang w:val="en-GB"/>
        </w:rPr>
        <w:tab/>
      </w:r>
      <w:r w:rsidR="005C6833" w:rsidRPr="005C6833">
        <w:rPr>
          <w:rFonts w:ascii="Arial" w:hAnsi="Arial" w:cs="Arial"/>
          <w:sz w:val="22"/>
          <w:szCs w:val="22"/>
          <w:lang w:val="en-GB"/>
        </w:rPr>
        <w:t xml:space="preserve">for the proton. </w:t>
      </w:r>
      <w:r w:rsidR="005C6833" w:rsidRPr="005C6833">
        <w:rPr>
          <w:rFonts w:ascii="Arial" w:hAnsi="Arial" w:cs="Arial"/>
          <w:sz w:val="22"/>
          <w:szCs w:val="22"/>
          <w:lang w:val="en-GB"/>
        </w:rPr>
        <w:tab/>
      </w:r>
      <w:r w:rsidR="005C6833" w:rsidRPr="005C6833">
        <w:rPr>
          <w:rFonts w:ascii="Arial" w:hAnsi="Arial" w:cs="Arial"/>
          <w:sz w:val="22"/>
          <w:szCs w:val="22"/>
          <w:lang w:val="en-GB"/>
        </w:rPr>
        <w:tab/>
      </w:r>
      <w:r w:rsidR="005C6833" w:rsidRPr="005C6833">
        <w:rPr>
          <w:rFonts w:ascii="Arial" w:hAnsi="Arial" w:cs="Arial"/>
          <w:sz w:val="22"/>
          <w:szCs w:val="22"/>
          <w:lang w:val="en-GB"/>
        </w:rPr>
        <w:tab/>
      </w:r>
      <w:r w:rsidR="005C6833" w:rsidRPr="005C6833">
        <w:rPr>
          <w:rFonts w:ascii="Arial" w:hAnsi="Arial" w:cs="Arial"/>
          <w:sz w:val="22"/>
          <w:szCs w:val="22"/>
          <w:lang w:val="en-GB"/>
        </w:rPr>
        <w:tab/>
      </w:r>
      <w:r w:rsidR="005C6833" w:rsidRPr="005C6833">
        <w:rPr>
          <w:rFonts w:ascii="Arial" w:hAnsi="Arial" w:cs="Arial"/>
          <w:sz w:val="22"/>
          <w:szCs w:val="22"/>
          <w:lang w:val="en-GB"/>
        </w:rPr>
        <w:tab/>
      </w:r>
      <w:r w:rsidR="005C6833" w:rsidRPr="005C6833">
        <w:rPr>
          <w:rFonts w:ascii="Arial" w:hAnsi="Arial" w:cs="Arial"/>
          <w:sz w:val="22"/>
          <w:szCs w:val="22"/>
          <w:lang w:val="en-GB"/>
        </w:rPr>
        <w:tab/>
      </w:r>
      <w:r w:rsidR="005C6833" w:rsidRPr="005C6833">
        <w:rPr>
          <w:rFonts w:ascii="Arial" w:hAnsi="Arial" w:cs="Arial"/>
          <w:sz w:val="22"/>
          <w:szCs w:val="22"/>
          <w:lang w:val="en-GB"/>
        </w:rPr>
        <w:tab/>
        <w:t xml:space="preserve">  </w:t>
      </w:r>
      <w:r w:rsidR="00DD559C">
        <w:rPr>
          <w:rFonts w:ascii="Arial" w:hAnsi="Arial" w:cs="Arial"/>
          <w:sz w:val="22"/>
          <w:szCs w:val="22"/>
          <w:lang w:val="en-GB"/>
        </w:rPr>
        <w:tab/>
      </w:r>
      <w:r w:rsidR="00DD559C">
        <w:rPr>
          <w:rFonts w:ascii="Arial" w:hAnsi="Arial" w:cs="Arial"/>
          <w:sz w:val="22"/>
          <w:szCs w:val="22"/>
          <w:lang w:val="en-GB"/>
        </w:rPr>
        <w:tab/>
      </w:r>
      <w:r w:rsidR="00DD559C">
        <w:rPr>
          <w:rFonts w:ascii="Arial" w:hAnsi="Arial" w:cs="Arial"/>
          <w:sz w:val="22"/>
          <w:szCs w:val="22"/>
          <w:lang w:val="en-GB"/>
        </w:rPr>
        <w:tab/>
      </w:r>
      <w:r w:rsidR="00DD559C">
        <w:rPr>
          <w:rFonts w:ascii="Arial" w:hAnsi="Arial" w:cs="Arial"/>
          <w:sz w:val="22"/>
          <w:szCs w:val="22"/>
          <w:lang w:val="en-GB"/>
        </w:rPr>
        <w:tab/>
      </w:r>
      <w:r w:rsidR="00DD559C">
        <w:rPr>
          <w:rFonts w:ascii="Arial" w:hAnsi="Arial" w:cs="Arial"/>
          <w:sz w:val="22"/>
          <w:szCs w:val="22"/>
          <w:lang w:val="en-GB"/>
        </w:rPr>
        <w:tab/>
        <w:t xml:space="preserve">          </w:t>
      </w:r>
    </w:p>
    <w:p w14:paraId="7E7FC4AA" w14:textId="4C568771" w:rsidR="005C6833" w:rsidRPr="005C6833" w:rsidRDefault="005C6833" w:rsidP="00D37F1C">
      <w:pPr>
        <w:jc w:val="right"/>
        <w:rPr>
          <w:rFonts w:ascii="Arial" w:hAnsi="Arial" w:cs="Arial"/>
          <w:sz w:val="22"/>
          <w:szCs w:val="22"/>
          <w:lang w:val="en-GB"/>
        </w:rPr>
      </w:pPr>
      <w:r w:rsidRPr="005C6833">
        <w:rPr>
          <w:rFonts w:ascii="Arial" w:hAnsi="Arial" w:cs="Arial"/>
          <w:sz w:val="22"/>
          <w:szCs w:val="22"/>
          <w:lang w:val="en-GB"/>
        </w:rPr>
        <w:t>(</w:t>
      </w:r>
      <w:r w:rsidR="00161270">
        <w:rPr>
          <w:rFonts w:ascii="Arial" w:hAnsi="Arial" w:cs="Arial"/>
          <w:sz w:val="22"/>
          <w:szCs w:val="22"/>
          <w:lang w:val="en-GB"/>
        </w:rPr>
        <w:t>3</w:t>
      </w:r>
      <w:r w:rsidRPr="005C6833">
        <w:rPr>
          <w:rFonts w:ascii="Arial" w:hAnsi="Arial" w:cs="Arial"/>
          <w:sz w:val="22"/>
          <w:szCs w:val="22"/>
          <w:lang w:val="en-GB"/>
        </w:rPr>
        <w:t xml:space="preserve"> marks)</w:t>
      </w:r>
    </w:p>
    <w:p w14:paraId="06A8BBFA" w14:textId="77777777" w:rsidR="005C6833" w:rsidRPr="005C6833" w:rsidRDefault="005C6833" w:rsidP="005C6833">
      <w:pPr>
        <w:rPr>
          <w:rFonts w:ascii="Arial" w:hAnsi="Arial" w:cs="Arial"/>
          <w:sz w:val="22"/>
          <w:szCs w:val="22"/>
          <w:lang w:val="en-GB"/>
        </w:rPr>
      </w:pPr>
    </w:p>
    <w:p w14:paraId="12401002" w14:textId="77777777" w:rsidR="005C6833" w:rsidRPr="005C6833" w:rsidRDefault="005C6833" w:rsidP="005C6833">
      <w:pPr>
        <w:rPr>
          <w:rFonts w:ascii="Arial" w:hAnsi="Arial" w:cs="Arial"/>
          <w:sz w:val="22"/>
          <w:szCs w:val="22"/>
          <w:lang w:val="en-GB"/>
        </w:rPr>
      </w:pPr>
    </w:p>
    <w:p w14:paraId="3EB2DA51" w14:textId="77777777" w:rsidR="005C6833" w:rsidRPr="005C6833" w:rsidRDefault="005C6833" w:rsidP="005C6833">
      <w:pPr>
        <w:rPr>
          <w:rFonts w:ascii="Arial" w:hAnsi="Arial" w:cs="Arial"/>
          <w:sz w:val="22"/>
          <w:szCs w:val="22"/>
          <w:lang w:val="en-GB"/>
        </w:rPr>
      </w:pPr>
    </w:p>
    <w:p w14:paraId="6E6E3B1A" w14:textId="77777777" w:rsidR="005C6833" w:rsidRPr="005C6833" w:rsidRDefault="005C6833" w:rsidP="005C6833">
      <w:pPr>
        <w:rPr>
          <w:rFonts w:ascii="Arial" w:hAnsi="Arial" w:cs="Arial"/>
          <w:sz w:val="22"/>
          <w:szCs w:val="22"/>
          <w:lang w:val="en-GB"/>
        </w:rPr>
      </w:pPr>
    </w:p>
    <w:p w14:paraId="15DE40F2" w14:textId="77777777" w:rsidR="005C6833" w:rsidRPr="005C6833" w:rsidRDefault="005C6833" w:rsidP="005C6833">
      <w:pPr>
        <w:rPr>
          <w:rFonts w:ascii="Arial" w:hAnsi="Arial" w:cs="Arial"/>
          <w:sz w:val="22"/>
          <w:szCs w:val="22"/>
          <w:lang w:val="en-GB"/>
        </w:rPr>
      </w:pPr>
    </w:p>
    <w:p w14:paraId="0A6E37FE" w14:textId="77777777" w:rsidR="005C6833" w:rsidRPr="005C6833" w:rsidRDefault="005C6833" w:rsidP="005C6833">
      <w:pPr>
        <w:rPr>
          <w:rFonts w:ascii="Arial" w:hAnsi="Arial" w:cs="Arial"/>
          <w:sz w:val="22"/>
          <w:szCs w:val="22"/>
          <w:lang w:val="en-GB"/>
        </w:rPr>
      </w:pPr>
    </w:p>
    <w:p w14:paraId="4166C7F7" w14:textId="77777777" w:rsidR="005C6833" w:rsidRPr="005C6833" w:rsidRDefault="005C6833" w:rsidP="005C6833">
      <w:pPr>
        <w:rPr>
          <w:rFonts w:ascii="Arial" w:hAnsi="Arial" w:cs="Arial"/>
          <w:sz w:val="22"/>
          <w:szCs w:val="22"/>
          <w:lang w:val="en-GB"/>
        </w:rPr>
      </w:pPr>
    </w:p>
    <w:p w14:paraId="1F122D84" w14:textId="77777777" w:rsidR="005C6833" w:rsidRPr="005C6833" w:rsidRDefault="005C6833" w:rsidP="005C6833">
      <w:pPr>
        <w:rPr>
          <w:rFonts w:ascii="Arial" w:hAnsi="Arial" w:cs="Arial"/>
          <w:sz w:val="22"/>
          <w:szCs w:val="22"/>
          <w:lang w:val="en-GB"/>
        </w:rPr>
      </w:pPr>
    </w:p>
    <w:p w14:paraId="1768F22E" w14:textId="77777777" w:rsidR="005C6833" w:rsidRPr="005C6833" w:rsidRDefault="005C6833" w:rsidP="005C6833">
      <w:pPr>
        <w:rPr>
          <w:rFonts w:ascii="Arial" w:hAnsi="Arial" w:cs="Arial"/>
          <w:sz w:val="22"/>
          <w:szCs w:val="22"/>
          <w:lang w:val="en-GB"/>
        </w:rPr>
      </w:pPr>
    </w:p>
    <w:p w14:paraId="301F7E4B" w14:textId="77777777" w:rsidR="005C6833" w:rsidRPr="005C6833" w:rsidRDefault="005C6833" w:rsidP="005C6833">
      <w:pPr>
        <w:rPr>
          <w:rFonts w:ascii="Arial" w:hAnsi="Arial" w:cs="Arial"/>
          <w:sz w:val="22"/>
          <w:szCs w:val="22"/>
          <w:lang w:val="en-GB"/>
        </w:rPr>
      </w:pPr>
    </w:p>
    <w:p w14:paraId="433CC3D6" w14:textId="77777777" w:rsidR="005C6833" w:rsidRPr="005C6833" w:rsidRDefault="005C6833" w:rsidP="005C6833">
      <w:pPr>
        <w:rPr>
          <w:rFonts w:ascii="Arial" w:hAnsi="Arial" w:cs="Arial"/>
          <w:sz w:val="22"/>
          <w:szCs w:val="22"/>
          <w:lang w:val="en-GB"/>
        </w:rPr>
      </w:pPr>
    </w:p>
    <w:p w14:paraId="0D31B240" w14:textId="77777777" w:rsidR="005C6833" w:rsidRPr="005C6833" w:rsidRDefault="005C6833" w:rsidP="005C6833">
      <w:pPr>
        <w:rPr>
          <w:rFonts w:ascii="Arial" w:hAnsi="Arial" w:cs="Arial"/>
          <w:sz w:val="22"/>
          <w:szCs w:val="22"/>
          <w:lang w:val="en-GB"/>
        </w:rPr>
      </w:pPr>
    </w:p>
    <w:p w14:paraId="468FFBFE" w14:textId="77777777" w:rsidR="005C6833" w:rsidRPr="005C6833" w:rsidRDefault="005C6833" w:rsidP="005C6833">
      <w:pPr>
        <w:rPr>
          <w:rFonts w:ascii="Arial" w:hAnsi="Arial" w:cs="Arial"/>
          <w:sz w:val="22"/>
          <w:szCs w:val="22"/>
          <w:lang w:val="en-GB"/>
        </w:rPr>
      </w:pPr>
    </w:p>
    <w:p w14:paraId="1CC328B3" w14:textId="77777777" w:rsidR="005C6833" w:rsidRPr="005C6833" w:rsidRDefault="005C6833" w:rsidP="005C6833">
      <w:pPr>
        <w:rPr>
          <w:rFonts w:ascii="Arial" w:hAnsi="Arial" w:cs="Arial"/>
          <w:sz w:val="22"/>
          <w:szCs w:val="22"/>
          <w:lang w:val="en-GB"/>
        </w:rPr>
      </w:pPr>
    </w:p>
    <w:p w14:paraId="05FD2450" w14:textId="77777777" w:rsidR="005C6833" w:rsidRPr="005C6833" w:rsidRDefault="005C6833" w:rsidP="005C6833">
      <w:pPr>
        <w:rPr>
          <w:rFonts w:ascii="Arial" w:hAnsi="Arial" w:cs="Arial"/>
          <w:sz w:val="22"/>
          <w:szCs w:val="22"/>
          <w:lang w:val="en-GB"/>
        </w:rPr>
      </w:pPr>
    </w:p>
    <w:p w14:paraId="5B66B6E6" w14:textId="77777777" w:rsidR="005C6833" w:rsidRDefault="005C6833" w:rsidP="005C6833">
      <w:pPr>
        <w:rPr>
          <w:rFonts w:ascii="Arial" w:hAnsi="Arial" w:cs="Arial"/>
          <w:sz w:val="22"/>
          <w:szCs w:val="22"/>
          <w:lang w:val="en-GB"/>
        </w:rPr>
      </w:pPr>
    </w:p>
    <w:p w14:paraId="1561A259" w14:textId="77777777" w:rsidR="002E0A45" w:rsidRDefault="002E0A45" w:rsidP="005C6833">
      <w:pPr>
        <w:rPr>
          <w:rFonts w:ascii="Arial" w:hAnsi="Arial" w:cs="Arial"/>
          <w:sz w:val="22"/>
          <w:szCs w:val="22"/>
          <w:lang w:val="en-GB"/>
        </w:rPr>
      </w:pPr>
    </w:p>
    <w:p w14:paraId="0C7B9669" w14:textId="77777777" w:rsidR="002E0A45" w:rsidRDefault="002E0A45" w:rsidP="005C6833">
      <w:pPr>
        <w:rPr>
          <w:rFonts w:ascii="Arial" w:hAnsi="Arial" w:cs="Arial"/>
          <w:sz w:val="22"/>
          <w:szCs w:val="22"/>
          <w:lang w:val="en-GB"/>
        </w:rPr>
      </w:pPr>
    </w:p>
    <w:p w14:paraId="222CB943" w14:textId="77777777" w:rsidR="002E0A45" w:rsidRDefault="002E0A45" w:rsidP="005C6833">
      <w:pPr>
        <w:rPr>
          <w:rFonts w:ascii="Arial" w:hAnsi="Arial" w:cs="Arial"/>
          <w:sz w:val="22"/>
          <w:szCs w:val="22"/>
          <w:lang w:val="en-GB"/>
        </w:rPr>
      </w:pPr>
    </w:p>
    <w:p w14:paraId="372E5F8F" w14:textId="77777777" w:rsidR="002E0A45" w:rsidRDefault="002E0A45" w:rsidP="005C6833">
      <w:pPr>
        <w:rPr>
          <w:rFonts w:ascii="Arial" w:hAnsi="Arial" w:cs="Arial"/>
          <w:sz w:val="22"/>
          <w:szCs w:val="22"/>
          <w:lang w:val="en-GB"/>
        </w:rPr>
      </w:pPr>
    </w:p>
    <w:p w14:paraId="7C3EC9DD" w14:textId="77777777" w:rsidR="002E0A45" w:rsidRDefault="002E0A45" w:rsidP="005C6833">
      <w:pPr>
        <w:rPr>
          <w:rFonts w:ascii="Arial" w:hAnsi="Arial" w:cs="Arial"/>
          <w:sz w:val="22"/>
          <w:szCs w:val="22"/>
          <w:lang w:val="en-GB"/>
        </w:rPr>
      </w:pPr>
    </w:p>
    <w:p w14:paraId="31C04743" w14:textId="77777777" w:rsidR="002E0A45" w:rsidRDefault="002E0A45" w:rsidP="005C6833">
      <w:pPr>
        <w:rPr>
          <w:rFonts w:ascii="Arial" w:hAnsi="Arial" w:cs="Arial"/>
          <w:sz w:val="22"/>
          <w:szCs w:val="22"/>
          <w:lang w:val="en-GB"/>
        </w:rPr>
      </w:pPr>
    </w:p>
    <w:p w14:paraId="542C7A11" w14:textId="77777777" w:rsidR="002E0A45" w:rsidRPr="005C6833" w:rsidRDefault="002E0A45" w:rsidP="005C6833">
      <w:pPr>
        <w:rPr>
          <w:rFonts w:ascii="Arial" w:hAnsi="Arial" w:cs="Arial"/>
          <w:sz w:val="22"/>
          <w:szCs w:val="22"/>
          <w:lang w:val="en-GB"/>
        </w:rPr>
      </w:pPr>
    </w:p>
    <w:p w14:paraId="0E838B58" w14:textId="77777777" w:rsidR="005C6833" w:rsidRPr="005C6833" w:rsidRDefault="005C6833" w:rsidP="005C6833">
      <w:pPr>
        <w:rPr>
          <w:rFonts w:ascii="Arial" w:hAnsi="Arial" w:cs="Arial"/>
          <w:sz w:val="22"/>
          <w:szCs w:val="22"/>
          <w:lang w:val="en-GB"/>
        </w:rPr>
      </w:pPr>
    </w:p>
    <w:p w14:paraId="6785771F" w14:textId="1884BC10" w:rsidR="005C6833" w:rsidRPr="005C6833" w:rsidRDefault="00F84D0E" w:rsidP="005C6833">
      <w:pPr>
        <w:jc w:val="right"/>
        <w:rPr>
          <w:rFonts w:ascii="Arial" w:hAnsi="Arial" w:cs="Arial"/>
          <w:bCs/>
          <w:sz w:val="22"/>
          <w:szCs w:val="22"/>
        </w:rPr>
      </w:pPr>
      <w:r w:rsidRPr="005C6833">
        <w:rPr>
          <w:rFonts w:ascii="Arial" w:hAnsi="Arial" w:cs="Arial"/>
          <w:sz w:val="22"/>
          <w:szCs w:val="22"/>
          <w:lang w:val="en-GB"/>
        </w:rPr>
        <w:t>Answer</w:t>
      </w:r>
      <w:r w:rsidR="005C6833" w:rsidRPr="005C6833">
        <w:rPr>
          <w:rFonts w:ascii="Arial" w:hAnsi="Arial" w:cs="Arial"/>
          <w:sz w:val="22"/>
          <w:szCs w:val="22"/>
          <w:lang w:val="en-GB"/>
        </w:rPr>
        <w:t xml:space="preserve"> </w:t>
      </w:r>
      <w:r w:rsidR="005C6833" w:rsidRPr="005C6833">
        <w:rPr>
          <w:rFonts w:ascii="Arial" w:hAnsi="Arial" w:cs="Arial"/>
          <w:bCs/>
          <w:sz w:val="22"/>
          <w:szCs w:val="22"/>
        </w:rPr>
        <w:t>________________ T</w:t>
      </w:r>
    </w:p>
    <w:p w14:paraId="0637DD65" w14:textId="77777777" w:rsidR="005C6833" w:rsidRPr="005C6833" w:rsidRDefault="005C6833" w:rsidP="005C6833">
      <w:pPr>
        <w:jc w:val="right"/>
        <w:rPr>
          <w:rFonts w:ascii="Arial" w:hAnsi="Arial" w:cs="Arial"/>
          <w:sz w:val="22"/>
          <w:szCs w:val="22"/>
          <w:lang w:val="en-GB"/>
        </w:rPr>
      </w:pPr>
    </w:p>
    <w:p w14:paraId="124B4248" w14:textId="77777777" w:rsidR="00DD559C" w:rsidRDefault="00DD559C" w:rsidP="005C6833">
      <w:pPr>
        <w:rPr>
          <w:rFonts w:ascii="Arial" w:hAnsi="Arial" w:cs="Arial"/>
          <w:sz w:val="22"/>
          <w:szCs w:val="22"/>
          <w:lang w:val="en-GB"/>
        </w:rPr>
      </w:pPr>
    </w:p>
    <w:p w14:paraId="472B2FDF" w14:textId="77777777" w:rsidR="008A4CB9" w:rsidRDefault="005C6833" w:rsidP="008A4CB9">
      <w:pPr>
        <w:rPr>
          <w:rFonts w:ascii="Arial" w:hAnsi="Arial" w:cs="Arial"/>
          <w:sz w:val="22"/>
          <w:szCs w:val="22"/>
          <w:lang w:val="en-GB"/>
        </w:rPr>
      </w:pPr>
      <w:r w:rsidRPr="005C6833">
        <w:rPr>
          <w:rFonts w:ascii="Arial" w:hAnsi="Arial" w:cs="Arial"/>
          <w:sz w:val="22"/>
          <w:szCs w:val="22"/>
          <w:lang w:val="en-GB"/>
        </w:rPr>
        <w:t>(e)</w:t>
      </w:r>
      <w:r w:rsidRPr="005C6833">
        <w:rPr>
          <w:rFonts w:ascii="Arial" w:hAnsi="Arial" w:cs="Arial"/>
          <w:sz w:val="22"/>
          <w:szCs w:val="22"/>
          <w:lang w:val="en-GB"/>
        </w:rPr>
        <w:tab/>
      </w:r>
      <w:r w:rsidR="008A4CB9">
        <w:rPr>
          <w:rFonts w:ascii="Arial" w:hAnsi="Arial" w:cs="Arial"/>
          <w:sz w:val="22"/>
          <w:szCs w:val="22"/>
          <w:lang w:val="en-GB"/>
        </w:rPr>
        <w:t>As the proton moves between the two plates, t</w:t>
      </w:r>
      <w:r w:rsidRPr="005C6833">
        <w:rPr>
          <w:rFonts w:ascii="Arial" w:hAnsi="Arial" w:cs="Arial"/>
          <w:sz w:val="22"/>
          <w:szCs w:val="22"/>
          <w:lang w:val="en-GB"/>
        </w:rPr>
        <w:t xml:space="preserve">he strength of the magnetic field is gradually </w:t>
      </w:r>
      <w:r w:rsidR="008A4CB9">
        <w:rPr>
          <w:rFonts w:ascii="Arial" w:hAnsi="Arial" w:cs="Arial"/>
          <w:sz w:val="22"/>
          <w:szCs w:val="22"/>
          <w:lang w:val="en-GB"/>
        </w:rPr>
        <w:tab/>
      </w:r>
      <w:r w:rsidRPr="005C6833">
        <w:rPr>
          <w:rFonts w:ascii="Arial" w:hAnsi="Arial" w:cs="Arial"/>
          <w:sz w:val="22"/>
          <w:szCs w:val="22"/>
          <w:lang w:val="en-GB"/>
        </w:rPr>
        <w:t xml:space="preserve">reduced. On Diagram 2, sketch the path that the proton would take as this change occurred. </w:t>
      </w:r>
    </w:p>
    <w:p w14:paraId="28352C35" w14:textId="2EF6A52B" w:rsidR="005C6833" w:rsidRPr="005C6833" w:rsidRDefault="005C6833" w:rsidP="008A4CB9">
      <w:pPr>
        <w:jc w:val="right"/>
        <w:rPr>
          <w:rFonts w:ascii="Arial" w:hAnsi="Arial" w:cs="Arial"/>
          <w:sz w:val="22"/>
          <w:szCs w:val="22"/>
          <w:lang w:val="en-GB"/>
        </w:rPr>
      </w:pPr>
      <w:r w:rsidRPr="005C6833">
        <w:rPr>
          <w:rFonts w:ascii="Arial" w:hAnsi="Arial" w:cs="Arial"/>
          <w:sz w:val="22"/>
          <w:szCs w:val="22"/>
          <w:lang w:val="en-GB"/>
        </w:rPr>
        <w:t>(</w:t>
      </w:r>
      <w:r w:rsidR="00C24573">
        <w:rPr>
          <w:rFonts w:ascii="Arial" w:hAnsi="Arial" w:cs="Arial"/>
          <w:sz w:val="22"/>
          <w:szCs w:val="22"/>
          <w:lang w:val="en-GB"/>
        </w:rPr>
        <w:t>2</w:t>
      </w:r>
      <w:r w:rsidRPr="005C6833">
        <w:rPr>
          <w:rFonts w:ascii="Arial" w:hAnsi="Arial" w:cs="Arial"/>
          <w:sz w:val="22"/>
          <w:szCs w:val="22"/>
          <w:lang w:val="en-GB"/>
        </w:rPr>
        <w:t xml:space="preserve"> mark</w:t>
      </w:r>
      <w:r w:rsidR="00C24573">
        <w:rPr>
          <w:rFonts w:ascii="Arial" w:hAnsi="Arial" w:cs="Arial"/>
          <w:sz w:val="22"/>
          <w:szCs w:val="22"/>
          <w:lang w:val="en-GB"/>
        </w:rPr>
        <w:t>s</w:t>
      </w:r>
      <w:r w:rsidRPr="005C6833">
        <w:rPr>
          <w:rFonts w:ascii="Arial" w:hAnsi="Arial" w:cs="Arial"/>
          <w:sz w:val="22"/>
          <w:szCs w:val="22"/>
          <w:lang w:val="en-GB"/>
        </w:rPr>
        <w:t>)</w:t>
      </w:r>
    </w:p>
    <w:p w14:paraId="50AE1D59" w14:textId="77777777" w:rsidR="001E42CD" w:rsidRPr="005C6833" w:rsidRDefault="001E42CD" w:rsidP="001E42CD">
      <w:pPr>
        <w:rPr>
          <w:rFonts w:ascii="Arial" w:hAnsi="Arial" w:cs="Arial"/>
          <w:sz w:val="22"/>
          <w:szCs w:val="22"/>
          <w:lang w:val="en-GB"/>
        </w:rPr>
      </w:pPr>
    </w:p>
    <w:p w14:paraId="60D6FBFF" w14:textId="77777777" w:rsidR="001E42CD" w:rsidRDefault="001E42CD" w:rsidP="001E42CD">
      <w:pPr>
        <w:rPr>
          <w:rFonts w:ascii="Arial" w:hAnsi="Arial" w:cs="Arial"/>
          <w:lang w:val="en-GB"/>
        </w:rPr>
      </w:pPr>
    </w:p>
    <w:p w14:paraId="174B2FCE" w14:textId="77777777" w:rsidR="001E42CD" w:rsidRDefault="001E42CD" w:rsidP="001E42CD">
      <w:pPr>
        <w:rPr>
          <w:rFonts w:ascii="Arial" w:hAnsi="Arial" w:cs="Arial"/>
          <w:lang w:val="en-GB"/>
        </w:rPr>
      </w:pPr>
    </w:p>
    <w:p w14:paraId="4E81BDAA" w14:textId="77777777" w:rsidR="001E42CD" w:rsidRDefault="001E42CD" w:rsidP="001E42CD">
      <w:pPr>
        <w:rPr>
          <w:rFonts w:ascii="Arial" w:hAnsi="Arial" w:cs="Arial"/>
          <w:lang w:val="en-GB"/>
        </w:rPr>
      </w:pPr>
    </w:p>
    <w:p w14:paraId="1954F969" w14:textId="77777777" w:rsidR="001E42CD" w:rsidRDefault="001E42CD" w:rsidP="001E42CD">
      <w:pPr>
        <w:rPr>
          <w:rFonts w:ascii="Arial" w:hAnsi="Arial" w:cs="Arial"/>
          <w:lang w:val="en-GB"/>
        </w:rPr>
      </w:pPr>
    </w:p>
    <w:p w14:paraId="1470EE93" w14:textId="77777777" w:rsidR="001E42CD" w:rsidRDefault="001E42CD" w:rsidP="001E42CD">
      <w:pPr>
        <w:rPr>
          <w:rFonts w:ascii="Arial" w:hAnsi="Arial" w:cs="Arial"/>
          <w:lang w:val="en-GB"/>
        </w:rPr>
      </w:pPr>
    </w:p>
    <w:p w14:paraId="1C9AFB7B" w14:textId="77777777" w:rsidR="001E42CD" w:rsidRDefault="001E42CD" w:rsidP="001E42CD">
      <w:pPr>
        <w:rPr>
          <w:rFonts w:ascii="Arial" w:hAnsi="Arial" w:cs="Arial"/>
          <w:lang w:val="en-GB"/>
        </w:rPr>
      </w:pPr>
    </w:p>
    <w:p w14:paraId="3E7CF4C0" w14:textId="77777777" w:rsidR="001E42CD" w:rsidRDefault="001E42CD" w:rsidP="001E42CD">
      <w:pPr>
        <w:rPr>
          <w:rFonts w:ascii="Arial" w:hAnsi="Arial" w:cs="Arial"/>
          <w:lang w:val="en-GB"/>
        </w:rPr>
      </w:pPr>
    </w:p>
    <w:p w14:paraId="03B14E45" w14:textId="77777777" w:rsidR="001E42CD" w:rsidRDefault="001E42CD" w:rsidP="001E42CD">
      <w:pPr>
        <w:rPr>
          <w:rFonts w:ascii="Arial" w:hAnsi="Arial" w:cs="Arial"/>
          <w:lang w:val="en-GB"/>
        </w:rPr>
      </w:pPr>
    </w:p>
    <w:p w14:paraId="66CB203C" w14:textId="77777777" w:rsidR="00BF06EB" w:rsidRDefault="00BF06EB" w:rsidP="001E42CD">
      <w:pPr>
        <w:jc w:val="center"/>
        <w:rPr>
          <w:rFonts w:ascii="Arial" w:hAnsi="Arial" w:cs="Arial"/>
          <w:b/>
          <w:sz w:val="22"/>
          <w:szCs w:val="22"/>
        </w:rPr>
      </w:pPr>
    </w:p>
    <w:p w14:paraId="3C3A1877" w14:textId="77777777" w:rsidR="00BF06EB" w:rsidRDefault="00BF06EB" w:rsidP="001E42CD">
      <w:pPr>
        <w:jc w:val="center"/>
        <w:rPr>
          <w:rFonts w:ascii="Arial" w:hAnsi="Arial" w:cs="Arial"/>
          <w:b/>
          <w:sz w:val="22"/>
          <w:szCs w:val="22"/>
        </w:rPr>
      </w:pPr>
    </w:p>
    <w:p w14:paraId="17675C04" w14:textId="77777777" w:rsidR="00BF06EB" w:rsidRDefault="00BF06EB" w:rsidP="001E42CD">
      <w:pPr>
        <w:jc w:val="center"/>
        <w:rPr>
          <w:rFonts w:ascii="Arial" w:hAnsi="Arial" w:cs="Arial"/>
          <w:b/>
          <w:sz w:val="22"/>
          <w:szCs w:val="22"/>
        </w:rPr>
      </w:pPr>
    </w:p>
    <w:p w14:paraId="3EF54AE1" w14:textId="77777777" w:rsidR="00BF06EB" w:rsidRDefault="00BF06EB" w:rsidP="001E42CD">
      <w:pPr>
        <w:jc w:val="center"/>
        <w:rPr>
          <w:rFonts w:ascii="Arial" w:hAnsi="Arial" w:cs="Arial"/>
          <w:b/>
          <w:sz w:val="22"/>
          <w:szCs w:val="22"/>
        </w:rPr>
      </w:pPr>
    </w:p>
    <w:p w14:paraId="1F3498CE" w14:textId="77777777" w:rsidR="00BF06EB" w:rsidRDefault="00BF06EB" w:rsidP="001E42CD">
      <w:pPr>
        <w:jc w:val="center"/>
        <w:rPr>
          <w:rFonts w:ascii="Arial" w:hAnsi="Arial" w:cs="Arial"/>
          <w:b/>
          <w:sz w:val="22"/>
          <w:szCs w:val="22"/>
        </w:rPr>
      </w:pPr>
    </w:p>
    <w:p w14:paraId="2F80A0B3" w14:textId="77777777" w:rsidR="00BF06EB" w:rsidRDefault="00BF06EB" w:rsidP="001E42CD">
      <w:pPr>
        <w:jc w:val="center"/>
        <w:rPr>
          <w:rFonts w:ascii="Arial" w:hAnsi="Arial" w:cs="Arial"/>
          <w:b/>
          <w:sz w:val="22"/>
          <w:szCs w:val="22"/>
        </w:rPr>
      </w:pPr>
    </w:p>
    <w:p w14:paraId="7C54884D" w14:textId="77777777" w:rsidR="00BF06EB" w:rsidRDefault="00BF06EB" w:rsidP="001E42CD">
      <w:pPr>
        <w:jc w:val="center"/>
        <w:rPr>
          <w:rFonts w:ascii="Arial" w:hAnsi="Arial" w:cs="Arial"/>
          <w:b/>
          <w:sz w:val="22"/>
          <w:szCs w:val="22"/>
        </w:rPr>
      </w:pPr>
    </w:p>
    <w:p w14:paraId="17B0698B" w14:textId="77777777" w:rsidR="00BF06EB" w:rsidRDefault="00BF06EB" w:rsidP="001E42CD">
      <w:pPr>
        <w:jc w:val="center"/>
        <w:rPr>
          <w:rFonts w:ascii="Arial" w:hAnsi="Arial" w:cs="Arial"/>
          <w:b/>
          <w:sz w:val="22"/>
          <w:szCs w:val="22"/>
        </w:rPr>
      </w:pPr>
    </w:p>
    <w:p w14:paraId="20DBA253" w14:textId="77777777" w:rsidR="00BF06EB" w:rsidRDefault="00BF06EB" w:rsidP="001E42CD">
      <w:pPr>
        <w:jc w:val="center"/>
        <w:rPr>
          <w:rFonts w:ascii="Arial" w:hAnsi="Arial" w:cs="Arial"/>
          <w:b/>
          <w:sz w:val="22"/>
          <w:szCs w:val="22"/>
        </w:rPr>
      </w:pPr>
    </w:p>
    <w:p w14:paraId="04A68010" w14:textId="77777777" w:rsidR="00BF06EB" w:rsidRDefault="00BF06EB" w:rsidP="001E42CD">
      <w:pPr>
        <w:jc w:val="center"/>
        <w:rPr>
          <w:rFonts w:ascii="Arial" w:hAnsi="Arial" w:cs="Arial"/>
          <w:b/>
          <w:sz w:val="22"/>
          <w:szCs w:val="22"/>
        </w:rPr>
      </w:pPr>
    </w:p>
    <w:p w14:paraId="3FEC2469" w14:textId="77777777" w:rsidR="00BF06EB" w:rsidRDefault="00BF06EB" w:rsidP="001E42CD">
      <w:pPr>
        <w:jc w:val="center"/>
        <w:rPr>
          <w:rFonts w:ascii="Arial" w:hAnsi="Arial" w:cs="Arial"/>
          <w:b/>
          <w:sz w:val="22"/>
          <w:szCs w:val="22"/>
        </w:rPr>
      </w:pPr>
    </w:p>
    <w:p w14:paraId="13DA864E" w14:textId="77777777" w:rsidR="00BF06EB" w:rsidRDefault="00BF06EB" w:rsidP="001E42CD">
      <w:pPr>
        <w:jc w:val="center"/>
        <w:rPr>
          <w:rFonts w:ascii="Arial" w:hAnsi="Arial" w:cs="Arial"/>
          <w:b/>
          <w:sz w:val="22"/>
          <w:szCs w:val="22"/>
        </w:rPr>
      </w:pPr>
    </w:p>
    <w:p w14:paraId="78BC58E7" w14:textId="77777777" w:rsidR="00BF06EB" w:rsidRDefault="00BF06EB" w:rsidP="001E42CD">
      <w:pPr>
        <w:jc w:val="center"/>
        <w:rPr>
          <w:rFonts w:ascii="Arial" w:hAnsi="Arial" w:cs="Arial"/>
          <w:b/>
          <w:sz w:val="22"/>
          <w:szCs w:val="22"/>
        </w:rPr>
      </w:pPr>
    </w:p>
    <w:p w14:paraId="0B550FE9" w14:textId="77777777" w:rsidR="00BF06EB" w:rsidRDefault="00BF06EB" w:rsidP="001E42CD">
      <w:pPr>
        <w:jc w:val="center"/>
        <w:rPr>
          <w:rFonts w:ascii="Arial" w:hAnsi="Arial" w:cs="Arial"/>
          <w:b/>
          <w:sz w:val="22"/>
          <w:szCs w:val="22"/>
        </w:rPr>
      </w:pPr>
    </w:p>
    <w:p w14:paraId="2AE42D58" w14:textId="77777777" w:rsidR="002E0A45" w:rsidRDefault="002E0A45" w:rsidP="001E42CD">
      <w:pPr>
        <w:jc w:val="center"/>
        <w:rPr>
          <w:rFonts w:ascii="Arial" w:hAnsi="Arial" w:cs="Arial"/>
          <w:b/>
          <w:sz w:val="22"/>
          <w:szCs w:val="22"/>
        </w:rPr>
      </w:pPr>
    </w:p>
    <w:p w14:paraId="280BDDDB" w14:textId="77777777" w:rsidR="004B2454" w:rsidRDefault="004B2454" w:rsidP="001E42CD">
      <w:pPr>
        <w:jc w:val="center"/>
        <w:rPr>
          <w:rFonts w:ascii="Arial" w:hAnsi="Arial" w:cs="Arial"/>
          <w:b/>
          <w:sz w:val="22"/>
          <w:szCs w:val="22"/>
        </w:rPr>
      </w:pPr>
    </w:p>
    <w:p w14:paraId="53927825" w14:textId="77777777" w:rsidR="004B2454" w:rsidRDefault="004B2454" w:rsidP="001E42CD">
      <w:pPr>
        <w:jc w:val="center"/>
        <w:rPr>
          <w:rFonts w:ascii="Arial" w:hAnsi="Arial" w:cs="Arial"/>
          <w:b/>
          <w:sz w:val="22"/>
          <w:szCs w:val="22"/>
        </w:rPr>
      </w:pPr>
    </w:p>
    <w:p w14:paraId="784A9790" w14:textId="77777777" w:rsidR="004B2454" w:rsidRDefault="004B2454" w:rsidP="001E42CD">
      <w:pPr>
        <w:jc w:val="center"/>
        <w:rPr>
          <w:rFonts w:ascii="Arial" w:hAnsi="Arial" w:cs="Arial"/>
          <w:b/>
          <w:sz w:val="22"/>
          <w:szCs w:val="22"/>
        </w:rPr>
      </w:pPr>
    </w:p>
    <w:p w14:paraId="4233150D" w14:textId="77777777" w:rsidR="004B2454" w:rsidRDefault="004B2454" w:rsidP="001E42CD">
      <w:pPr>
        <w:jc w:val="center"/>
        <w:rPr>
          <w:rFonts w:ascii="Arial" w:hAnsi="Arial" w:cs="Arial"/>
          <w:b/>
          <w:sz w:val="22"/>
          <w:szCs w:val="22"/>
        </w:rPr>
      </w:pPr>
    </w:p>
    <w:p w14:paraId="7B9833CD" w14:textId="77777777" w:rsidR="004B2454" w:rsidRDefault="004B2454" w:rsidP="001E42CD">
      <w:pPr>
        <w:jc w:val="center"/>
        <w:rPr>
          <w:rFonts w:ascii="Arial" w:hAnsi="Arial" w:cs="Arial"/>
          <w:b/>
          <w:sz w:val="22"/>
          <w:szCs w:val="22"/>
        </w:rPr>
      </w:pPr>
    </w:p>
    <w:p w14:paraId="6E206EC4" w14:textId="77777777" w:rsidR="004B2454" w:rsidRDefault="004B2454" w:rsidP="001E42CD">
      <w:pPr>
        <w:jc w:val="center"/>
        <w:rPr>
          <w:rFonts w:ascii="Arial" w:hAnsi="Arial" w:cs="Arial"/>
          <w:b/>
          <w:sz w:val="22"/>
          <w:szCs w:val="22"/>
        </w:rPr>
      </w:pPr>
    </w:p>
    <w:p w14:paraId="3AE60F88" w14:textId="77777777" w:rsidR="004B2454" w:rsidRDefault="004B2454" w:rsidP="001E42CD">
      <w:pPr>
        <w:jc w:val="center"/>
        <w:rPr>
          <w:rFonts w:ascii="Arial" w:hAnsi="Arial" w:cs="Arial"/>
          <w:b/>
          <w:sz w:val="22"/>
          <w:szCs w:val="22"/>
        </w:rPr>
      </w:pPr>
    </w:p>
    <w:p w14:paraId="2BD38D41" w14:textId="77777777" w:rsidR="004B2454" w:rsidRDefault="004B2454" w:rsidP="001E42CD">
      <w:pPr>
        <w:jc w:val="center"/>
        <w:rPr>
          <w:rFonts w:ascii="Arial" w:hAnsi="Arial" w:cs="Arial"/>
          <w:b/>
          <w:sz w:val="22"/>
          <w:szCs w:val="22"/>
        </w:rPr>
      </w:pPr>
    </w:p>
    <w:p w14:paraId="1332BA64" w14:textId="77777777" w:rsidR="004B2454" w:rsidRDefault="004B2454" w:rsidP="001E42CD">
      <w:pPr>
        <w:jc w:val="center"/>
        <w:rPr>
          <w:rFonts w:ascii="Arial" w:hAnsi="Arial" w:cs="Arial"/>
          <w:b/>
          <w:sz w:val="22"/>
          <w:szCs w:val="22"/>
        </w:rPr>
      </w:pPr>
    </w:p>
    <w:p w14:paraId="5E31B84C" w14:textId="77777777" w:rsidR="004B2454" w:rsidRDefault="004B2454" w:rsidP="001E42CD">
      <w:pPr>
        <w:jc w:val="center"/>
        <w:rPr>
          <w:rFonts w:ascii="Arial" w:hAnsi="Arial" w:cs="Arial"/>
          <w:b/>
          <w:sz w:val="22"/>
          <w:szCs w:val="22"/>
        </w:rPr>
      </w:pPr>
    </w:p>
    <w:p w14:paraId="7FFDD5E0" w14:textId="77777777" w:rsidR="004B2454" w:rsidRDefault="004B2454" w:rsidP="001E42CD">
      <w:pPr>
        <w:jc w:val="center"/>
        <w:rPr>
          <w:rFonts w:ascii="Arial" w:hAnsi="Arial" w:cs="Arial"/>
          <w:b/>
          <w:sz w:val="22"/>
          <w:szCs w:val="22"/>
        </w:rPr>
      </w:pPr>
    </w:p>
    <w:p w14:paraId="31B40573" w14:textId="77777777" w:rsidR="004B2454" w:rsidRDefault="004B2454" w:rsidP="001E42CD">
      <w:pPr>
        <w:jc w:val="center"/>
        <w:rPr>
          <w:rFonts w:ascii="Arial" w:hAnsi="Arial" w:cs="Arial"/>
          <w:b/>
          <w:sz w:val="22"/>
          <w:szCs w:val="22"/>
        </w:rPr>
      </w:pPr>
    </w:p>
    <w:p w14:paraId="119E5696" w14:textId="77777777" w:rsidR="004B2454" w:rsidRDefault="004B2454" w:rsidP="001E42CD">
      <w:pPr>
        <w:jc w:val="center"/>
        <w:rPr>
          <w:rFonts w:ascii="Arial" w:hAnsi="Arial" w:cs="Arial"/>
          <w:b/>
          <w:sz w:val="22"/>
          <w:szCs w:val="22"/>
        </w:rPr>
      </w:pPr>
    </w:p>
    <w:p w14:paraId="172B9B9A" w14:textId="77777777" w:rsidR="004B2454" w:rsidRDefault="004B2454" w:rsidP="001E42CD">
      <w:pPr>
        <w:jc w:val="center"/>
        <w:rPr>
          <w:rFonts w:ascii="Arial" w:hAnsi="Arial" w:cs="Arial"/>
          <w:b/>
          <w:sz w:val="22"/>
          <w:szCs w:val="22"/>
        </w:rPr>
      </w:pPr>
    </w:p>
    <w:p w14:paraId="4EE4AF50" w14:textId="77777777" w:rsidR="004B2454" w:rsidRDefault="004B2454" w:rsidP="001E42CD">
      <w:pPr>
        <w:jc w:val="center"/>
        <w:rPr>
          <w:rFonts w:ascii="Arial" w:hAnsi="Arial" w:cs="Arial"/>
          <w:b/>
          <w:sz w:val="22"/>
          <w:szCs w:val="22"/>
        </w:rPr>
      </w:pPr>
    </w:p>
    <w:p w14:paraId="7C4C027B" w14:textId="77777777" w:rsidR="004B2454" w:rsidRDefault="004B2454" w:rsidP="001E42CD">
      <w:pPr>
        <w:jc w:val="center"/>
        <w:rPr>
          <w:rFonts w:ascii="Arial" w:hAnsi="Arial" w:cs="Arial"/>
          <w:b/>
          <w:sz w:val="22"/>
          <w:szCs w:val="22"/>
        </w:rPr>
      </w:pPr>
    </w:p>
    <w:p w14:paraId="52CAA193" w14:textId="77777777" w:rsidR="004B2454" w:rsidRDefault="004B2454" w:rsidP="001E42CD">
      <w:pPr>
        <w:jc w:val="center"/>
        <w:rPr>
          <w:rFonts w:ascii="Arial" w:hAnsi="Arial" w:cs="Arial"/>
          <w:b/>
          <w:sz w:val="22"/>
          <w:szCs w:val="22"/>
        </w:rPr>
      </w:pPr>
    </w:p>
    <w:p w14:paraId="5CE6A4A7" w14:textId="77777777" w:rsidR="004B2454" w:rsidRDefault="004B2454" w:rsidP="001E42CD">
      <w:pPr>
        <w:jc w:val="center"/>
        <w:rPr>
          <w:rFonts w:ascii="Arial" w:hAnsi="Arial" w:cs="Arial"/>
          <w:b/>
          <w:sz w:val="22"/>
          <w:szCs w:val="22"/>
        </w:rPr>
      </w:pPr>
    </w:p>
    <w:p w14:paraId="2B788EF6" w14:textId="77777777" w:rsidR="004B2454" w:rsidRDefault="004B2454" w:rsidP="001E42CD">
      <w:pPr>
        <w:jc w:val="center"/>
        <w:rPr>
          <w:rFonts w:ascii="Arial" w:hAnsi="Arial" w:cs="Arial"/>
          <w:b/>
          <w:sz w:val="22"/>
          <w:szCs w:val="22"/>
        </w:rPr>
      </w:pPr>
    </w:p>
    <w:p w14:paraId="6E36C52E" w14:textId="77777777" w:rsidR="004B2454" w:rsidRDefault="004B2454" w:rsidP="001E42CD">
      <w:pPr>
        <w:jc w:val="center"/>
        <w:rPr>
          <w:rFonts w:ascii="Arial" w:hAnsi="Arial" w:cs="Arial"/>
          <w:b/>
          <w:sz w:val="22"/>
          <w:szCs w:val="22"/>
        </w:rPr>
      </w:pPr>
    </w:p>
    <w:p w14:paraId="2659A76E" w14:textId="4B11354E" w:rsidR="00607048" w:rsidRPr="001E42CD" w:rsidRDefault="00607048" w:rsidP="001E42CD">
      <w:pPr>
        <w:jc w:val="center"/>
        <w:rPr>
          <w:rFonts w:ascii="Arial" w:hAnsi="Arial" w:cs="Arial"/>
          <w:lang w:val="en-GB"/>
        </w:rPr>
      </w:pPr>
      <w:r w:rsidRPr="0061109B">
        <w:rPr>
          <w:rFonts w:ascii="Arial" w:hAnsi="Arial" w:cs="Arial"/>
          <w:b/>
          <w:sz w:val="22"/>
          <w:szCs w:val="22"/>
        </w:rPr>
        <w:t>END OF SECTION TWO</w:t>
      </w:r>
    </w:p>
    <w:p w14:paraId="1AD72C2A" w14:textId="77777777" w:rsidR="00057DBC" w:rsidRDefault="00D74F2E" w:rsidP="006F40E9">
      <w:pPr>
        <w:spacing w:after="160" w:line="259" w:lineRule="auto"/>
        <w:rPr>
          <w:rFonts w:ascii="Arial" w:hAnsi="Arial" w:cs="Arial"/>
          <w:b/>
          <w:sz w:val="22"/>
          <w:szCs w:val="22"/>
        </w:rPr>
      </w:pPr>
      <w:r>
        <w:rPr>
          <w:rFonts w:ascii="Arial" w:hAnsi="Arial" w:cs="Arial"/>
          <w:b/>
          <w:sz w:val="22"/>
          <w:szCs w:val="22"/>
        </w:rPr>
        <w:br w:type="page"/>
      </w:r>
    </w:p>
    <w:p w14:paraId="5878EA2C" w14:textId="4BC601B4" w:rsidR="00607048" w:rsidRPr="00891DEB" w:rsidRDefault="00607048" w:rsidP="006F40E9">
      <w:pPr>
        <w:spacing w:after="160" w:line="259" w:lineRule="auto"/>
        <w:rPr>
          <w:rFonts w:ascii="Arial" w:hAnsi="Arial" w:cs="Arial"/>
          <w:b/>
          <w:sz w:val="22"/>
          <w:szCs w:val="22"/>
        </w:rPr>
      </w:pPr>
      <w:r>
        <w:rPr>
          <w:rFonts w:ascii="Arial" w:hAnsi="Arial" w:cs="Arial"/>
          <w:b/>
          <w:sz w:val="22"/>
          <w:szCs w:val="22"/>
        </w:rPr>
        <w:lastRenderedPageBreak/>
        <w:t>Section Three: Comprehension</w:t>
      </w:r>
      <w:r>
        <w:rPr>
          <w:rFonts w:ascii="Arial" w:hAnsi="Arial" w:cs="Arial"/>
          <w:b/>
          <w:sz w:val="22"/>
          <w:szCs w:val="22"/>
        </w:rPr>
        <w:tab/>
      </w:r>
      <w:r w:rsidR="006F40E9">
        <w:rPr>
          <w:rFonts w:ascii="Arial" w:hAnsi="Arial" w:cs="Arial"/>
          <w:b/>
          <w:sz w:val="22"/>
          <w:szCs w:val="22"/>
        </w:rPr>
        <w:tab/>
      </w:r>
      <w:r w:rsidR="006F40E9">
        <w:rPr>
          <w:rFonts w:ascii="Arial" w:hAnsi="Arial" w:cs="Arial"/>
          <w:b/>
          <w:sz w:val="22"/>
          <w:szCs w:val="22"/>
        </w:rPr>
        <w:tab/>
      </w:r>
      <w:r w:rsidR="006F40E9">
        <w:rPr>
          <w:rFonts w:ascii="Arial" w:hAnsi="Arial" w:cs="Arial"/>
          <w:b/>
          <w:sz w:val="22"/>
          <w:szCs w:val="22"/>
        </w:rPr>
        <w:tab/>
      </w:r>
      <w:r w:rsidR="006F40E9">
        <w:rPr>
          <w:rFonts w:ascii="Arial" w:hAnsi="Arial" w:cs="Arial"/>
          <w:b/>
          <w:sz w:val="22"/>
          <w:szCs w:val="22"/>
        </w:rPr>
        <w:tab/>
      </w:r>
      <w:r w:rsidR="006F40E9">
        <w:rPr>
          <w:rFonts w:ascii="Arial" w:hAnsi="Arial" w:cs="Arial"/>
          <w:b/>
          <w:sz w:val="22"/>
          <w:szCs w:val="22"/>
        </w:rPr>
        <w:tab/>
      </w:r>
      <w:r w:rsidR="006F40E9">
        <w:rPr>
          <w:rFonts w:ascii="Arial" w:hAnsi="Arial" w:cs="Arial"/>
          <w:b/>
          <w:sz w:val="22"/>
          <w:szCs w:val="22"/>
        </w:rPr>
        <w:tab/>
      </w:r>
      <w:r w:rsidR="00DA2CC1">
        <w:rPr>
          <w:rFonts w:ascii="Arial" w:hAnsi="Arial" w:cs="Arial"/>
          <w:b/>
          <w:sz w:val="22"/>
          <w:szCs w:val="22"/>
        </w:rPr>
        <w:t xml:space="preserve">           </w:t>
      </w:r>
      <w:r>
        <w:rPr>
          <w:rFonts w:ascii="Arial" w:hAnsi="Arial" w:cs="Arial"/>
          <w:b/>
          <w:sz w:val="22"/>
          <w:szCs w:val="22"/>
        </w:rPr>
        <w:t>20% (36</w:t>
      </w:r>
      <w:r w:rsidRPr="00891DEB">
        <w:rPr>
          <w:rFonts w:ascii="Arial" w:hAnsi="Arial" w:cs="Arial"/>
          <w:b/>
          <w:sz w:val="22"/>
          <w:szCs w:val="22"/>
        </w:rPr>
        <w:t xml:space="preserve"> marks)</w:t>
      </w:r>
    </w:p>
    <w:p w14:paraId="16938D73" w14:textId="46E6E2FA" w:rsidR="008602D5" w:rsidRPr="008602D5" w:rsidRDefault="008602D5" w:rsidP="008602D5">
      <w:pPr>
        <w:ind w:left="23"/>
        <w:rPr>
          <w:rFonts w:ascii="Arial" w:hAnsi="Arial" w:cs="Arial"/>
          <w:sz w:val="22"/>
          <w:szCs w:val="22"/>
        </w:rPr>
      </w:pPr>
      <w:r w:rsidRPr="008602D5">
        <w:rPr>
          <w:rFonts w:ascii="Arial" w:hAnsi="Arial" w:cs="Arial"/>
          <w:sz w:val="22"/>
          <w:szCs w:val="22"/>
        </w:rPr>
        <w:t xml:space="preserve">This section has </w:t>
      </w:r>
      <w:r>
        <w:rPr>
          <w:rFonts w:ascii="Arial" w:hAnsi="Arial" w:cs="Arial"/>
          <w:b/>
          <w:sz w:val="22"/>
          <w:szCs w:val="22"/>
        </w:rPr>
        <w:t>2</w:t>
      </w:r>
      <w:r w:rsidRPr="008602D5">
        <w:rPr>
          <w:rFonts w:ascii="Arial" w:hAnsi="Arial" w:cs="Arial"/>
          <w:sz w:val="22"/>
          <w:szCs w:val="22"/>
        </w:rPr>
        <w:t xml:space="preserve"> questions. Answer </w:t>
      </w:r>
      <w:r w:rsidRPr="008602D5">
        <w:rPr>
          <w:rFonts w:ascii="Arial" w:hAnsi="Arial" w:cs="Arial"/>
          <w:b/>
          <w:sz w:val="22"/>
          <w:szCs w:val="22"/>
        </w:rPr>
        <w:t>all</w:t>
      </w:r>
      <w:r w:rsidRPr="008602D5">
        <w:rPr>
          <w:rFonts w:ascii="Arial" w:hAnsi="Arial" w:cs="Arial"/>
          <w:sz w:val="22"/>
          <w:szCs w:val="22"/>
        </w:rPr>
        <w:t xml:space="preserve"> questions. Write your answers in the spaces provided.</w:t>
      </w:r>
    </w:p>
    <w:p w14:paraId="33601C34" w14:textId="77777777" w:rsidR="008602D5" w:rsidRDefault="008602D5" w:rsidP="008602D5">
      <w:pPr>
        <w:ind w:left="23"/>
        <w:rPr>
          <w:rFonts w:ascii="Arial" w:hAnsi="Arial" w:cs="Arial"/>
          <w:sz w:val="22"/>
          <w:szCs w:val="22"/>
        </w:rPr>
      </w:pPr>
    </w:p>
    <w:p w14:paraId="35A62F26" w14:textId="229E70F5" w:rsidR="008602D5" w:rsidRPr="008602D5" w:rsidRDefault="008602D5" w:rsidP="008602D5">
      <w:pPr>
        <w:ind w:left="23"/>
        <w:rPr>
          <w:rFonts w:ascii="Arial" w:hAnsi="Arial" w:cs="Arial"/>
          <w:sz w:val="22"/>
          <w:szCs w:val="22"/>
        </w:rPr>
      </w:pPr>
      <w:r w:rsidRPr="008602D5">
        <w:rPr>
          <w:rFonts w:ascii="Arial" w:hAnsi="Arial" w:cs="Arial"/>
          <w:sz w:val="22"/>
          <w:szCs w:val="22"/>
        </w:rPr>
        <w:t xml:space="preserve">When calculating numerical answers, show your working or reasoning clearly. Give final answers to </w:t>
      </w:r>
      <w:r w:rsidRPr="008602D5">
        <w:rPr>
          <w:rFonts w:ascii="Arial" w:hAnsi="Arial" w:cs="Arial"/>
          <w:b/>
          <w:sz w:val="22"/>
          <w:szCs w:val="22"/>
        </w:rPr>
        <w:t>three</w:t>
      </w:r>
      <w:r w:rsidRPr="008602D5">
        <w:rPr>
          <w:rFonts w:ascii="Arial" w:hAnsi="Arial" w:cs="Arial"/>
          <w:sz w:val="22"/>
          <w:szCs w:val="22"/>
        </w:rPr>
        <w:t xml:space="preserve"> significant figures and include appropriate units where applicable.</w:t>
      </w:r>
    </w:p>
    <w:p w14:paraId="30EEA9EF" w14:textId="77777777" w:rsidR="008602D5" w:rsidRDefault="008602D5" w:rsidP="008602D5">
      <w:pPr>
        <w:ind w:left="23"/>
        <w:rPr>
          <w:rFonts w:ascii="Arial" w:hAnsi="Arial" w:cs="Arial"/>
          <w:sz w:val="22"/>
          <w:szCs w:val="22"/>
        </w:rPr>
      </w:pPr>
    </w:p>
    <w:p w14:paraId="436B8B63" w14:textId="0926CF62" w:rsidR="008602D5" w:rsidRPr="008602D5" w:rsidRDefault="008602D5" w:rsidP="008602D5">
      <w:pPr>
        <w:ind w:left="23"/>
        <w:rPr>
          <w:rFonts w:ascii="Arial" w:hAnsi="Arial" w:cs="Arial"/>
          <w:sz w:val="22"/>
          <w:szCs w:val="22"/>
        </w:rPr>
      </w:pPr>
      <w:r w:rsidRPr="008602D5">
        <w:rPr>
          <w:rFonts w:ascii="Arial" w:hAnsi="Arial" w:cs="Arial"/>
          <w:sz w:val="22"/>
          <w:szCs w:val="22"/>
        </w:rPr>
        <w:t xml:space="preserve">When estimating numerical answers, show your working or reasoning clearly. Give final answers to a maximum of </w:t>
      </w:r>
      <w:r w:rsidRPr="008602D5">
        <w:rPr>
          <w:rFonts w:ascii="Arial" w:hAnsi="Arial" w:cs="Arial"/>
          <w:b/>
          <w:sz w:val="22"/>
          <w:szCs w:val="22"/>
        </w:rPr>
        <w:t>two</w:t>
      </w:r>
      <w:r w:rsidRPr="008602D5">
        <w:rPr>
          <w:rFonts w:ascii="Arial" w:hAnsi="Arial" w:cs="Arial"/>
          <w:sz w:val="22"/>
          <w:szCs w:val="22"/>
        </w:rPr>
        <w:t xml:space="preserve"> significant figures and include appropriate units where applicable.</w:t>
      </w:r>
    </w:p>
    <w:p w14:paraId="69C4C39A" w14:textId="77777777" w:rsidR="008602D5" w:rsidRDefault="008602D5" w:rsidP="008602D5">
      <w:pPr>
        <w:ind w:left="23"/>
        <w:rPr>
          <w:rFonts w:ascii="Arial" w:hAnsi="Arial" w:cs="Arial"/>
          <w:sz w:val="22"/>
          <w:szCs w:val="22"/>
        </w:rPr>
      </w:pPr>
    </w:p>
    <w:p w14:paraId="0FCF32DA" w14:textId="4EFA0CAA" w:rsidR="008602D5" w:rsidRPr="008602D5" w:rsidRDefault="008602D5" w:rsidP="008602D5">
      <w:pPr>
        <w:ind w:left="23"/>
        <w:rPr>
          <w:rFonts w:ascii="Arial" w:hAnsi="Arial" w:cs="Arial"/>
          <w:sz w:val="22"/>
          <w:szCs w:val="22"/>
          <w:lang w:val="en-US"/>
        </w:rPr>
      </w:pPr>
      <w:r w:rsidRPr="008602D5">
        <w:rPr>
          <w:rFonts w:ascii="Arial" w:hAnsi="Arial" w:cs="Arial"/>
          <w:sz w:val="22"/>
          <w:szCs w:val="22"/>
        </w:rPr>
        <w:t>Supplementary pages for planning/continuing your answers to questions are provided at the end of this Question/Answer booklet. If you use these pages to continue an answer, indicate</w:t>
      </w:r>
      <w:r w:rsidRPr="008602D5">
        <w:rPr>
          <w:rFonts w:ascii="Arial" w:hAnsi="Arial" w:cs="Arial"/>
          <w:sz w:val="22"/>
          <w:szCs w:val="22"/>
          <w:lang w:val="en-US"/>
        </w:rPr>
        <w:t xml:space="preserve"> at the original answer where answer is continued, i.e. give the page number.</w:t>
      </w:r>
    </w:p>
    <w:p w14:paraId="1A7DD1D0" w14:textId="77777777" w:rsidR="008602D5" w:rsidRDefault="008602D5" w:rsidP="008602D5">
      <w:pPr>
        <w:ind w:left="23"/>
        <w:rPr>
          <w:rFonts w:ascii="Arial" w:hAnsi="Arial" w:cs="Arial"/>
          <w:sz w:val="22"/>
          <w:szCs w:val="22"/>
        </w:rPr>
      </w:pPr>
    </w:p>
    <w:p w14:paraId="1ADE9F87" w14:textId="1DEED922" w:rsidR="008602D5" w:rsidRPr="008602D5" w:rsidRDefault="008602D5" w:rsidP="008602D5">
      <w:pPr>
        <w:ind w:left="23"/>
        <w:rPr>
          <w:rFonts w:ascii="Arial" w:hAnsi="Arial" w:cs="Arial"/>
          <w:sz w:val="22"/>
          <w:szCs w:val="22"/>
        </w:rPr>
      </w:pPr>
      <w:r w:rsidRPr="008602D5">
        <w:rPr>
          <w:rFonts w:ascii="Arial" w:hAnsi="Arial" w:cs="Arial"/>
          <w:sz w:val="22"/>
          <w:szCs w:val="22"/>
        </w:rPr>
        <w:t xml:space="preserve">Suggested working time: </w:t>
      </w:r>
      <w:r>
        <w:rPr>
          <w:rFonts w:ascii="Arial" w:hAnsi="Arial" w:cs="Arial"/>
          <w:sz w:val="22"/>
          <w:szCs w:val="22"/>
        </w:rPr>
        <w:t>4</w:t>
      </w:r>
      <w:r w:rsidRPr="008602D5">
        <w:rPr>
          <w:rFonts w:ascii="Arial" w:hAnsi="Arial" w:cs="Arial"/>
          <w:sz w:val="22"/>
          <w:szCs w:val="22"/>
        </w:rPr>
        <w:t>0 minutes.</w:t>
      </w:r>
    </w:p>
    <w:p w14:paraId="51AB511E" w14:textId="77777777" w:rsidR="00607048" w:rsidRDefault="00607048" w:rsidP="00607048">
      <w:pPr>
        <w:pBdr>
          <w:bottom w:val="single" w:sz="4" w:space="1" w:color="auto"/>
        </w:pBdr>
        <w:tabs>
          <w:tab w:val="left" w:pos="567"/>
          <w:tab w:val="left" w:pos="990"/>
        </w:tabs>
        <w:rPr>
          <w:rFonts w:ascii="Arial" w:hAnsi="Arial" w:cs="Arial"/>
          <w:sz w:val="22"/>
          <w:szCs w:val="22"/>
        </w:rPr>
      </w:pPr>
    </w:p>
    <w:p w14:paraId="3453DD91" w14:textId="77777777" w:rsidR="00607048" w:rsidRPr="00891DEB" w:rsidRDefault="00607048" w:rsidP="00607048">
      <w:pPr>
        <w:tabs>
          <w:tab w:val="left" w:pos="567"/>
          <w:tab w:val="left" w:pos="990"/>
        </w:tabs>
        <w:rPr>
          <w:rFonts w:ascii="Arial" w:hAnsi="Arial" w:cs="Arial"/>
          <w:sz w:val="22"/>
          <w:szCs w:val="22"/>
        </w:rPr>
      </w:pPr>
    </w:p>
    <w:p w14:paraId="1067CC36" w14:textId="18514665" w:rsidR="00FA0B53" w:rsidRDefault="009051EC" w:rsidP="00FA0B53">
      <w:pPr>
        <w:rPr>
          <w:rFonts w:ascii="Arial" w:hAnsi="Arial" w:cs="Arial"/>
          <w:b/>
          <w:sz w:val="22"/>
          <w:szCs w:val="22"/>
        </w:rPr>
      </w:pPr>
      <w:bookmarkStart w:id="9" w:name="_Hlk55389066"/>
      <w:r w:rsidRPr="00AD0DB7">
        <w:rPr>
          <w:rFonts w:ascii="Arial" w:hAnsi="Arial" w:cs="Arial"/>
          <w:b/>
          <w:sz w:val="22"/>
          <w:szCs w:val="22"/>
        </w:rPr>
        <w:t xml:space="preserve">Question </w:t>
      </w:r>
      <w:r w:rsidR="007715BE" w:rsidRPr="00AD0DB7">
        <w:rPr>
          <w:rFonts w:ascii="Arial" w:hAnsi="Arial" w:cs="Arial"/>
          <w:b/>
          <w:sz w:val="22"/>
          <w:szCs w:val="22"/>
        </w:rPr>
        <w:t>1</w:t>
      </w:r>
      <w:r w:rsidR="00974384">
        <w:rPr>
          <w:rFonts w:ascii="Arial" w:hAnsi="Arial" w:cs="Arial"/>
          <w:b/>
          <w:sz w:val="22"/>
          <w:szCs w:val="22"/>
        </w:rPr>
        <w:t>7</w:t>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7715BE" w:rsidRPr="00AD0DB7">
        <w:rPr>
          <w:rFonts w:ascii="Arial" w:hAnsi="Arial" w:cs="Arial"/>
          <w:b/>
          <w:sz w:val="22"/>
          <w:szCs w:val="22"/>
        </w:rPr>
        <w:tab/>
      </w:r>
      <w:r w:rsidR="00C748AE">
        <w:rPr>
          <w:rFonts w:ascii="Arial" w:hAnsi="Arial" w:cs="Arial"/>
          <w:b/>
          <w:sz w:val="22"/>
          <w:szCs w:val="22"/>
        </w:rPr>
        <w:t xml:space="preserve">    </w:t>
      </w:r>
      <w:proofErr w:type="gramStart"/>
      <w:r w:rsidR="00C748AE">
        <w:rPr>
          <w:rFonts w:ascii="Arial" w:hAnsi="Arial" w:cs="Arial"/>
          <w:b/>
          <w:sz w:val="22"/>
          <w:szCs w:val="22"/>
        </w:rPr>
        <w:t xml:space="preserve">   </w:t>
      </w:r>
      <w:r w:rsidR="00FA0B53" w:rsidRPr="00AD0DB7">
        <w:rPr>
          <w:rFonts w:ascii="Arial" w:hAnsi="Arial" w:cs="Arial"/>
          <w:b/>
          <w:sz w:val="22"/>
          <w:szCs w:val="22"/>
        </w:rPr>
        <w:t>(</w:t>
      </w:r>
      <w:proofErr w:type="gramEnd"/>
      <w:r w:rsidR="00FA0B53" w:rsidRPr="00AD0DB7">
        <w:rPr>
          <w:rFonts w:ascii="Arial" w:hAnsi="Arial" w:cs="Arial"/>
          <w:b/>
          <w:sz w:val="22"/>
          <w:szCs w:val="22"/>
        </w:rPr>
        <w:t>18 marks)</w:t>
      </w:r>
    </w:p>
    <w:p w14:paraId="6388FEE8" w14:textId="77777777" w:rsidR="009770CF" w:rsidRDefault="009770CF" w:rsidP="00FA0B53">
      <w:pPr>
        <w:rPr>
          <w:rFonts w:ascii="Arial" w:hAnsi="Arial" w:cs="Arial"/>
          <w:b/>
          <w:sz w:val="22"/>
          <w:szCs w:val="22"/>
        </w:rPr>
      </w:pPr>
    </w:p>
    <w:p w14:paraId="6A31566F" w14:textId="77777777" w:rsidR="009770CF" w:rsidRPr="009770CF" w:rsidRDefault="009770CF" w:rsidP="009770CF">
      <w:pPr>
        <w:jc w:val="center"/>
        <w:rPr>
          <w:rFonts w:ascii="Arial" w:hAnsi="Arial" w:cs="Arial"/>
          <w:b/>
          <w:bCs/>
          <w:lang w:val="en-GB"/>
        </w:rPr>
      </w:pPr>
      <w:r w:rsidRPr="009770CF">
        <w:rPr>
          <w:rFonts w:ascii="Arial" w:hAnsi="Arial" w:cs="Arial"/>
          <w:b/>
          <w:bCs/>
          <w:lang w:val="en-GB"/>
        </w:rPr>
        <w:t>Gravitational Wave-Particle Duality</w:t>
      </w:r>
    </w:p>
    <w:p w14:paraId="664063BE" w14:textId="77777777" w:rsidR="009770CF" w:rsidRDefault="009770CF" w:rsidP="009770CF"/>
    <w:p w14:paraId="6D27A27D" w14:textId="73481653" w:rsidR="009770CF" w:rsidRPr="009770CF" w:rsidRDefault="009770CF" w:rsidP="009770CF">
      <w:pPr>
        <w:rPr>
          <w:rFonts w:ascii="Arial" w:hAnsi="Arial" w:cs="Arial"/>
          <w:sz w:val="22"/>
          <w:szCs w:val="22"/>
          <w:lang w:val="en-GB"/>
        </w:rPr>
      </w:pPr>
      <w:r w:rsidRPr="009770CF">
        <w:rPr>
          <w:rFonts w:ascii="Arial" w:hAnsi="Arial" w:cs="Arial"/>
          <w:sz w:val="22"/>
          <w:szCs w:val="22"/>
          <w:lang w:val="en-GB"/>
        </w:rPr>
        <w:t>Prior to the 19</w:t>
      </w:r>
      <w:r w:rsidRPr="009770CF">
        <w:rPr>
          <w:rFonts w:ascii="Arial" w:hAnsi="Arial" w:cs="Arial"/>
          <w:sz w:val="22"/>
          <w:szCs w:val="22"/>
          <w:vertAlign w:val="superscript"/>
          <w:lang w:val="en-GB"/>
        </w:rPr>
        <w:t>th</w:t>
      </w:r>
      <w:r w:rsidRPr="009770CF">
        <w:rPr>
          <w:rFonts w:ascii="Arial" w:hAnsi="Arial" w:cs="Arial"/>
          <w:sz w:val="22"/>
          <w:szCs w:val="22"/>
          <w:lang w:val="en-GB"/>
        </w:rPr>
        <w:t xml:space="preserve"> Century, it was well-established that light clearly had a wave</w:t>
      </w:r>
      <w:r w:rsidR="009C7DB6">
        <w:rPr>
          <w:rFonts w:ascii="Arial" w:hAnsi="Arial" w:cs="Arial"/>
          <w:sz w:val="22"/>
          <w:szCs w:val="22"/>
          <w:lang w:val="en-GB"/>
        </w:rPr>
        <w:t xml:space="preserve"> </w:t>
      </w:r>
      <w:r w:rsidRPr="009770CF">
        <w:rPr>
          <w:rFonts w:ascii="Arial" w:hAnsi="Arial" w:cs="Arial"/>
          <w:sz w:val="22"/>
          <w:szCs w:val="22"/>
          <w:lang w:val="en-GB"/>
        </w:rPr>
        <w:t>nature, because it exhibit</w:t>
      </w:r>
      <w:r w:rsidR="009C7DB6">
        <w:rPr>
          <w:rFonts w:ascii="Arial" w:hAnsi="Arial" w:cs="Arial"/>
          <w:sz w:val="22"/>
          <w:szCs w:val="22"/>
          <w:lang w:val="en-GB"/>
        </w:rPr>
        <w:t>ed</w:t>
      </w:r>
      <w:r w:rsidRPr="009770CF">
        <w:rPr>
          <w:rFonts w:ascii="Arial" w:hAnsi="Arial" w:cs="Arial"/>
          <w:sz w:val="22"/>
          <w:szCs w:val="22"/>
          <w:lang w:val="en-GB"/>
        </w:rPr>
        <w:t xml:space="preserve"> wave behaviours such as diffraction and interference during experiments such as Young’s Double Slit Experiment (1801). On the other hand, matter clearly exhibits a particle nature. This is confirmed, for example, by the transfer of momentum and energy during collisions between matter particles. </w:t>
      </w:r>
    </w:p>
    <w:p w14:paraId="52FCF06B" w14:textId="77777777" w:rsidR="009770CF" w:rsidRPr="009770CF" w:rsidRDefault="009770CF" w:rsidP="009770CF">
      <w:pPr>
        <w:rPr>
          <w:rFonts w:ascii="Arial" w:hAnsi="Arial" w:cs="Arial"/>
          <w:sz w:val="22"/>
          <w:szCs w:val="22"/>
          <w:lang w:val="en-GB"/>
        </w:rPr>
      </w:pPr>
    </w:p>
    <w:p w14:paraId="5B76AD72" w14:textId="0DC2804F" w:rsidR="009770CF" w:rsidRDefault="009770CF" w:rsidP="009770CF">
      <w:pPr>
        <w:rPr>
          <w:rFonts w:ascii="Arial" w:hAnsi="Arial" w:cs="Arial"/>
          <w:sz w:val="22"/>
          <w:szCs w:val="22"/>
          <w:lang w:val="en-GB"/>
        </w:rPr>
      </w:pPr>
      <w:r w:rsidRPr="009770CF">
        <w:rPr>
          <w:rFonts w:ascii="Arial" w:hAnsi="Arial" w:cs="Arial"/>
          <w:sz w:val="22"/>
          <w:szCs w:val="22"/>
          <w:lang w:val="en-GB"/>
        </w:rPr>
        <w:t>From the early 1900’s, however, some light behaviours were observed that could not be explained solely by the wave model. One example is the photoelectric effect. (see Figure 1).</w:t>
      </w:r>
    </w:p>
    <w:p w14:paraId="1ECE07F3" w14:textId="77777777" w:rsidR="009770CF" w:rsidRDefault="009770CF" w:rsidP="009770CF">
      <w:pPr>
        <w:rPr>
          <w:rFonts w:ascii="Arial" w:hAnsi="Arial" w:cs="Arial"/>
          <w:sz w:val="22"/>
          <w:szCs w:val="22"/>
          <w:lang w:val="en-GB"/>
        </w:rPr>
      </w:pPr>
    </w:p>
    <w:p w14:paraId="4A7D02F1" w14:textId="14917669" w:rsidR="009770CF" w:rsidRDefault="009770CF" w:rsidP="009770CF">
      <w:pPr>
        <w:jc w:val="center"/>
        <w:rPr>
          <w:rFonts w:ascii="Arial" w:hAnsi="Arial" w:cs="Arial"/>
          <w:b/>
          <w:sz w:val="22"/>
          <w:szCs w:val="22"/>
        </w:rPr>
      </w:pPr>
      <w:r w:rsidRPr="009770CF">
        <w:rPr>
          <w:rFonts w:ascii="Arial" w:hAnsi="Arial" w:cs="Arial"/>
          <w:b/>
          <w:noProof/>
          <w:sz w:val="22"/>
          <w:szCs w:val="22"/>
        </w:rPr>
        <w:drawing>
          <wp:inline distT="0" distB="0" distL="0" distR="0" wp14:anchorId="1974ABA1" wp14:editId="4F5B15CD">
            <wp:extent cx="4307100" cy="2298700"/>
            <wp:effectExtent l="0" t="0" r="0" b="6350"/>
            <wp:docPr id="94843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23607" cy="2307510"/>
                    </a:xfrm>
                    <a:prstGeom prst="rect">
                      <a:avLst/>
                    </a:prstGeom>
                    <a:noFill/>
                    <a:ln>
                      <a:noFill/>
                    </a:ln>
                  </pic:spPr>
                </pic:pic>
              </a:graphicData>
            </a:graphic>
          </wp:inline>
        </w:drawing>
      </w:r>
    </w:p>
    <w:p w14:paraId="451DB234" w14:textId="77777777" w:rsidR="009770CF" w:rsidRPr="009770CF" w:rsidRDefault="009770CF" w:rsidP="009770CF">
      <w:pPr>
        <w:rPr>
          <w:rFonts w:ascii="Arial" w:hAnsi="Arial" w:cs="Arial"/>
          <w:b/>
          <w:sz w:val="22"/>
          <w:szCs w:val="22"/>
        </w:rPr>
      </w:pPr>
    </w:p>
    <w:p w14:paraId="0D4E396B" w14:textId="4250D455" w:rsidR="000567FA" w:rsidRDefault="000567FA" w:rsidP="000567FA">
      <w:pPr>
        <w:rPr>
          <w:rFonts w:ascii="Arial" w:hAnsi="Arial" w:cs="Arial"/>
          <w:sz w:val="22"/>
          <w:szCs w:val="22"/>
          <w:lang w:val="en-GB"/>
        </w:rPr>
      </w:pPr>
      <w:r w:rsidRPr="000567FA">
        <w:rPr>
          <w:rFonts w:ascii="Arial" w:hAnsi="Arial" w:cs="Arial"/>
          <w:sz w:val="22"/>
          <w:szCs w:val="22"/>
          <w:lang w:val="en-GB"/>
        </w:rPr>
        <w:t>Photoelectron ejection</w:t>
      </w:r>
      <w:r w:rsidR="00CC183C">
        <w:rPr>
          <w:rFonts w:ascii="Arial" w:hAnsi="Arial" w:cs="Arial"/>
          <w:sz w:val="22"/>
          <w:szCs w:val="22"/>
          <w:lang w:val="en-GB"/>
        </w:rPr>
        <w:t xml:space="preserve"> </w:t>
      </w:r>
      <w:r w:rsidRPr="000567FA">
        <w:rPr>
          <w:rFonts w:ascii="Arial" w:hAnsi="Arial" w:cs="Arial"/>
          <w:sz w:val="22"/>
          <w:szCs w:val="22"/>
          <w:lang w:val="en-GB"/>
        </w:rPr>
        <w:t xml:space="preserve">is not affected by the intensity of the incident light. It </w:t>
      </w:r>
      <w:r w:rsidR="00A4394D">
        <w:rPr>
          <w:rFonts w:ascii="Arial" w:hAnsi="Arial" w:cs="Arial"/>
          <w:sz w:val="22"/>
          <w:szCs w:val="22"/>
          <w:lang w:val="en-GB"/>
        </w:rPr>
        <w:t xml:space="preserve">is only observed </w:t>
      </w:r>
      <w:r w:rsidRPr="000567FA">
        <w:rPr>
          <w:rFonts w:ascii="Arial" w:hAnsi="Arial" w:cs="Arial"/>
          <w:sz w:val="22"/>
          <w:szCs w:val="22"/>
          <w:lang w:val="en-GB"/>
        </w:rPr>
        <w:t xml:space="preserve">when the frequency of the incident light on the metallic surface exceeds a </w:t>
      </w:r>
      <w:r w:rsidR="00EF3A43">
        <w:rPr>
          <w:rFonts w:ascii="Arial" w:hAnsi="Arial" w:cs="Arial"/>
          <w:sz w:val="22"/>
          <w:szCs w:val="22"/>
          <w:lang w:val="en-GB"/>
        </w:rPr>
        <w:t>specific</w:t>
      </w:r>
      <w:r w:rsidRPr="000567FA">
        <w:rPr>
          <w:rFonts w:ascii="Arial" w:hAnsi="Arial" w:cs="Arial"/>
          <w:sz w:val="22"/>
          <w:szCs w:val="22"/>
          <w:lang w:val="en-GB"/>
        </w:rPr>
        <w:t xml:space="preserve"> minimum frequency. This can be measured by the circuit shown below which utilises a stopping voltage. This behaviour could not be explained by the wave model. </w:t>
      </w:r>
    </w:p>
    <w:p w14:paraId="09249283" w14:textId="77777777" w:rsidR="000567FA" w:rsidRDefault="000567FA" w:rsidP="000567FA">
      <w:pPr>
        <w:rPr>
          <w:rFonts w:ascii="Arial" w:hAnsi="Arial" w:cs="Arial"/>
          <w:sz w:val="22"/>
          <w:szCs w:val="22"/>
          <w:lang w:val="en-GB"/>
        </w:rPr>
      </w:pPr>
    </w:p>
    <w:p w14:paraId="6076839E" w14:textId="3613DF12" w:rsidR="000567FA" w:rsidRPr="000567FA" w:rsidRDefault="000567FA" w:rsidP="000567FA">
      <w:pPr>
        <w:jc w:val="center"/>
        <w:rPr>
          <w:rFonts w:ascii="Arial" w:hAnsi="Arial" w:cs="Arial"/>
          <w:sz w:val="22"/>
          <w:szCs w:val="22"/>
          <w:lang w:val="en-GB"/>
        </w:rPr>
      </w:pPr>
      <w:r w:rsidRPr="000567FA">
        <w:rPr>
          <w:rFonts w:ascii="Arial" w:hAnsi="Arial" w:cs="Arial"/>
          <w:noProof/>
          <w:sz w:val="22"/>
          <w:szCs w:val="22"/>
          <w:lang w:val="en-GB"/>
        </w:rPr>
        <w:lastRenderedPageBreak/>
        <w:drawing>
          <wp:inline distT="0" distB="0" distL="0" distR="0" wp14:anchorId="72A4E3F8" wp14:editId="6561B5BB">
            <wp:extent cx="3403600" cy="2069485"/>
            <wp:effectExtent l="0" t="0" r="6350" b="6985"/>
            <wp:docPr id="1811263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08749" cy="2072616"/>
                    </a:xfrm>
                    <a:prstGeom prst="rect">
                      <a:avLst/>
                    </a:prstGeom>
                    <a:noFill/>
                    <a:ln>
                      <a:noFill/>
                    </a:ln>
                  </pic:spPr>
                </pic:pic>
              </a:graphicData>
            </a:graphic>
          </wp:inline>
        </w:drawing>
      </w:r>
    </w:p>
    <w:p w14:paraId="3F3D2DD0" w14:textId="77777777" w:rsidR="000567FA" w:rsidRPr="000567FA" w:rsidRDefault="000567FA" w:rsidP="000567FA">
      <w:pPr>
        <w:jc w:val="center"/>
        <w:rPr>
          <w:rFonts w:ascii="Arial" w:hAnsi="Arial" w:cs="Arial"/>
          <w:b/>
          <w:bCs/>
          <w:sz w:val="22"/>
          <w:szCs w:val="22"/>
          <w:lang w:val="en-GB"/>
        </w:rPr>
      </w:pPr>
      <w:r w:rsidRPr="000567FA">
        <w:rPr>
          <w:rFonts w:ascii="Arial" w:hAnsi="Arial" w:cs="Arial"/>
          <w:b/>
          <w:bCs/>
          <w:sz w:val="22"/>
          <w:szCs w:val="22"/>
          <w:lang w:val="en-GB"/>
        </w:rPr>
        <w:t>Figure 2: Photoelectric Effect Experimental Apparatus</w:t>
      </w:r>
    </w:p>
    <w:p w14:paraId="430AD223" w14:textId="77777777" w:rsidR="000567FA" w:rsidRPr="000567FA" w:rsidRDefault="000567FA" w:rsidP="000567FA">
      <w:pPr>
        <w:rPr>
          <w:rFonts w:ascii="Arial" w:hAnsi="Arial" w:cs="Arial"/>
          <w:sz w:val="22"/>
          <w:szCs w:val="22"/>
          <w:lang w:val="en-GB"/>
        </w:rPr>
      </w:pPr>
    </w:p>
    <w:p w14:paraId="29134BBF" w14:textId="3970BABC" w:rsidR="000567FA" w:rsidRDefault="000567FA" w:rsidP="00E72DA3">
      <w:pPr>
        <w:spacing w:after="160" w:line="259" w:lineRule="auto"/>
        <w:rPr>
          <w:rFonts w:ascii="Arial" w:hAnsi="Arial" w:cs="Arial"/>
          <w:sz w:val="22"/>
          <w:szCs w:val="22"/>
          <w:lang w:val="en-GB"/>
        </w:rPr>
      </w:pPr>
      <w:r w:rsidRPr="000567FA">
        <w:rPr>
          <w:rFonts w:ascii="Arial" w:hAnsi="Arial" w:cs="Arial"/>
          <w:sz w:val="22"/>
          <w:szCs w:val="22"/>
          <w:lang w:val="en-GB"/>
        </w:rPr>
        <w:t xml:space="preserve">For a metal like Zinc, the following graph (Figure </w:t>
      </w:r>
      <w:r w:rsidR="00E72DA3">
        <w:rPr>
          <w:rFonts w:ascii="Arial" w:hAnsi="Arial" w:cs="Arial"/>
          <w:sz w:val="22"/>
          <w:szCs w:val="22"/>
          <w:lang w:val="en-GB"/>
        </w:rPr>
        <w:t>3</w:t>
      </w:r>
      <w:r w:rsidRPr="000567FA">
        <w:rPr>
          <w:rFonts w:ascii="Arial" w:hAnsi="Arial" w:cs="Arial"/>
          <w:sz w:val="22"/>
          <w:szCs w:val="22"/>
          <w:lang w:val="en-GB"/>
        </w:rPr>
        <w:t>) can be generated from the data collected. The frequency ‘f’ of the incident light is placed on the x-axis; the kinetic energy (E</w:t>
      </w:r>
      <w:r w:rsidRPr="000567FA">
        <w:rPr>
          <w:rFonts w:ascii="Arial" w:hAnsi="Arial" w:cs="Arial"/>
          <w:sz w:val="22"/>
          <w:szCs w:val="22"/>
          <w:vertAlign w:val="subscript"/>
          <w:lang w:val="en-GB"/>
        </w:rPr>
        <w:t>k</w:t>
      </w:r>
      <w:r w:rsidRPr="000567FA">
        <w:rPr>
          <w:rFonts w:ascii="Arial" w:hAnsi="Arial" w:cs="Arial"/>
          <w:sz w:val="22"/>
          <w:szCs w:val="22"/>
          <w:lang w:val="en-GB"/>
        </w:rPr>
        <w:t xml:space="preserve">) of the ejected photoelectrons is plotted on the y-axis. The kinetic energy can be determined by the stopping voltage for each frequency of incident light. </w:t>
      </w:r>
    </w:p>
    <w:p w14:paraId="50599F27" w14:textId="77777777" w:rsidR="000567FA" w:rsidRDefault="000567FA" w:rsidP="000567FA">
      <w:pPr>
        <w:rPr>
          <w:rFonts w:ascii="Arial" w:hAnsi="Arial" w:cs="Arial"/>
          <w:sz w:val="22"/>
          <w:szCs w:val="22"/>
          <w:lang w:val="en-GB"/>
        </w:rPr>
      </w:pPr>
    </w:p>
    <w:p w14:paraId="19665B01" w14:textId="6AF234A5" w:rsidR="000567FA" w:rsidRDefault="00E90511" w:rsidP="00666DB2">
      <w:pPr>
        <w:jc w:val="center"/>
        <w:rPr>
          <w:rFonts w:ascii="Arial" w:hAnsi="Arial" w:cs="Arial"/>
          <w:sz w:val="22"/>
          <w:szCs w:val="22"/>
          <w:lang w:val="en-GB"/>
        </w:rPr>
      </w:pPr>
      <w:r w:rsidRPr="00E90511">
        <w:rPr>
          <w:rFonts w:ascii="Arial" w:hAnsi="Arial" w:cs="Arial"/>
          <w:noProof/>
          <w:sz w:val="22"/>
          <w:szCs w:val="22"/>
          <w:lang w:val="en-GB"/>
        </w:rPr>
        <w:drawing>
          <wp:inline distT="0" distB="0" distL="0" distR="0" wp14:anchorId="3BF43B9A" wp14:editId="34A4E1E1">
            <wp:extent cx="6308373" cy="2984500"/>
            <wp:effectExtent l="0" t="0" r="0" b="6350"/>
            <wp:docPr id="1695875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46704" cy="3002634"/>
                    </a:xfrm>
                    <a:prstGeom prst="rect">
                      <a:avLst/>
                    </a:prstGeom>
                    <a:noFill/>
                    <a:ln>
                      <a:noFill/>
                    </a:ln>
                  </pic:spPr>
                </pic:pic>
              </a:graphicData>
            </a:graphic>
          </wp:inline>
        </w:drawing>
      </w:r>
    </w:p>
    <w:p w14:paraId="45C28288" w14:textId="77777777" w:rsidR="00666DB2" w:rsidRPr="00666DB2" w:rsidRDefault="00666DB2" w:rsidP="00666DB2">
      <w:pPr>
        <w:tabs>
          <w:tab w:val="left" w:pos="990"/>
        </w:tabs>
        <w:jc w:val="center"/>
        <w:rPr>
          <w:rFonts w:ascii="Arial" w:hAnsi="Arial" w:cs="Arial"/>
          <w:b/>
          <w:bCs/>
          <w:sz w:val="22"/>
          <w:szCs w:val="22"/>
          <w:lang w:val="en-GB"/>
        </w:rPr>
      </w:pPr>
      <w:r w:rsidRPr="00666DB2">
        <w:rPr>
          <w:rFonts w:ascii="Arial" w:hAnsi="Arial" w:cs="Arial"/>
          <w:b/>
          <w:bCs/>
          <w:sz w:val="22"/>
          <w:szCs w:val="22"/>
          <w:lang w:val="en-GB"/>
        </w:rPr>
        <w:t>Figure 3: ‘E</w:t>
      </w:r>
      <w:r w:rsidRPr="00666DB2">
        <w:rPr>
          <w:rFonts w:ascii="Arial" w:hAnsi="Arial" w:cs="Arial"/>
          <w:b/>
          <w:bCs/>
          <w:sz w:val="22"/>
          <w:szCs w:val="22"/>
          <w:vertAlign w:val="subscript"/>
          <w:lang w:val="en-GB"/>
        </w:rPr>
        <w:t>k</w:t>
      </w:r>
      <w:r w:rsidRPr="00666DB2">
        <w:rPr>
          <w:rFonts w:ascii="Arial" w:hAnsi="Arial" w:cs="Arial"/>
          <w:b/>
          <w:bCs/>
          <w:sz w:val="22"/>
          <w:szCs w:val="22"/>
          <w:lang w:val="en-GB"/>
        </w:rPr>
        <w:t>’ v ‘f’ graph</w:t>
      </w:r>
    </w:p>
    <w:p w14:paraId="36DEBB34" w14:textId="77777777" w:rsidR="00666DB2" w:rsidRPr="00666DB2" w:rsidRDefault="00666DB2" w:rsidP="00666DB2">
      <w:pPr>
        <w:tabs>
          <w:tab w:val="left" w:pos="990"/>
        </w:tabs>
        <w:jc w:val="center"/>
        <w:rPr>
          <w:rFonts w:ascii="Arial" w:hAnsi="Arial" w:cs="Arial"/>
          <w:b/>
          <w:bCs/>
          <w:sz w:val="22"/>
          <w:szCs w:val="22"/>
          <w:lang w:val="en-GB"/>
        </w:rPr>
      </w:pPr>
    </w:p>
    <w:p w14:paraId="7F094CD7" w14:textId="5B4CFB46" w:rsidR="00666DB2" w:rsidRPr="008A735D" w:rsidRDefault="00E72DA3" w:rsidP="008A735D">
      <w:pPr>
        <w:pStyle w:val="pf0"/>
        <w:rPr>
          <w:rFonts w:ascii="Arial" w:hAnsi="Arial" w:cs="Arial"/>
          <w:sz w:val="20"/>
          <w:szCs w:val="20"/>
        </w:rPr>
      </w:pPr>
      <w:r>
        <w:rPr>
          <w:rFonts w:ascii="Arial" w:hAnsi="Arial" w:cs="Arial"/>
          <w:sz w:val="22"/>
          <w:szCs w:val="22"/>
          <w:lang w:val="en-GB"/>
        </w:rPr>
        <w:t>When</w:t>
      </w:r>
      <w:r w:rsidR="00666DB2" w:rsidRPr="00666DB2">
        <w:rPr>
          <w:rFonts w:ascii="Arial" w:hAnsi="Arial" w:cs="Arial"/>
          <w:sz w:val="22"/>
          <w:szCs w:val="22"/>
          <w:lang w:val="en-GB"/>
        </w:rPr>
        <w:t xml:space="preserve"> electrons </w:t>
      </w:r>
      <w:r>
        <w:rPr>
          <w:rFonts w:ascii="Arial" w:hAnsi="Arial" w:cs="Arial"/>
          <w:sz w:val="22"/>
          <w:szCs w:val="22"/>
          <w:lang w:val="en-GB"/>
        </w:rPr>
        <w:t xml:space="preserve">are passed through a double slit, </w:t>
      </w:r>
      <w:r w:rsidR="00666DB2" w:rsidRPr="00666DB2">
        <w:rPr>
          <w:rFonts w:ascii="Arial" w:hAnsi="Arial" w:cs="Arial"/>
          <w:sz w:val="22"/>
          <w:szCs w:val="22"/>
          <w:lang w:val="en-GB"/>
        </w:rPr>
        <w:t xml:space="preserve">the same interference pattern </w:t>
      </w:r>
      <w:r>
        <w:rPr>
          <w:rFonts w:ascii="Arial" w:hAnsi="Arial" w:cs="Arial"/>
          <w:sz w:val="22"/>
          <w:szCs w:val="22"/>
          <w:lang w:val="en-GB"/>
        </w:rPr>
        <w:t>is</w:t>
      </w:r>
      <w:r w:rsidR="00666DB2" w:rsidRPr="00666DB2">
        <w:rPr>
          <w:rFonts w:ascii="Arial" w:hAnsi="Arial" w:cs="Arial"/>
          <w:sz w:val="22"/>
          <w:szCs w:val="22"/>
          <w:lang w:val="en-GB"/>
        </w:rPr>
        <w:t xml:space="preserve"> observed</w:t>
      </w:r>
      <w:r>
        <w:rPr>
          <w:rFonts w:ascii="Arial" w:hAnsi="Arial" w:cs="Arial"/>
          <w:sz w:val="22"/>
          <w:szCs w:val="22"/>
          <w:lang w:val="en-GB"/>
        </w:rPr>
        <w:t xml:space="preserve"> as that for light</w:t>
      </w:r>
      <w:r w:rsidR="00666DB2" w:rsidRPr="00666DB2">
        <w:rPr>
          <w:rFonts w:ascii="Arial" w:hAnsi="Arial" w:cs="Arial"/>
          <w:sz w:val="22"/>
          <w:szCs w:val="22"/>
          <w:lang w:val="en-GB"/>
        </w:rPr>
        <w:t>. This confirm</w:t>
      </w:r>
      <w:r>
        <w:rPr>
          <w:rFonts w:ascii="Arial" w:hAnsi="Arial" w:cs="Arial"/>
          <w:sz w:val="22"/>
          <w:szCs w:val="22"/>
          <w:lang w:val="en-GB"/>
        </w:rPr>
        <w:t>s</w:t>
      </w:r>
      <w:r w:rsidR="00666DB2" w:rsidRPr="00666DB2">
        <w:rPr>
          <w:rFonts w:ascii="Arial" w:hAnsi="Arial" w:cs="Arial"/>
          <w:sz w:val="22"/>
          <w:szCs w:val="22"/>
          <w:lang w:val="en-GB"/>
        </w:rPr>
        <w:t xml:space="preserve"> the wave behaviour of mass particles. </w:t>
      </w:r>
      <w:r w:rsidR="008A735D" w:rsidRPr="008A735D">
        <w:rPr>
          <w:rStyle w:val="cf01"/>
          <w:rFonts w:ascii="Arial" w:hAnsi="Arial" w:cs="Arial"/>
          <w:sz w:val="22"/>
          <w:szCs w:val="22"/>
        </w:rPr>
        <w:t>All objects, therefore, need to be treated as both/either a wave and/or a particle, depending on the circumstances under consideration.</w:t>
      </w:r>
      <w:r w:rsidR="008A735D">
        <w:rPr>
          <w:rStyle w:val="cf01"/>
          <w:rFonts w:ascii="Arial" w:hAnsi="Arial" w:cs="Arial"/>
          <w:sz w:val="22"/>
          <w:szCs w:val="22"/>
        </w:rPr>
        <w:t xml:space="preserve"> </w:t>
      </w:r>
      <w:r>
        <w:rPr>
          <w:rFonts w:ascii="Arial" w:hAnsi="Arial" w:cs="Arial"/>
          <w:sz w:val="22"/>
          <w:szCs w:val="22"/>
          <w:lang w:val="en-GB"/>
        </w:rPr>
        <w:t>So,</w:t>
      </w:r>
      <w:r w:rsidR="008A735D">
        <w:rPr>
          <w:rFonts w:ascii="Arial" w:hAnsi="Arial" w:cs="Arial"/>
          <w:sz w:val="22"/>
          <w:szCs w:val="22"/>
          <w:lang w:val="en-GB"/>
        </w:rPr>
        <w:t xml:space="preserve"> </w:t>
      </w:r>
      <w:r>
        <w:rPr>
          <w:rFonts w:ascii="Arial" w:hAnsi="Arial" w:cs="Arial"/>
          <w:sz w:val="22"/>
          <w:szCs w:val="22"/>
          <w:lang w:val="en-GB"/>
        </w:rPr>
        <w:t>w</w:t>
      </w:r>
      <w:r w:rsidR="00666DB2" w:rsidRPr="00666DB2">
        <w:rPr>
          <w:rFonts w:ascii="Arial" w:hAnsi="Arial" w:cs="Arial"/>
          <w:sz w:val="22"/>
          <w:szCs w:val="22"/>
          <w:lang w:val="en-GB"/>
        </w:rPr>
        <w:t>hat about gravitational waves?</w:t>
      </w:r>
    </w:p>
    <w:p w14:paraId="22D5DE46" w14:textId="24386ED5" w:rsidR="00666DB2" w:rsidRPr="00666DB2" w:rsidRDefault="00666DB2" w:rsidP="00666DB2">
      <w:pPr>
        <w:rPr>
          <w:rFonts w:ascii="Arial" w:hAnsi="Arial" w:cs="Arial"/>
          <w:sz w:val="22"/>
          <w:szCs w:val="22"/>
          <w:lang w:val="en-GB"/>
        </w:rPr>
      </w:pPr>
      <w:r w:rsidRPr="00666DB2">
        <w:rPr>
          <w:rFonts w:ascii="Arial" w:hAnsi="Arial" w:cs="Arial"/>
          <w:sz w:val="22"/>
          <w:szCs w:val="22"/>
          <w:lang w:val="en-GB"/>
        </w:rPr>
        <w:t>In February 2016, the detector called LIGO detected gravitational waves for the first time. These waves had a maximum frequency of 250 Hz. They were formed when two black holes merged (36 solar masses and 29 solar masses)</w:t>
      </w:r>
      <w:r w:rsidR="00E044AA">
        <w:rPr>
          <w:rFonts w:ascii="Arial" w:hAnsi="Arial" w:cs="Arial"/>
          <w:sz w:val="22"/>
          <w:szCs w:val="22"/>
          <w:lang w:val="en-GB"/>
        </w:rPr>
        <w:t xml:space="preserve"> </w:t>
      </w:r>
      <w:r w:rsidRPr="00666DB2">
        <w:rPr>
          <w:rFonts w:ascii="Arial" w:hAnsi="Arial" w:cs="Arial"/>
          <w:sz w:val="22"/>
          <w:szCs w:val="22"/>
          <w:lang w:val="en-GB"/>
        </w:rPr>
        <w:t xml:space="preserve">into one black hole (62 solar masses); and three (3) solar masses was converted into energy which spread out as gravitational waves travelling at the speed of light. </w:t>
      </w:r>
    </w:p>
    <w:p w14:paraId="6A20FC6E" w14:textId="77777777" w:rsidR="00666DB2" w:rsidRDefault="00666DB2" w:rsidP="00666DB2">
      <w:pPr>
        <w:rPr>
          <w:rFonts w:ascii="Arial" w:hAnsi="Arial" w:cs="Arial"/>
          <w:sz w:val="22"/>
          <w:szCs w:val="22"/>
          <w:lang w:val="en-GB"/>
        </w:rPr>
      </w:pPr>
    </w:p>
    <w:p w14:paraId="01BCFB2D" w14:textId="22C6C64B" w:rsidR="00666DB2" w:rsidRPr="00666DB2" w:rsidRDefault="00666DB2" w:rsidP="00666DB2">
      <w:pPr>
        <w:rPr>
          <w:rFonts w:ascii="Arial" w:hAnsi="Arial" w:cs="Arial"/>
          <w:sz w:val="22"/>
          <w:szCs w:val="22"/>
          <w:lang w:val="en-GB"/>
        </w:rPr>
      </w:pPr>
      <w:r w:rsidRPr="00666DB2">
        <w:rPr>
          <w:rFonts w:ascii="Arial" w:hAnsi="Arial" w:cs="Arial"/>
          <w:sz w:val="22"/>
          <w:szCs w:val="22"/>
          <w:lang w:val="en-GB"/>
        </w:rPr>
        <w:t xml:space="preserve">This event generated a power output of 3.6 </w:t>
      </w:r>
      <w:r w:rsidR="00472E1E">
        <w:rPr>
          <w:rFonts w:ascii="Arial" w:hAnsi="Arial" w:cs="Arial"/>
          <w:sz w:val="22"/>
          <w:szCs w:val="22"/>
          <w:lang w:val="en-GB"/>
        </w:rPr>
        <w:t>×</w:t>
      </w:r>
      <w:r w:rsidRPr="00666DB2">
        <w:rPr>
          <w:rFonts w:ascii="Arial" w:hAnsi="Arial" w:cs="Arial"/>
          <w:sz w:val="22"/>
          <w:szCs w:val="22"/>
          <w:lang w:val="en-GB"/>
        </w:rPr>
        <w:t xml:space="preserve"> 10</w:t>
      </w:r>
      <w:r w:rsidRPr="00666DB2">
        <w:rPr>
          <w:rFonts w:ascii="Arial" w:hAnsi="Arial" w:cs="Arial"/>
          <w:sz w:val="22"/>
          <w:szCs w:val="22"/>
          <w:vertAlign w:val="superscript"/>
          <w:lang w:val="en-GB"/>
        </w:rPr>
        <w:t>49</w:t>
      </w:r>
      <w:r w:rsidRPr="00666DB2">
        <w:rPr>
          <w:rFonts w:ascii="Arial" w:hAnsi="Arial" w:cs="Arial"/>
          <w:sz w:val="22"/>
          <w:szCs w:val="22"/>
          <w:lang w:val="en-GB"/>
        </w:rPr>
        <w:t xml:space="preserve"> W – more than the combined power output of all the observed stars in the Universe. The observed gravitational waves confirmed a vital prediction of Einstein’s General Theory of Relativity. </w:t>
      </w:r>
    </w:p>
    <w:p w14:paraId="0659CDFC" w14:textId="77777777" w:rsidR="00666DB2" w:rsidRDefault="00666DB2" w:rsidP="00666DB2">
      <w:pPr>
        <w:rPr>
          <w:rFonts w:ascii="Arial" w:hAnsi="Arial" w:cs="Arial"/>
          <w:sz w:val="22"/>
          <w:szCs w:val="22"/>
          <w:lang w:val="en-GB"/>
        </w:rPr>
      </w:pPr>
    </w:p>
    <w:p w14:paraId="22B39477" w14:textId="2562DEA3" w:rsidR="00BB150D" w:rsidRPr="0027051F" w:rsidRDefault="00666DB2" w:rsidP="00BB150D">
      <w:pPr>
        <w:rPr>
          <w:rFonts w:ascii="Arial" w:hAnsi="Arial" w:cs="Arial"/>
          <w:lang w:val="en-GB"/>
        </w:rPr>
      </w:pPr>
      <w:r w:rsidRPr="00666DB2">
        <w:rPr>
          <w:rFonts w:ascii="Arial" w:hAnsi="Arial" w:cs="Arial"/>
          <w:sz w:val="22"/>
          <w:szCs w:val="22"/>
          <w:lang w:val="en-GB"/>
        </w:rPr>
        <w:lastRenderedPageBreak/>
        <w:t xml:space="preserve">If Quantum Physics is right, gravitational waves also possess a wave-particle duality. </w:t>
      </w:r>
      <w:r w:rsidR="0027051F" w:rsidRPr="0027051F">
        <w:rPr>
          <w:rFonts w:ascii="Arial" w:hAnsi="Arial" w:cs="Arial"/>
          <w:sz w:val="22"/>
          <w:szCs w:val="22"/>
          <w:lang w:val="en-GB"/>
        </w:rPr>
        <w:t>However, only the wave nature of gravitational waves has ever been observed</w:t>
      </w:r>
      <w:r w:rsidR="000461E9">
        <w:rPr>
          <w:rFonts w:ascii="Arial" w:hAnsi="Arial" w:cs="Arial"/>
          <w:sz w:val="22"/>
          <w:szCs w:val="22"/>
          <w:lang w:val="en-GB"/>
        </w:rPr>
        <w:t xml:space="preserve"> - t</w:t>
      </w:r>
      <w:r w:rsidRPr="00666DB2">
        <w:rPr>
          <w:rFonts w:ascii="Arial" w:hAnsi="Arial" w:cs="Arial"/>
          <w:sz w:val="22"/>
          <w:szCs w:val="22"/>
          <w:lang w:val="en-GB"/>
        </w:rPr>
        <w:t>he quantum nature of gravity has not.</w:t>
      </w:r>
      <w:r w:rsidR="00CC183C">
        <w:rPr>
          <w:rFonts w:ascii="Arial" w:hAnsi="Arial" w:cs="Arial"/>
          <w:sz w:val="22"/>
          <w:szCs w:val="22"/>
          <w:lang w:val="en-GB"/>
        </w:rPr>
        <w:t xml:space="preserve"> </w:t>
      </w:r>
      <w:r w:rsidR="00BB150D" w:rsidRPr="00BB150D">
        <w:rPr>
          <w:rFonts w:ascii="Arial" w:hAnsi="Arial" w:cs="Arial"/>
          <w:sz w:val="22"/>
          <w:szCs w:val="22"/>
          <w:lang w:val="en-GB"/>
        </w:rPr>
        <w:t xml:space="preserve">Just as water waves are created by vibrating water particles, the Standard Model states that gravitational waves will consist of vibrating ‘gravitons’ – the quantum particle for gravity. </w:t>
      </w:r>
    </w:p>
    <w:p w14:paraId="08BDB6BC" w14:textId="77777777" w:rsidR="00BB150D" w:rsidRDefault="00BB150D" w:rsidP="00BB150D">
      <w:pPr>
        <w:rPr>
          <w:rFonts w:ascii="Arial" w:hAnsi="Arial" w:cs="Arial"/>
          <w:sz w:val="22"/>
          <w:szCs w:val="22"/>
          <w:lang w:val="en-GB"/>
        </w:rPr>
      </w:pPr>
    </w:p>
    <w:p w14:paraId="5E536A01" w14:textId="41A8EDF5" w:rsidR="00BB150D" w:rsidRDefault="00BB150D" w:rsidP="00BB150D">
      <w:pPr>
        <w:rPr>
          <w:rFonts w:ascii="Arial" w:hAnsi="Arial" w:cs="Arial"/>
          <w:sz w:val="22"/>
          <w:szCs w:val="22"/>
          <w:lang w:val="en-GB"/>
        </w:rPr>
      </w:pPr>
      <w:r w:rsidRPr="00BB150D">
        <w:rPr>
          <w:rFonts w:ascii="Arial" w:hAnsi="Arial" w:cs="Arial"/>
          <w:sz w:val="22"/>
          <w:szCs w:val="22"/>
          <w:lang w:val="en-GB"/>
        </w:rPr>
        <w:t xml:space="preserve">Light waves consist of oscillating electric and magnetic fields. Gravitational waves cause space itself to expand and contract in a periodic manner (see Figure 4). </w:t>
      </w:r>
    </w:p>
    <w:p w14:paraId="409A84A9" w14:textId="77777777" w:rsidR="00BB150D" w:rsidRDefault="00BB150D" w:rsidP="00BB150D">
      <w:pPr>
        <w:rPr>
          <w:rFonts w:ascii="Arial" w:hAnsi="Arial" w:cs="Arial"/>
          <w:sz w:val="22"/>
          <w:szCs w:val="22"/>
          <w:lang w:val="en-GB"/>
        </w:rPr>
      </w:pPr>
    </w:p>
    <w:p w14:paraId="6D957361" w14:textId="2272B31B" w:rsidR="00BB150D" w:rsidRDefault="00BB150D" w:rsidP="00BB150D">
      <w:pPr>
        <w:jc w:val="center"/>
        <w:rPr>
          <w:rFonts w:ascii="Arial" w:hAnsi="Arial" w:cs="Arial"/>
          <w:sz w:val="22"/>
          <w:szCs w:val="22"/>
          <w:lang w:val="en-GB"/>
        </w:rPr>
      </w:pPr>
      <w:r w:rsidRPr="00BB150D">
        <w:rPr>
          <w:rFonts w:ascii="Arial" w:hAnsi="Arial" w:cs="Arial"/>
          <w:noProof/>
          <w:sz w:val="22"/>
          <w:szCs w:val="22"/>
          <w:lang w:val="en-GB"/>
        </w:rPr>
        <w:drawing>
          <wp:inline distT="0" distB="0" distL="0" distR="0" wp14:anchorId="15844291" wp14:editId="34F60281">
            <wp:extent cx="6207671" cy="2501900"/>
            <wp:effectExtent l="0" t="0" r="3175" b="0"/>
            <wp:docPr id="2089222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83025" cy="2532270"/>
                    </a:xfrm>
                    <a:prstGeom prst="rect">
                      <a:avLst/>
                    </a:prstGeom>
                    <a:noFill/>
                    <a:ln>
                      <a:noFill/>
                    </a:ln>
                  </pic:spPr>
                </pic:pic>
              </a:graphicData>
            </a:graphic>
          </wp:inline>
        </w:drawing>
      </w:r>
    </w:p>
    <w:p w14:paraId="13548B13" w14:textId="77777777" w:rsidR="00CC183C" w:rsidRDefault="00CC183C" w:rsidP="00BB150D">
      <w:pPr>
        <w:jc w:val="center"/>
        <w:rPr>
          <w:rFonts w:ascii="Arial" w:hAnsi="Arial" w:cs="Arial"/>
          <w:sz w:val="22"/>
          <w:szCs w:val="22"/>
          <w:lang w:val="en-GB"/>
        </w:rPr>
      </w:pPr>
    </w:p>
    <w:p w14:paraId="6D6C723C" w14:textId="77777777" w:rsidR="00BB150D" w:rsidRPr="00BB150D" w:rsidRDefault="00BB150D" w:rsidP="00BB150D">
      <w:pPr>
        <w:jc w:val="center"/>
        <w:rPr>
          <w:rFonts w:ascii="Arial" w:hAnsi="Arial" w:cs="Arial"/>
          <w:b/>
          <w:bCs/>
          <w:sz w:val="22"/>
          <w:szCs w:val="22"/>
          <w:lang w:val="en-GB"/>
        </w:rPr>
      </w:pPr>
      <w:r w:rsidRPr="00BB150D">
        <w:rPr>
          <w:rFonts w:ascii="Arial" w:hAnsi="Arial" w:cs="Arial"/>
          <w:b/>
          <w:bCs/>
          <w:sz w:val="22"/>
          <w:szCs w:val="22"/>
          <w:lang w:val="en-GB"/>
        </w:rPr>
        <w:t>Figure 4: oscillating space in the presence of a gravitational wave.</w:t>
      </w:r>
    </w:p>
    <w:p w14:paraId="661C7EA4" w14:textId="77777777" w:rsidR="00BB150D" w:rsidRPr="00BB150D" w:rsidRDefault="00BB150D" w:rsidP="00BB150D">
      <w:pPr>
        <w:rPr>
          <w:rFonts w:ascii="Arial" w:hAnsi="Arial" w:cs="Arial"/>
          <w:sz w:val="22"/>
          <w:szCs w:val="22"/>
          <w:lang w:val="en-GB"/>
        </w:rPr>
      </w:pPr>
    </w:p>
    <w:p w14:paraId="6C78701F" w14:textId="59E57ACF" w:rsidR="00BB150D" w:rsidRPr="00BB150D" w:rsidRDefault="00BB150D" w:rsidP="00E72DA3">
      <w:pPr>
        <w:rPr>
          <w:rFonts w:ascii="Arial" w:hAnsi="Arial" w:cs="Arial"/>
          <w:sz w:val="22"/>
          <w:szCs w:val="22"/>
          <w:lang w:val="en-GB"/>
        </w:rPr>
      </w:pPr>
      <w:r w:rsidRPr="00BB150D">
        <w:rPr>
          <w:rFonts w:ascii="Arial" w:hAnsi="Arial" w:cs="Arial"/>
          <w:sz w:val="22"/>
          <w:szCs w:val="22"/>
          <w:lang w:val="en-GB"/>
        </w:rPr>
        <w:t>These waves are expected to</w:t>
      </w:r>
      <w:r w:rsidR="00E72DA3">
        <w:rPr>
          <w:rFonts w:ascii="Arial" w:hAnsi="Arial" w:cs="Arial"/>
          <w:sz w:val="22"/>
          <w:szCs w:val="22"/>
          <w:lang w:val="en-GB"/>
        </w:rPr>
        <w:t xml:space="preserve"> </w:t>
      </w:r>
      <w:r w:rsidRPr="00BB150D">
        <w:rPr>
          <w:rFonts w:ascii="Arial" w:hAnsi="Arial" w:cs="Arial"/>
          <w:sz w:val="22"/>
          <w:szCs w:val="22"/>
          <w:lang w:val="en-GB"/>
        </w:rPr>
        <w:t>propagate through a medium (i</w:t>
      </w:r>
      <w:r w:rsidR="00445D21">
        <w:rPr>
          <w:rFonts w:ascii="Arial" w:hAnsi="Arial" w:cs="Arial"/>
          <w:sz w:val="22"/>
          <w:szCs w:val="22"/>
          <w:lang w:val="en-GB"/>
        </w:rPr>
        <w:t>.</w:t>
      </w:r>
      <w:r w:rsidRPr="00BB150D">
        <w:rPr>
          <w:rFonts w:ascii="Arial" w:hAnsi="Arial" w:cs="Arial"/>
          <w:sz w:val="22"/>
          <w:szCs w:val="22"/>
          <w:lang w:val="en-GB"/>
        </w:rPr>
        <w:t>e</w:t>
      </w:r>
      <w:r w:rsidR="00445D21">
        <w:rPr>
          <w:rFonts w:ascii="Arial" w:hAnsi="Arial" w:cs="Arial"/>
          <w:sz w:val="22"/>
          <w:szCs w:val="22"/>
          <w:lang w:val="en-GB"/>
        </w:rPr>
        <w:t>.</w:t>
      </w:r>
      <w:r w:rsidRPr="00BB150D">
        <w:rPr>
          <w:rFonts w:ascii="Arial" w:hAnsi="Arial" w:cs="Arial"/>
          <w:sz w:val="22"/>
          <w:szCs w:val="22"/>
          <w:lang w:val="en-GB"/>
        </w:rPr>
        <w:t xml:space="preserve"> – space) at a specific speed (i</w:t>
      </w:r>
      <w:r w:rsidR="00445D21">
        <w:rPr>
          <w:rFonts w:ascii="Arial" w:hAnsi="Arial" w:cs="Arial"/>
          <w:sz w:val="22"/>
          <w:szCs w:val="22"/>
          <w:lang w:val="en-GB"/>
        </w:rPr>
        <w:t>.</w:t>
      </w:r>
      <w:r w:rsidRPr="00BB150D">
        <w:rPr>
          <w:rFonts w:ascii="Arial" w:hAnsi="Arial" w:cs="Arial"/>
          <w:sz w:val="22"/>
          <w:szCs w:val="22"/>
          <w:lang w:val="en-GB"/>
        </w:rPr>
        <w:t>e</w:t>
      </w:r>
      <w:r w:rsidR="00445D21">
        <w:rPr>
          <w:rFonts w:ascii="Arial" w:hAnsi="Arial" w:cs="Arial"/>
          <w:sz w:val="22"/>
          <w:szCs w:val="22"/>
          <w:lang w:val="en-GB"/>
        </w:rPr>
        <w:t>.</w:t>
      </w:r>
      <w:r w:rsidRPr="00BB150D">
        <w:rPr>
          <w:rFonts w:ascii="Arial" w:hAnsi="Arial" w:cs="Arial"/>
          <w:sz w:val="22"/>
          <w:szCs w:val="22"/>
          <w:lang w:val="en-GB"/>
        </w:rPr>
        <w:t xml:space="preserve"> – the speed of light ‘c’)</w:t>
      </w:r>
      <w:r w:rsidR="00E72DA3">
        <w:rPr>
          <w:rFonts w:ascii="Arial" w:hAnsi="Arial" w:cs="Arial"/>
          <w:sz w:val="22"/>
          <w:szCs w:val="22"/>
          <w:lang w:val="en-GB"/>
        </w:rPr>
        <w:t xml:space="preserve">; </w:t>
      </w:r>
      <w:r w:rsidRPr="00BB150D">
        <w:rPr>
          <w:rFonts w:ascii="Arial" w:hAnsi="Arial" w:cs="Arial"/>
          <w:sz w:val="22"/>
          <w:szCs w:val="22"/>
          <w:lang w:val="en-GB"/>
        </w:rPr>
        <w:t>interfere with other gravitational waves constructively and destructively</w:t>
      </w:r>
      <w:r w:rsidR="00E72DA3">
        <w:rPr>
          <w:rFonts w:ascii="Arial" w:hAnsi="Arial" w:cs="Arial"/>
          <w:sz w:val="22"/>
          <w:szCs w:val="22"/>
          <w:lang w:val="en-GB"/>
        </w:rPr>
        <w:t xml:space="preserve">; </w:t>
      </w:r>
      <w:r w:rsidRPr="00BB150D">
        <w:rPr>
          <w:rFonts w:ascii="Arial" w:hAnsi="Arial" w:cs="Arial"/>
          <w:sz w:val="22"/>
          <w:szCs w:val="22"/>
          <w:lang w:val="en-GB"/>
        </w:rPr>
        <w:t>diffract</w:t>
      </w:r>
      <w:r w:rsidR="00E72DA3">
        <w:rPr>
          <w:rFonts w:ascii="Arial" w:hAnsi="Arial" w:cs="Arial"/>
          <w:sz w:val="22"/>
          <w:szCs w:val="22"/>
          <w:lang w:val="en-GB"/>
        </w:rPr>
        <w:t xml:space="preserve">; and, </w:t>
      </w:r>
      <w:r w:rsidRPr="00BB150D">
        <w:rPr>
          <w:rFonts w:ascii="Arial" w:hAnsi="Arial" w:cs="Arial"/>
          <w:sz w:val="22"/>
          <w:szCs w:val="22"/>
          <w:lang w:val="en-GB"/>
        </w:rPr>
        <w:t xml:space="preserve">like light waves, stretch as the Universe expands. </w:t>
      </w:r>
    </w:p>
    <w:p w14:paraId="50B38C57" w14:textId="77777777" w:rsidR="00E72DA3" w:rsidRDefault="00E72DA3" w:rsidP="00BB150D">
      <w:pPr>
        <w:rPr>
          <w:rFonts w:ascii="Arial" w:hAnsi="Arial" w:cs="Arial"/>
          <w:sz w:val="22"/>
          <w:szCs w:val="22"/>
          <w:lang w:val="en-GB"/>
        </w:rPr>
      </w:pPr>
    </w:p>
    <w:p w14:paraId="6E4877E2" w14:textId="4DEFF4DF" w:rsidR="00E72DA3" w:rsidRDefault="00E72DA3" w:rsidP="00BB150D">
      <w:pPr>
        <w:rPr>
          <w:rFonts w:ascii="Arial" w:hAnsi="Arial" w:cs="Arial"/>
          <w:sz w:val="22"/>
          <w:szCs w:val="22"/>
          <w:lang w:val="en-GB"/>
        </w:rPr>
      </w:pPr>
      <w:r>
        <w:rPr>
          <w:rFonts w:ascii="Arial" w:hAnsi="Arial" w:cs="Arial"/>
          <w:sz w:val="22"/>
          <w:szCs w:val="22"/>
          <w:lang w:val="en-GB"/>
        </w:rPr>
        <w:t>E</w:t>
      </w:r>
      <w:r w:rsidR="00BB150D" w:rsidRPr="00BB150D">
        <w:rPr>
          <w:rFonts w:ascii="Arial" w:hAnsi="Arial" w:cs="Arial"/>
          <w:sz w:val="22"/>
          <w:szCs w:val="22"/>
          <w:lang w:val="en-GB"/>
        </w:rPr>
        <w:t>xperiments to find gravitons have, so far, been unsuccessful</w:t>
      </w:r>
      <w:r>
        <w:rPr>
          <w:rFonts w:ascii="Arial" w:hAnsi="Arial" w:cs="Arial"/>
          <w:sz w:val="22"/>
          <w:szCs w:val="22"/>
          <w:lang w:val="en-GB"/>
        </w:rPr>
        <w:t xml:space="preserve">. </w:t>
      </w:r>
      <w:r w:rsidR="00BB150D" w:rsidRPr="00BB150D">
        <w:rPr>
          <w:rFonts w:ascii="Arial" w:hAnsi="Arial" w:cs="Arial"/>
          <w:sz w:val="22"/>
          <w:szCs w:val="22"/>
          <w:lang w:val="en-GB"/>
        </w:rPr>
        <w:t>Gravitons are thought to be massless</w:t>
      </w:r>
      <w:r w:rsidRPr="00E72DA3">
        <w:rPr>
          <w:rFonts w:ascii="Arial" w:hAnsi="Arial" w:cs="Arial"/>
          <w:sz w:val="22"/>
          <w:szCs w:val="22"/>
          <w:lang w:val="en-GB"/>
        </w:rPr>
        <w:t xml:space="preserve"> </w:t>
      </w:r>
      <w:r>
        <w:rPr>
          <w:rFonts w:ascii="Arial" w:hAnsi="Arial" w:cs="Arial"/>
          <w:sz w:val="22"/>
          <w:szCs w:val="22"/>
          <w:lang w:val="en-GB"/>
        </w:rPr>
        <w:t xml:space="preserve">and </w:t>
      </w:r>
      <w:r w:rsidRPr="00BB150D">
        <w:rPr>
          <w:rFonts w:ascii="Arial" w:hAnsi="Arial" w:cs="Arial"/>
          <w:sz w:val="22"/>
          <w:szCs w:val="22"/>
          <w:lang w:val="en-GB"/>
        </w:rPr>
        <w:t>travel at the speed of light</w:t>
      </w:r>
      <w:r>
        <w:rPr>
          <w:rFonts w:ascii="Arial" w:hAnsi="Arial" w:cs="Arial"/>
          <w:sz w:val="22"/>
          <w:szCs w:val="22"/>
          <w:lang w:val="en-GB"/>
        </w:rPr>
        <w:t>.</w:t>
      </w:r>
      <w:r w:rsidR="00BB150D" w:rsidRPr="00BB150D">
        <w:rPr>
          <w:rFonts w:ascii="Arial" w:hAnsi="Arial" w:cs="Arial"/>
          <w:sz w:val="22"/>
          <w:szCs w:val="22"/>
          <w:lang w:val="en-GB"/>
        </w:rPr>
        <w:t xml:space="preserve"> </w:t>
      </w:r>
      <w:r>
        <w:rPr>
          <w:rFonts w:ascii="Arial" w:hAnsi="Arial" w:cs="Arial"/>
          <w:sz w:val="22"/>
          <w:szCs w:val="22"/>
          <w:lang w:val="en-GB"/>
        </w:rPr>
        <w:t>I</w:t>
      </w:r>
      <w:r w:rsidR="00BB150D" w:rsidRPr="00BB150D">
        <w:rPr>
          <w:rFonts w:ascii="Arial" w:hAnsi="Arial" w:cs="Arial"/>
          <w:sz w:val="22"/>
          <w:szCs w:val="22"/>
          <w:lang w:val="en-GB"/>
        </w:rPr>
        <w:t xml:space="preserve">f they do possess a mass, it is less than 1.6 </w:t>
      </w:r>
      <w:r w:rsidR="00472E1E">
        <w:rPr>
          <w:rFonts w:ascii="Arial" w:hAnsi="Arial" w:cs="Arial"/>
          <w:sz w:val="22"/>
          <w:szCs w:val="22"/>
          <w:lang w:val="en-GB"/>
        </w:rPr>
        <w:t>×</w:t>
      </w:r>
      <w:r w:rsidR="00BB150D" w:rsidRPr="00BB150D">
        <w:rPr>
          <w:rFonts w:ascii="Arial" w:hAnsi="Arial" w:cs="Arial"/>
          <w:sz w:val="22"/>
          <w:szCs w:val="22"/>
          <w:lang w:val="en-GB"/>
        </w:rPr>
        <w:t xml:space="preserve"> 10</w:t>
      </w:r>
      <w:r w:rsidR="00BB150D" w:rsidRPr="00BB150D">
        <w:rPr>
          <w:rFonts w:ascii="Arial" w:hAnsi="Arial" w:cs="Arial"/>
          <w:sz w:val="22"/>
          <w:szCs w:val="22"/>
          <w:vertAlign w:val="superscript"/>
          <w:lang w:val="en-GB"/>
        </w:rPr>
        <w:t>-22</w:t>
      </w:r>
      <w:r w:rsidR="00BB150D" w:rsidRPr="00BB150D">
        <w:rPr>
          <w:rFonts w:ascii="Arial" w:hAnsi="Arial" w:cs="Arial"/>
          <w:sz w:val="22"/>
          <w:szCs w:val="22"/>
          <w:lang w:val="en-GB"/>
        </w:rPr>
        <w:t xml:space="preserve"> e</w:t>
      </w:r>
      <w:r w:rsidR="00FA458F">
        <w:rPr>
          <w:rFonts w:ascii="Arial" w:hAnsi="Arial" w:cs="Arial"/>
          <w:sz w:val="22"/>
          <w:szCs w:val="22"/>
          <w:lang w:val="en-GB"/>
        </w:rPr>
        <w:t>V</w:t>
      </w:r>
      <w:r w:rsidR="00BB150D" w:rsidRPr="00BB150D">
        <w:rPr>
          <w:rFonts w:ascii="Arial" w:hAnsi="Arial" w:cs="Arial"/>
          <w:sz w:val="22"/>
          <w:szCs w:val="22"/>
          <w:lang w:val="en-GB"/>
        </w:rPr>
        <w:t>/c</w:t>
      </w:r>
      <w:r w:rsidR="00BB150D" w:rsidRPr="00BB150D">
        <w:rPr>
          <w:rFonts w:ascii="Arial" w:hAnsi="Arial" w:cs="Arial"/>
          <w:sz w:val="22"/>
          <w:szCs w:val="22"/>
          <w:vertAlign w:val="superscript"/>
          <w:lang w:val="en-GB"/>
        </w:rPr>
        <w:t>2</w:t>
      </w:r>
      <w:r>
        <w:rPr>
          <w:rFonts w:ascii="Arial" w:hAnsi="Arial" w:cs="Arial"/>
          <w:sz w:val="22"/>
          <w:szCs w:val="22"/>
          <w:lang w:val="en-GB"/>
        </w:rPr>
        <w:t xml:space="preserve">. </w:t>
      </w:r>
      <w:r w:rsidR="00C73F77">
        <w:rPr>
          <w:rFonts w:ascii="Arial" w:hAnsi="Arial" w:cs="Arial"/>
          <w:sz w:val="22"/>
          <w:szCs w:val="22"/>
          <w:lang w:val="en-GB"/>
        </w:rPr>
        <w:t>In addition, t</w:t>
      </w:r>
      <w:r w:rsidR="00BB150D" w:rsidRPr="00BB150D">
        <w:rPr>
          <w:rFonts w:ascii="Arial" w:hAnsi="Arial" w:cs="Arial"/>
          <w:sz w:val="22"/>
          <w:szCs w:val="22"/>
          <w:lang w:val="en-GB"/>
        </w:rPr>
        <w:t>hey possess no charge</w:t>
      </w:r>
      <w:r w:rsidR="00C73F77">
        <w:rPr>
          <w:rFonts w:ascii="Arial" w:hAnsi="Arial" w:cs="Arial"/>
          <w:sz w:val="22"/>
          <w:szCs w:val="22"/>
          <w:lang w:val="en-GB"/>
        </w:rPr>
        <w:t xml:space="preserve">. </w:t>
      </w:r>
      <w:r w:rsidR="00BB150D" w:rsidRPr="00BB150D">
        <w:rPr>
          <w:rFonts w:ascii="Arial" w:hAnsi="Arial" w:cs="Arial"/>
          <w:sz w:val="22"/>
          <w:szCs w:val="22"/>
          <w:lang w:val="en-GB"/>
        </w:rPr>
        <w:t>Until methods for studying gravity at the quantum level are found, finding gravitons will be very difficult.</w:t>
      </w:r>
    </w:p>
    <w:p w14:paraId="25008F7E" w14:textId="77777777" w:rsidR="00191463" w:rsidRDefault="00191463" w:rsidP="00BB150D">
      <w:pPr>
        <w:rPr>
          <w:rFonts w:ascii="Arial" w:hAnsi="Arial" w:cs="Arial"/>
          <w:color w:val="000000"/>
          <w:sz w:val="22"/>
          <w:szCs w:val="22"/>
        </w:rPr>
      </w:pPr>
    </w:p>
    <w:p w14:paraId="498ACBB0" w14:textId="74A97BD5" w:rsidR="00BB150D" w:rsidRPr="00191463" w:rsidRDefault="00BB150D" w:rsidP="00BB150D">
      <w:pPr>
        <w:rPr>
          <w:rFonts w:ascii="Arial" w:hAnsi="Arial" w:cs="Arial"/>
          <w:sz w:val="22"/>
          <w:szCs w:val="22"/>
          <w:lang w:val="en-GB"/>
        </w:rPr>
      </w:pPr>
      <w:r w:rsidRPr="00BB150D">
        <w:rPr>
          <w:rFonts w:ascii="Arial" w:hAnsi="Arial" w:cs="Arial"/>
          <w:color w:val="000000"/>
          <w:sz w:val="22"/>
          <w:szCs w:val="22"/>
        </w:rPr>
        <w:t>One possibility is to use merged black holes. Quantum gravitational effects are strongest and most pronounced where there are strong gravitational fields in play at very tiny distances. What better tool could there possibly be to probe this regime than merging black holes?</w:t>
      </w:r>
      <w:r w:rsidR="00191463">
        <w:rPr>
          <w:rFonts w:ascii="Arial" w:hAnsi="Arial" w:cs="Arial"/>
          <w:sz w:val="22"/>
          <w:szCs w:val="22"/>
          <w:lang w:val="en-GB"/>
        </w:rPr>
        <w:t xml:space="preserve"> </w:t>
      </w:r>
      <w:r w:rsidRPr="00BB150D">
        <w:rPr>
          <w:rFonts w:ascii="Arial" w:hAnsi="Arial" w:cs="Arial"/>
          <w:color w:val="000000"/>
          <w:sz w:val="22"/>
          <w:szCs w:val="22"/>
        </w:rPr>
        <w:t xml:space="preserve">There is still much to learn about gravitational waves and gravitons. Black holes may hold the key. </w:t>
      </w:r>
    </w:p>
    <w:p w14:paraId="38D89559" w14:textId="77777777" w:rsidR="00BB150D" w:rsidRPr="00BB150D" w:rsidRDefault="00BB150D" w:rsidP="00BB150D">
      <w:pPr>
        <w:jc w:val="center"/>
        <w:rPr>
          <w:rFonts w:ascii="Arial" w:hAnsi="Arial" w:cs="Arial"/>
          <w:sz w:val="22"/>
          <w:szCs w:val="22"/>
          <w:lang w:val="en-GB"/>
        </w:rPr>
      </w:pPr>
    </w:p>
    <w:p w14:paraId="789A24D9" w14:textId="7049D188" w:rsidR="001B2943" w:rsidRDefault="009D77C7" w:rsidP="009D77C7">
      <w:pPr>
        <w:rPr>
          <w:rFonts w:ascii="Arial" w:hAnsi="Arial" w:cs="Arial"/>
          <w:color w:val="000000"/>
          <w:sz w:val="22"/>
          <w:szCs w:val="22"/>
        </w:rPr>
      </w:pPr>
      <w:r w:rsidRPr="004C4A55">
        <w:rPr>
          <w:rFonts w:ascii="Arial" w:hAnsi="Arial" w:cs="Arial"/>
          <w:color w:val="000000"/>
          <w:sz w:val="22"/>
          <w:szCs w:val="22"/>
        </w:rPr>
        <w:t xml:space="preserve">A beam of electrons passes through a double slit as shown in </w:t>
      </w:r>
      <w:r w:rsidR="002F05C5">
        <w:rPr>
          <w:rFonts w:ascii="Arial" w:hAnsi="Arial" w:cs="Arial"/>
          <w:color w:val="000000"/>
          <w:sz w:val="22"/>
          <w:szCs w:val="22"/>
        </w:rPr>
        <w:t xml:space="preserve">Figure </w:t>
      </w:r>
      <w:r w:rsidR="00AB2629">
        <w:rPr>
          <w:rFonts w:ascii="Arial" w:hAnsi="Arial" w:cs="Arial"/>
          <w:color w:val="000000"/>
          <w:sz w:val="22"/>
          <w:szCs w:val="22"/>
        </w:rPr>
        <w:t>5</w:t>
      </w:r>
      <w:r w:rsidRPr="004C4A55">
        <w:rPr>
          <w:rFonts w:ascii="Arial" w:hAnsi="Arial" w:cs="Arial"/>
          <w:color w:val="000000"/>
          <w:sz w:val="22"/>
          <w:szCs w:val="22"/>
        </w:rPr>
        <w:t xml:space="preserve"> </w:t>
      </w:r>
      <w:r w:rsidR="002F05C5">
        <w:rPr>
          <w:rFonts w:ascii="Arial" w:hAnsi="Arial" w:cs="Arial"/>
          <w:color w:val="000000"/>
          <w:sz w:val="22"/>
          <w:szCs w:val="22"/>
        </w:rPr>
        <w:t>on the next page</w:t>
      </w:r>
      <w:r w:rsidR="008D5A93">
        <w:rPr>
          <w:rFonts w:ascii="Arial" w:hAnsi="Arial" w:cs="Arial"/>
          <w:color w:val="000000"/>
          <w:sz w:val="22"/>
          <w:szCs w:val="22"/>
        </w:rPr>
        <w:t xml:space="preserve"> (i.e. – the electrons are moving to the right)</w:t>
      </w:r>
      <w:r w:rsidRPr="004C4A55">
        <w:rPr>
          <w:rFonts w:ascii="Arial" w:hAnsi="Arial" w:cs="Arial"/>
          <w:color w:val="000000"/>
          <w:sz w:val="22"/>
          <w:szCs w:val="22"/>
        </w:rPr>
        <w:t>. They pass through the slits and are detected on the screen shown</w:t>
      </w:r>
      <w:r w:rsidR="001B2943">
        <w:rPr>
          <w:rFonts w:ascii="Arial" w:hAnsi="Arial" w:cs="Arial"/>
          <w:color w:val="000000"/>
          <w:sz w:val="22"/>
          <w:szCs w:val="22"/>
        </w:rPr>
        <w:t xml:space="preserve"> </w:t>
      </w:r>
      <w:r w:rsidR="002F05C5">
        <w:rPr>
          <w:rFonts w:ascii="Arial" w:hAnsi="Arial" w:cs="Arial"/>
          <w:color w:val="000000"/>
          <w:sz w:val="22"/>
          <w:szCs w:val="22"/>
        </w:rPr>
        <w:t>in</w:t>
      </w:r>
      <w:r w:rsidR="001B2943">
        <w:rPr>
          <w:rFonts w:ascii="Arial" w:hAnsi="Arial" w:cs="Arial"/>
          <w:color w:val="000000"/>
          <w:sz w:val="22"/>
          <w:szCs w:val="22"/>
        </w:rPr>
        <w:t xml:space="preserve"> </w:t>
      </w:r>
      <w:r w:rsidR="002F05C5">
        <w:rPr>
          <w:rFonts w:ascii="Arial" w:hAnsi="Arial" w:cs="Arial"/>
          <w:color w:val="000000"/>
          <w:sz w:val="22"/>
          <w:szCs w:val="22"/>
        </w:rPr>
        <w:t xml:space="preserve">Figure </w:t>
      </w:r>
      <w:r w:rsidR="00AB2629">
        <w:rPr>
          <w:rFonts w:ascii="Arial" w:hAnsi="Arial" w:cs="Arial"/>
          <w:color w:val="000000"/>
          <w:sz w:val="22"/>
          <w:szCs w:val="22"/>
        </w:rPr>
        <w:t>6</w:t>
      </w:r>
      <w:r w:rsidR="001B2943">
        <w:rPr>
          <w:rFonts w:ascii="Arial" w:hAnsi="Arial" w:cs="Arial"/>
          <w:color w:val="000000"/>
          <w:sz w:val="22"/>
          <w:szCs w:val="22"/>
        </w:rPr>
        <w:t xml:space="preserve"> </w:t>
      </w:r>
      <w:r w:rsidR="002F05C5">
        <w:rPr>
          <w:rFonts w:ascii="Arial" w:hAnsi="Arial" w:cs="Arial"/>
          <w:color w:val="000000"/>
          <w:sz w:val="22"/>
          <w:szCs w:val="22"/>
        </w:rPr>
        <w:t>on</w:t>
      </w:r>
      <w:r w:rsidR="001B2943">
        <w:rPr>
          <w:rFonts w:ascii="Arial" w:hAnsi="Arial" w:cs="Arial"/>
          <w:color w:val="000000"/>
          <w:sz w:val="22"/>
          <w:szCs w:val="22"/>
        </w:rPr>
        <w:t xml:space="preserve"> the next page. </w:t>
      </w:r>
    </w:p>
    <w:p w14:paraId="33D89AF8" w14:textId="77777777" w:rsidR="001B2943" w:rsidRDefault="001B2943">
      <w:pPr>
        <w:spacing w:after="160" w:line="259" w:lineRule="auto"/>
        <w:rPr>
          <w:rFonts w:ascii="Arial" w:hAnsi="Arial" w:cs="Arial"/>
          <w:color w:val="000000"/>
          <w:sz w:val="22"/>
          <w:szCs w:val="22"/>
        </w:rPr>
      </w:pPr>
      <w:r>
        <w:rPr>
          <w:rFonts w:ascii="Arial" w:hAnsi="Arial" w:cs="Arial"/>
          <w:color w:val="000000"/>
          <w:sz w:val="22"/>
          <w:szCs w:val="22"/>
        </w:rPr>
        <w:br w:type="page"/>
      </w:r>
    </w:p>
    <w:p w14:paraId="2411F9B2" w14:textId="77777777" w:rsidR="009D77C7" w:rsidRPr="004C4A55" w:rsidRDefault="009D77C7" w:rsidP="009D77C7">
      <w:pPr>
        <w:rPr>
          <w:rFonts w:ascii="Arial" w:hAnsi="Arial" w:cs="Arial"/>
          <w:color w:val="000000"/>
          <w:sz w:val="22"/>
          <w:szCs w:val="22"/>
        </w:rPr>
      </w:pPr>
    </w:p>
    <w:p w14:paraId="241F6559" w14:textId="77777777" w:rsidR="009D77C7" w:rsidRPr="004C4A55" w:rsidRDefault="009D77C7" w:rsidP="009D77C7">
      <w:pPr>
        <w:rPr>
          <w:rFonts w:ascii="Arial" w:hAnsi="Arial" w:cs="Arial"/>
          <w:color w:val="000000"/>
          <w:sz w:val="22"/>
          <w:szCs w:val="22"/>
        </w:rPr>
      </w:pPr>
    </w:p>
    <w:p w14:paraId="3989E234" w14:textId="33589724" w:rsidR="009D77C7" w:rsidRDefault="009D77C7" w:rsidP="007A2940">
      <w:pPr>
        <w:jc w:val="center"/>
        <w:rPr>
          <w:rFonts w:ascii="Arial" w:hAnsi="Arial" w:cs="Arial"/>
          <w:color w:val="000000"/>
          <w:sz w:val="22"/>
          <w:szCs w:val="22"/>
        </w:rPr>
      </w:pPr>
      <w:r w:rsidRPr="004C4A55">
        <w:rPr>
          <w:rFonts w:ascii="Arial" w:hAnsi="Arial" w:cs="Arial"/>
          <w:noProof/>
          <w:color w:val="000000"/>
          <w:sz w:val="22"/>
          <w:szCs w:val="22"/>
        </w:rPr>
        <w:drawing>
          <wp:inline distT="0" distB="0" distL="0" distR="0" wp14:anchorId="2700A61A" wp14:editId="5980799C">
            <wp:extent cx="4768850" cy="2283327"/>
            <wp:effectExtent l="0" t="0" r="0" b="3175"/>
            <wp:docPr id="1181626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7494" cy="2287466"/>
                    </a:xfrm>
                    <a:prstGeom prst="rect">
                      <a:avLst/>
                    </a:prstGeom>
                    <a:noFill/>
                    <a:ln>
                      <a:noFill/>
                    </a:ln>
                  </pic:spPr>
                </pic:pic>
              </a:graphicData>
            </a:graphic>
          </wp:inline>
        </w:drawing>
      </w:r>
    </w:p>
    <w:p w14:paraId="4B847D0D" w14:textId="77777777" w:rsidR="00EA2631" w:rsidRDefault="00EA2631" w:rsidP="00AB2629">
      <w:pPr>
        <w:jc w:val="center"/>
        <w:rPr>
          <w:rFonts w:ascii="Arial" w:hAnsi="Arial" w:cs="Arial"/>
          <w:b/>
          <w:bCs/>
          <w:sz w:val="22"/>
          <w:szCs w:val="22"/>
          <w:lang w:val="en-GB"/>
        </w:rPr>
      </w:pPr>
    </w:p>
    <w:p w14:paraId="092FA84E" w14:textId="5E0A484C" w:rsidR="002F05C5" w:rsidRPr="004C4A55" w:rsidRDefault="002F05C5" w:rsidP="00AB2629">
      <w:pPr>
        <w:jc w:val="center"/>
        <w:rPr>
          <w:rFonts w:ascii="Arial" w:hAnsi="Arial" w:cs="Arial"/>
          <w:color w:val="000000"/>
          <w:sz w:val="22"/>
          <w:szCs w:val="22"/>
        </w:rPr>
      </w:pPr>
      <w:r w:rsidRPr="00BB150D">
        <w:rPr>
          <w:rFonts w:ascii="Arial" w:hAnsi="Arial" w:cs="Arial"/>
          <w:b/>
          <w:bCs/>
          <w:sz w:val="22"/>
          <w:szCs w:val="22"/>
          <w:lang w:val="en-GB"/>
        </w:rPr>
        <w:t xml:space="preserve">Figure </w:t>
      </w:r>
      <w:r>
        <w:rPr>
          <w:rFonts w:ascii="Arial" w:hAnsi="Arial" w:cs="Arial"/>
          <w:b/>
          <w:bCs/>
          <w:sz w:val="22"/>
          <w:szCs w:val="22"/>
          <w:lang w:val="en-GB"/>
        </w:rPr>
        <w:t xml:space="preserve">5: Double slit </w:t>
      </w:r>
      <w:r w:rsidR="00AB2629">
        <w:rPr>
          <w:rFonts w:ascii="Arial" w:hAnsi="Arial" w:cs="Arial"/>
          <w:b/>
          <w:bCs/>
          <w:sz w:val="22"/>
          <w:szCs w:val="22"/>
          <w:lang w:val="en-GB"/>
        </w:rPr>
        <w:t>experiment</w:t>
      </w:r>
    </w:p>
    <w:p w14:paraId="5205E25F" w14:textId="77777777" w:rsidR="008574A6" w:rsidRDefault="008574A6" w:rsidP="00633EFE">
      <w:pPr>
        <w:rPr>
          <w:rFonts w:ascii="Arial" w:hAnsi="Arial" w:cs="Arial"/>
          <w:color w:val="000000"/>
          <w:sz w:val="22"/>
          <w:szCs w:val="22"/>
        </w:rPr>
      </w:pPr>
    </w:p>
    <w:p w14:paraId="2FEE71D0" w14:textId="7C8DF352" w:rsidR="004250E1" w:rsidRDefault="004250E1" w:rsidP="00633EFE">
      <w:pPr>
        <w:rPr>
          <w:rFonts w:ascii="Arial" w:hAnsi="Arial" w:cs="Arial"/>
          <w:color w:val="000000"/>
          <w:sz w:val="22"/>
          <w:szCs w:val="22"/>
        </w:rPr>
      </w:pPr>
      <w:r>
        <w:rPr>
          <w:rFonts w:ascii="Arial" w:hAnsi="Arial" w:cs="Arial"/>
          <w:noProof/>
          <w:color w:val="000000"/>
          <w:sz w:val="22"/>
          <w:szCs w:val="22"/>
        </w:rPr>
        <mc:AlternateContent>
          <mc:Choice Requires="wps">
            <w:drawing>
              <wp:anchor distT="0" distB="0" distL="114300" distR="114300" simplePos="0" relativeHeight="252860416" behindDoc="0" locked="0" layoutInCell="1" allowOverlap="1" wp14:anchorId="506EB50C" wp14:editId="3AB18165">
                <wp:simplePos x="0" y="0"/>
                <wp:positionH relativeFrom="column">
                  <wp:posOffset>2564765</wp:posOffset>
                </wp:positionH>
                <wp:positionV relativeFrom="paragraph">
                  <wp:posOffset>91440</wp:posOffset>
                </wp:positionV>
                <wp:extent cx="1365250" cy="311150"/>
                <wp:effectExtent l="0" t="0" r="6350" b="0"/>
                <wp:wrapNone/>
                <wp:docPr id="1209014271" name="Text Box 2"/>
                <wp:cNvGraphicFramePr/>
                <a:graphic xmlns:a="http://schemas.openxmlformats.org/drawingml/2006/main">
                  <a:graphicData uri="http://schemas.microsoft.com/office/word/2010/wordprocessingShape">
                    <wps:wsp>
                      <wps:cNvSpPr txBox="1"/>
                      <wps:spPr>
                        <a:xfrm>
                          <a:off x="0" y="0"/>
                          <a:ext cx="1365250" cy="311150"/>
                        </a:xfrm>
                        <a:prstGeom prst="rect">
                          <a:avLst/>
                        </a:prstGeom>
                        <a:solidFill>
                          <a:schemeClr val="lt1"/>
                        </a:solidFill>
                        <a:ln w="6350">
                          <a:noFill/>
                        </a:ln>
                      </wps:spPr>
                      <wps:txbx>
                        <w:txbxContent>
                          <w:p w14:paraId="20A139C0" w14:textId="03305A3A" w:rsidR="004250E1" w:rsidRPr="004250E1" w:rsidRDefault="00DE365D">
                            <w:pPr>
                              <w:rPr>
                                <w:rFonts w:ascii="Arial" w:hAnsi="Arial" w:cs="Arial"/>
                                <w:sz w:val="22"/>
                                <w:szCs w:val="22"/>
                                <w:lang w:val="en-GB"/>
                              </w:rPr>
                            </w:pPr>
                            <w:r>
                              <w:rPr>
                                <w:rFonts w:ascii="Arial" w:hAnsi="Arial" w:cs="Arial"/>
                                <w:sz w:val="22"/>
                                <w:szCs w:val="22"/>
                                <w:lang w:val="en-GB"/>
                              </w:rPr>
                              <w:t>Electrons detected</w:t>
                            </w:r>
                            <w:r w:rsidR="004250E1" w:rsidRPr="004250E1">
                              <w:rPr>
                                <w:rFonts w:ascii="Arial" w:hAnsi="Arial" w:cs="Arial"/>
                                <w:sz w:val="22"/>
                                <w:szCs w:val="22"/>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EB50C" id="_x0000_s1071" type="#_x0000_t202" style="position:absolute;margin-left:201.95pt;margin-top:7.2pt;width:107.5pt;height:24.5pt;z-index:2528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" fillcolor="white [3201]" stroked="f" strokeweight=".5pt">
                <v:textbox>
                  <w:txbxContent>
                    <w:p w14:paraId="20A139C0" w14:textId="03305A3A" w:rsidR="004250E1" w:rsidRPr="004250E1" w:rsidRDefault="00DE365D">
                      <w:pPr>
                        <w:rPr>
                          <w:rFonts w:ascii="Arial" w:hAnsi="Arial" w:cs="Arial"/>
                          <w:sz w:val="22"/>
                          <w:szCs w:val="22"/>
                          <w:lang w:val="en-GB"/>
                        </w:rPr>
                      </w:pPr>
                      <w:r>
                        <w:rPr>
                          <w:rFonts w:ascii="Arial" w:hAnsi="Arial" w:cs="Arial"/>
                          <w:sz w:val="22"/>
                          <w:szCs w:val="22"/>
                          <w:lang w:val="en-GB"/>
                        </w:rPr>
                        <w:t>Electrons detected</w:t>
                      </w:r>
                      <w:r w:rsidR="004250E1" w:rsidRPr="004250E1">
                        <w:rPr>
                          <w:rFonts w:ascii="Arial" w:hAnsi="Arial" w:cs="Arial"/>
                          <w:sz w:val="22"/>
                          <w:szCs w:val="22"/>
                          <w:lang w:val="en-GB"/>
                        </w:rPr>
                        <w:t xml:space="preserve"> </w:t>
                      </w:r>
                    </w:p>
                  </w:txbxContent>
                </v:textbox>
              </v:shape>
            </w:pict>
          </mc:Fallback>
        </mc:AlternateContent>
      </w:r>
    </w:p>
    <w:p w14:paraId="7B8A8176" w14:textId="5EADE87E" w:rsidR="004250E1" w:rsidRDefault="004250E1" w:rsidP="00633EFE">
      <w:pPr>
        <w:rPr>
          <w:rFonts w:ascii="Arial" w:hAnsi="Arial" w:cs="Arial"/>
          <w:color w:val="000000"/>
          <w:sz w:val="22"/>
          <w:szCs w:val="22"/>
        </w:rPr>
      </w:pPr>
    </w:p>
    <w:p w14:paraId="00B5DC8A" w14:textId="5E2AFE20" w:rsidR="004250E1" w:rsidRPr="004C4A55" w:rsidRDefault="004250E1" w:rsidP="00633EFE">
      <w:pPr>
        <w:rPr>
          <w:rFonts w:ascii="Arial" w:hAnsi="Arial" w:cs="Arial"/>
          <w:color w:val="000000"/>
          <w:sz w:val="22"/>
          <w:szCs w:val="22"/>
        </w:rPr>
      </w:pPr>
      <w:r>
        <w:rPr>
          <w:rFonts w:ascii="Arial" w:hAnsi="Arial" w:cs="Arial"/>
          <w:noProof/>
          <w:color w:val="000000"/>
          <w:sz w:val="22"/>
          <w:szCs w:val="22"/>
        </w:rPr>
        <mc:AlternateContent>
          <mc:Choice Requires="wps">
            <w:drawing>
              <wp:anchor distT="0" distB="0" distL="114300" distR="114300" simplePos="0" relativeHeight="252863488" behindDoc="0" locked="0" layoutInCell="1" allowOverlap="1" wp14:anchorId="3263F8CD" wp14:editId="4C2E60E5">
                <wp:simplePos x="0" y="0"/>
                <wp:positionH relativeFrom="column">
                  <wp:posOffset>3434715</wp:posOffset>
                </wp:positionH>
                <wp:positionV relativeFrom="paragraph">
                  <wp:posOffset>74930</wp:posOffset>
                </wp:positionV>
                <wp:extent cx="400050" cy="450850"/>
                <wp:effectExtent l="0" t="0" r="76200" b="63500"/>
                <wp:wrapNone/>
                <wp:docPr id="1949855397" name="Straight Arrow Connector 5"/>
                <wp:cNvGraphicFramePr/>
                <a:graphic xmlns:a="http://schemas.openxmlformats.org/drawingml/2006/main">
                  <a:graphicData uri="http://schemas.microsoft.com/office/word/2010/wordprocessingShape">
                    <wps:wsp>
                      <wps:cNvCnPr/>
                      <wps:spPr>
                        <a:xfrm>
                          <a:off x="0" y="0"/>
                          <a:ext cx="400050" cy="450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A900BC" id="Straight Arrow Connector 5" o:spid="_x0000_s1026" type="#_x0000_t32" style="position:absolute;margin-left:270.45pt;margin-top:5.9pt;width:31.5pt;height:35.5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" strokecolor="black [3213]" strokeweight=".5pt">
                <v:stroke endarrow="block" joinstyle="miter"/>
              </v:shape>
            </w:pict>
          </mc:Fallback>
        </mc:AlternateContent>
      </w:r>
      <w:r>
        <w:rPr>
          <w:rFonts w:ascii="Arial" w:hAnsi="Arial" w:cs="Arial"/>
          <w:noProof/>
          <w:color w:val="000000"/>
          <w:sz w:val="22"/>
          <w:szCs w:val="22"/>
        </w:rPr>
        <mc:AlternateContent>
          <mc:Choice Requires="wps">
            <w:drawing>
              <wp:anchor distT="0" distB="0" distL="114300" distR="114300" simplePos="0" relativeHeight="252862464" behindDoc="0" locked="0" layoutInCell="1" allowOverlap="1" wp14:anchorId="15A82AA0" wp14:editId="02F2284E">
                <wp:simplePos x="0" y="0"/>
                <wp:positionH relativeFrom="column">
                  <wp:posOffset>2666365</wp:posOffset>
                </wp:positionH>
                <wp:positionV relativeFrom="paragraph">
                  <wp:posOffset>81280</wp:posOffset>
                </wp:positionV>
                <wp:extent cx="400050" cy="450850"/>
                <wp:effectExtent l="38100" t="0" r="19050" b="63500"/>
                <wp:wrapNone/>
                <wp:docPr id="453158508" name="Straight Arrow Connector 4"/>
                <wp:cNvGraphicFramePr/>
                <a:graphic xmlns:a="http://schemas.openxmlformats.org/drawingml/2006/main">
                  <a:graphicData uri="http://schemas.microsoft.com/office/word/2010/wordprocessingShape">
                    <wps:wsp>
                      <wps:cNvCnPr/>
                      <wps:spPr>
                        <a:xfrm flipH="1">
                          <a:off x="0" y="0"/>
                          <a:ext cx="400050" cy="450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BBC7FD" id="Straight Arrow Connector 4" o:spid="_x0000_s1026" type="#_x0000_t32" style="position:absolute;margin-left:209.95pt;margin-top:6.4pt;width:31.5pt;height:35.5pt;flip:x;z-index:252862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" strokecolor="black [3213]" strokeweight=".5pt">
                <v:stroke endarrow="block" joinstyle="miter"/>
              </v:shape>
            </w:pict>
          </mc:Fallback>
        </mc:AlternateContent>
      </w:r>
      <w:r>
        <w:rPr>
          <w:rFonts w:ascii="Arial" w:hAnsi="Arial" w:cs="Arial"/>
          <w:noProof/>
          <w:color w:val="000000"/>
          <w:sz w:val="22"/>
          <w:szCs w:val="22"/>
        </w:rPr>
        <mc:AlternateContent>
          <mc:Choice Requires="wps">
            <w:drawing>
              <wp:anchor distT="0" distB="0" distL="114300" distR="114300" simplePos="0" relativeHeight="252861440" behindDoc="0" locked="0" layoutInCell="1" allowOverlap="1" wp14:anchorId="28832E2A" wp14:editId="2CC8D75C">
                <wp:simplePos x="0" y="0"/>
                <wp:positionH relativeFrom="column">
                  <wp:posOffset>3244215</wp:posOffset>
                </wp:positionH>
                <wp:positionV relativeFrom="paragraph">
                  <wp:posOffset>74930</wp:posOffset>
                </wp:positionV>
                <wp:extent cx="0" cy="457200"/>
                <wp:effectExtent l="76200" t="0" r="57150" b="57150"/>
                <wp:wrapNone/>
                <wp:docPr id="1373845344" name="Straight Arrow Connector 3"/>
                <wp:cNvGraphicFramePr/>
                <a:graphic xmlns:a="http://schemas.openxmlformats.org/drawingml/2006/main">
                  <a:graphicData uri="http://schemas.microsoft.com/office/word/2010/wordprocessingShape">
                    <wps:wsp>
                      <wps:cNvCnPr/>
                      <wps:spPr>
                        <a:xfrm>
                          <a:off x="0" y="0"/>
                          <a:ext cx="0"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B3E833" id="Straight Arrow Connector 3" o:spid="_x0000_s1026" type="#_x0000_t32" style="position:absolute;margin-left:255.45pt;margin-top:5.9pt;width:0;height:36pt;z-index:252861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" strokecolor="black [3213]" strokeweight=".5pt">
                <v:stroke endarrow="block" joinstyle="miter"/>
              </v:shape>
            </w:pict>
          </mc:Fallback>
        </mc:AlternateContent>
      </w:r>
    </w:p>
    <w:p w14:paraId="270482A7" w14:textId="6BE68DD2" w:rsidR="004C4A55" w:rsidRPr="004C4A55" w:rsidRDefault="004C4A55" w:rsidP="00E658AC">
      <w:pPr>
        <w:spacing w:line="276" w:lineRule="auto"/>
        <w:jc w:val="right"/>
        <w:rPr>
          <w:rFonts w:ascii="Arial" w:hAnsi="Arial" w:cs="Arial"/>
          <w:color w:val="000000"/>
          <w:sz w:val="22"/>
          <w:szCs w:val="22"/>
        </w:rPr>
      </w:pPr>
    </w:p>
    <w:p w14:paraId="08794380" w14:textId="1AE4506E" w:rsidR="004C4A55" w:rsidRPr="004C4A55" w:rsidRDefault="004250E1" w:rsidP="004C4A55">
      <w:pPr>
        <w:spacing w:line="276" w:lineRule="auto"/>
        <w:jc w:val="center"/>
        <w:rPr>
          <w:rFonts w:ascii="Arial" w:hAnsi="Arial" w:cs="Arial"/>
          <w:color w:val="000000"/>
          <w:sz w:val="22"/>
          <w:szCs w:val="22"/>
        </w:rPr>
      </w:pPr>
      <w:r>
        <w:rPr>
          <w:rFonts w:ascii="Arial" w:hAnsi="Arial" w:cs="Arial"/>
          <w:noProof/>
          <w:color w:val="000000"/>
          <w:sz w:val="22"/>
          <w:szCs w:val="22"/>
        </w:rPr>
        <mc:AlternateContent>
          <mc:Choice Requires="wps">
            <w:drawing>
              <wp:anchor distT="0" distB="0" distL="114300" distR="114300" simplePos="0" relativeHeight="252868608" behindDoc="0" locked="0" layoutInCell="1" allowOverlap="1" wp14:anchorId="0169C233" wp14:editId="2837E403">
                <wp:simplePos x="0" y="0"/>
                <wp:positionH relativeFrom="column">
                  <wp:posOffset>3758565</wp:posOffset>
                </wp:positionH>
                <wp:positionV relativeFrom="paragraph">
                  <wp:posOffset>726440</wp:posOffset>
                </wp:positionV>
                <wp:extent cx="292100" cy="400050"/>
                <wp:effectExtent l="0" t="38100" r="50800" b="19050"/>
                <wp:wrapNone/>
                <wp:docPr id="1723050590" name="Straight Arrow Connector 8"/>
                <wp:cNvGraphicFramePr/>
                <a:graphic xmlns:a="http://schemas.openxmlformats.org/drawingml/2006/main">
                  <a:graphicData uri="http://schemas.microsoft.com/office/word/2010/wordprocessingShape">
                    <wps:wsp>
                      <wps:cNvCnPr/>
                      <wps:spPr>
                        <a:xfrm flipV="1">
                          <a:off x="0" y="0"/>
                          <a:ext cx="292100" cy="400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1354741" id="_x0000_t32" coordsize="21600,21600" o:spt="32" o:oned="t" path="m,l21600,21600e" filled="f">
                <v:path arrowok="t" fillok="f" o:connecttype="none"/>
                <o:lock v:ext="edit" shapetype="t"/>
              </v:shapetype>
              <v:shape id="Straight Arrow Connector 8" o:spid="_x0000_s1026" type="#_x0000_t32" style="position:absolute;margin-left:295.95pt;margin-top:57.2pt;width:23pt;height:31.5pt;flip:y;z-index:252868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" strokecolor="black [3213]" strokeweight=".5pt">
                <v:stroke endarrow="block" joinstyle="miter"/>
              </v:shape>
            </w:pict>
          </mc:Fallback>
        </mc:AlternateContent>
      </w:r>
      <w:r>
        <w:rPr>
          <w:rFonts w:ascii="Arial" w:hAnsi="Arial" w:cs="Arial"/>
          <w:noProof/>
          <w:color w:val="000000"/>
          <w:sz w:val="22"/>
          <w:szCs w:val="22"/>
        </w:rPr>
        <mc:AlternateContent>
          <mc:Choice Requires="wps">
            <w:drawing>
              <wp:anchor distT="0" distB="0" distL="114300" distR="114300" simplePos="0" relativeHeight="252867584" behindDoc="0" locked="0" layoutInCell="1" allowOverlap="1" wp14:anchorId="038776CF" wp14:editId="4A137F81">
                <wp:simplePos x="0" y="0"/>
                <wp:positionH relativeFrom="column">
                  <wp:posOffset>2945765</wp:posOffset>
                </wp:positionH>
                <wp:positionV relativeFrom="paragraph">
                  <wp:posOffset>726440</wp:posOffset>
                </wp:positionV>
                <wp:extent cx="419100" cy="400050"/>
                <wp:effectExtent l="38100" t="38100" r="19050" b="19050"/>
                <wp:wrapNone/>
                <wp:docPr id="2117400724" name="Straight Arrow Connector 7"/>
                <wp:cNvGraphicFramePr/>
                <a:graphic xmlns:a="http://schemas.openxmlformats.org/drawingml/2006/main">
                  <a:graphicData uri="http://schemas.microsoft.com/office/word/2010/wordprocessingShape">
                    <wps:wsp>
                      <wps:cNvCnPr/>
                      <wps:spPr>
                        <a:xfrm flipH="1" flipV="1">
                          <a:off x="0" y="0"/>
                          <a:ext cx="419100" cy="400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C524EC" id="Straight Arrow Connector 7" o:spid="_x0000_s1026" type="#_x0000_t32" style="position:absolute;margin-left:231.95pt;margin-top:57.2pt;width:33pt;height:31.5pt;flip:x y;z-index:252867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" strokecolor="black [3213]" strokeweight=".5pt">
                <v:stroke endarrow="block" joinstyle="miter"/>
              </v:shape>
            </w:pict>
          </mc:Fallback>
        </mc:AlternateContent>
      </w:r>
      <w:r>
        <w:rPr>
          <w:rFonts w:ascii="Arial" w:hAnsi="Arial" w:cs="Arial"/>
          <w:noProof/>
          <w:color w:val="000000"/>
          <w:sz w:val="22"/>
          <w:szCs w:val="22"/>
        </w:rPr>
        <mc:AlternateContent>
          <mc:Choice Requires="wps">
            <w:drawing>
              <wp:anchor distT="0" distB="0" distL="114300" distR="114300" simplePos="0" relativeHeight="252866560" behindDoc="0" locked="0" layoutInCell="1" allowOverlap="1" wp14:anchorId="055E4EBC" wp14:editId="337BEFCC">
                <wp:simplePos x="0" y="0"/>
                <wp:positionH relativeFrom="column">
                  <wp:posOffset>3542665</wp:posOffset>
                </wp:positionH>
                <wp:positionV relativeFrom="paragraph">
                  <wp:posOffset>726440</wp:posOffset>
                </wp:positionV>
                <wp:extent cx="0" cy="400050"/>
                <wp:effectExtent l="76200" t="38100" r="57150" b="19050"/>
                <wp:wrapNone/>
                <wp:docPr id="1170773874" name="Straight Arrow Connector 6"/>
                <wp:cNvGraphicFramePr/>
                <a:graphic xmlns:a="http://schemas.openxmlformats.org/drawingml/2006/main">
                  <a:graphicData uri="http://schemas.microsoft.com/office/word/2010/wordprocessingShape">
                    <wps:wsp>
                      <wps:cNvCnPr/>
                      <wps:spPr>
                        <a:xfrm flipV="1">
                          <a:off x="0" y="0"/>
                          <a:ext cx="0" cy="400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F17535" id="Straight Arrow Connector 6" o:spid="_x0000_s1026" type="#_x0000_t32" style="position:absolute;margin-left:278.95pt;margin-top:57.2pt;width:0;height:31.5pt;flip:y;z-index:252866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" strokecolor="black [3213]" strokeweight=".5pt">
                <v:stroke endarrow="block" joinstyle="miter"/>
              </v:shape>
            </w:pict>
          </mc:Fallback>
        </mc:AlternateContent>
      </w:r>
      <w:r w:rsidR="004C4A55" w:rsidRPr="004C4A55">
        <w:rPr>
          <w:rFonts w:ascii="Arial" w:hAnsi="Arial" w:cs="Arial"/>
          <w:noProof/>
          <w:color w:val="000000"/>
          <w:sz w:val="22"/>
          <w:szCs w:val="22"/>
        </w:rPr>
        <w:drawing>
          <wp:inline distT="0" distB="0" distL="0" distR="0" wp14:anchorId="6DF1954B" wp14:editId="0A1B7A5B">
            <wp:extent cx="5683250" cy="869950"/>
            <wp:effectExtent l="0" t="0" r="0" b="6350"/>
            <wp:docPr id="878378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83250" cy="869950"/>
                    </a:xfrm>
                    <a:prstGeom prst="rect">
                      <a:avLst/>
                    </a:prstGeom>
                    <a:noFill/>
                    <a:ln>
                      <a:noFill/>
                    </a:ln>
                  </pic:spPr>
                </pic:pic>
              </a:graphicData>
            </a:graphic>
          </wp:inline>
        </w:drawing>
      </w:r>
    </w:p>
    <w:p w14:paraId="75ED3725" w14:textId="332843B7" w:rsidR="004C4A55" w:rsidRDefault="004C4A55" w:rsidP="004C4A55">
      <w:pPr>
        <w:spacing w:line="276" w:lineRule="auto"/>
        <w:jc w:val="center"/>
        <w:rPr>
          <w:rFonts w:ascii="Arial" w:hAnsi="Arial" w:cs="Arial"/>
          <w:color w:val="000000"/>
          <w:sz w:val="22"/>
          <w:szCs w:val="22"/>
        </w:rPr>
      </w:pPr>
    </w:p>
    <w:p w14:paraId="616E13E3" w14:textId="57B58673" w:rsidR="004250E1" w:rsidRDefault="00DE365D" w:rsidP="004C4A55">
      <w:pPr>
        <w:spacing w:line="276" w:lineRule="auto"/>
        <w:jc w:val="center"/>
        <w:rPr>
          <w:rFonts w:ascii="Arial" w:hAnsi="Arial" w:cs="Arial"/>
          <w:color w:val="000000"/>
          <w:sz w:val="22"/>
          <w:szCs w:val="22"/>
        </w:rPr>
      </w:pPr>
      <w:r>
        <w:rPr>
          <w:rFonts w:ascii="Arial" w:hAnsi="Arial" w:cs="Arial"/>
          <w:noProof/>
          <w:color w:val="000000"/>
          <w:sz w:val="22"/>
          <w:szCs w:val="22"/>
        </w:rPr>
        <mc:AlternateContent>
          <mc:Choice Requires="wps">
            <w:drawing>
              <wp:anchor distT="0" distB="0" distL="114300" distR="114300" simplePos="0" relativeHeight="252870656" behindDoc="0" locked="0" layoutInCell="1" allowOverlap="1" wp14:anchorId="03C12A72" wp14:editId="3544A62D">
                <wp:simplePos x="0" y="0"/>
                <wp:positionH relativeFrom="column">
                  <wp:posOffset>2666365</wp:posOffset>
                </wp:positionH>
                <wp:positionV relativeFrom="paragraph">
                  <wp:posOffset>98425</wp:posOffset>
                </wp:positionV>
                <wp:extent cx="1752600" cy="311150"/>
                <wp:effectExtent l="0" t="0" r="0" b="0"/>
                <wp:wrapNone/>
                <wp:docPr id="1937062222" name="Text Box 2"/>
                <wp:cNvGraphicFramePr/>
                <a:graphic xmlns:a="http://schemas.openxmlformats.org/drawingml/2006/main">
                  <a:graphicData uri="http://schemas.microsoft.com/office/word/2010/wordprocessingShape">
                    <wps:wsp>
                      <wps:cNvSpPr txBox="1"/>
                      <wps:spPr>
                        <a:xfrm>
                          <a:off x="0" y="0"/>
                          <a:ext cx="1752600" cy="311150"/>
                        </a:xfrm>
                        <a:prstGeom prst="rect">
                          <a:avLst/>
                        </a:prstGeom>
                        <a:solidFill>
                          <a:schemeClr val="lt1"/>
                        </a:solidFill>
                        <a:ln w="6350">
                          <a:noFill/>
                        </a:ln>
                      </wps:spPr>
                      <wps:txbx>
                        <w:txbxContent>
                          <w:p w14:paraId="47268DA2" w14:textId="4D963D2D" w:rsidR="00DE365D" w:rsidRPr="004250E1" w:rsidRDefault="00DE365D">
                            <w:pPr>
                              <w:rPr>
                                <w:rFonts w:ascii="Arial" w:hAnsi="Arial" w:cs="Arial"/>
                                <w:sz w:val="22"/>
                                <w:szCs w:val="22"/>
                                <w:lang w:val="en-GB"/>
                              </w:rPr>
                            </w:pPr>
                            <w:r>
                              <w:rPr>
                                <w:rFonts w:ascii="Arial" w:hAnsi="Arial" w:cs="Arial"/>
                                <w:sz w:val="22"/>
                                <w:szCs w:val="22"/>
                                <w:lang w:val="en-GB"/>
                              </w:rPr>
                              <w:t>Electrons NOT detected</w:t>
                            </w:r>
                            <w:r w:rsidRPr="004250E1">
                              <w:rPr>
                                <w:rFonts w:ascii="Arial" w:hAnsi="Arial" w:cs="Arial"/>
                                <w:sz w:val="22"/>
                                <w:szCs w:val="22"/>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12A72" id="_x0000_s1072" type="#_x0000_t202" style="position:absolute;left:0;text-align:left;margin-left:209.95pt;margin-top:7.75pt;width:138pt;height:24.5pt;z-index:2528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" fillcolor="white [3201]" stroked="f" strokeweight=".5pt">
                <v:textbox>
                  <w:txbxContent>
                    <w:p w14:paraId="47268DA2" w14:textId="4D963D2D" w:rsidR="00DE365D" w:rsidRPr="004250E1" w:rsidRDefault="00DE365D">
                      <w:pPr>
                        <w:rPr>
                          <w:rFonts w:ascii="Arial" w:hAnsi="Arial" w:cs="Arial"/>
                          <w:sz w:val="22"/>
                          <w:szCs w:val="22"/>
                          <w:lang w:val="en-GB"/>
                        </w:rPr>
                      </w:pPr>
                      <w:r>
                        <w:rPr>
                          <w:rFonts w:ascii="Arial" w:hAnsi="Arial" w:cs="Arial"/>
                          <w:sz w:val="22"/>
                          <w:szCs w:val="22"/>
                          <w:lang w:val="en-GB"/>
                        </w:rPr>
                        <w:t>Electrons NOT detected</w:t>
                      </w:r>
                      <w:r w:rsidRPr="004250E1">
                        <w:rPr>
                          <w:rFonts w:ascii="Arial" w:hAnsi="Arial" w:cs="Arial"/>
                          <w:sz w:val="22"/>
                          <w:szCs w:val="22"/>
                          <w:lang w:val="en-GB"/>
                        </w:rPr>
                        <w:t xml:space="preserve"> </w:t>
                      </w:r>
                    </w:p>
                  </w:txbxContent>
                </v:textbox>
              </v:shape>
            </w:pict>
          </mc:Fallback>
        </mc:AlternateContent>
      </w:r>
    </w:p>
    <w:p w14:paraId="654CBC0B" w14:textId="77777777" w:rsidR="004250E1" w:rsidRDefault="004250E1" w:rsidP="004C4A55">
      <w:pPr>
        <w:spacing w:line="276" w:lineRule="auto"/>
        <w:jc w:val="center"/>
        <w:rPr>
          <w:rFonts w:ascii="Arial" w:hAnsi="Arial" w:cs="Arial"/>
          <w:color w:val="000000"/>
          <w:sz w:val="22"/>
          <w:szCs w:val="22"/>
        </w:rPr>
      </w:pPr>
    </w:p>
    <w:p w14:paraId="5E18A475" w14:textId="77777777" w:rsidR="00AB2629" w:rsidRDefault="00AB2629" w:rsidP="00AB2629">
      <w:pPr>
        <w:jc w:val="center"/>
        <w:rPr>
          <w:rFonts w:ascii="Arial" w:hAnsi="Arial" w:cs="Arial"/>
          <w:b/>
          <w:bCs/>
          <w:sz w:val="22"/>
          <w:szCs w:val="22"/>
          <w:lang w:val="en-GB"/>
        </w:rPr>
      </w:pPr>
    </w:p>
    <w:p w14:paraId="757F10C9" w14:textId="60181A39" w:rsidR="00AB2629" w:rsidRPr="004C4A55" w:rsidRDefault="00AB2629" w:rsidP="00AB2629">
      <w:pPr>
        <w:jc w:val="center"/>
        <w:rPr>
          <w:rFonts w:ascii="Arial" w:hAnsi="Arial" w:cs="Arial"/>
          <w:color w:val="000000"/>
          <w:sz w:val="22"/>
          <w:szCs w:val="22"/>
        </w:rPr>
      </w:pPr>
      <w:r w:rsidRPr="00BB150D">
        <w:rPr>
          <w:rFonts w:ascii="Arial" w:hAnsi="Arial" w:cs="Arial"/>
          <w:b/>
          <w:bCs/>
          <w:sz w:val="22"/>
          <w:szCs w:val="22"/>
          <w:lang w:val="en-GB"/>
        </w:rPr>
        <w:t xml:space="preserve">Figure </w:t>
      </w:r>
      <w:r>
        <w:rPr>
          <w:rFonts w:ascii="Arial" w:hAnsi="Arial" w:cs="Arial"/>
          <w:b/>
          <w:bCs/>
          <w:sz w:val="22"/>
          <w:szCs w:val="22"/>
          <w:lang w:val="en-GB"/>
        </w:rPr>
        <w:t>6: Electrons detected on screen</w:t>
      </w:r>
    </w:p>
    <w:p w14:paraId="0EAA8320" w14:textId="77777777" w:rsidR="004250E1" w:rsidRDefault="004250E1" w:rsidP="004C4A55">
      <w:pPr>
        <w:spacing w:line="276" w:lineRule="auto"/>
        <w:jc w:val="center"/>
        <w:rPr>
          <w:rFonts w:ascii="Arial" w:hAnsi="Arial" w:cs="Arial"/>
          <w:color w:val="000000"/>
          <w:sz w:val="22"/>
          <w:szCs w:val="22"/>
        </w:rPr>
      </w:pPr>
    </w:p>
    <w:p w14:paraId="5AD8C98F" w14:textId="77777777" w:rsidR="004B4FFC" w:rsidRDefault="001B2943" w:rsidP="001B2943">
      <w:pPr>
        <w:rPr>
          <w:rFonts w:ascii="Arial" w:hAnsi="Arial" w:cs="Arial"/>
          <w:color w:val="000000"/>
          <w:sz w:val="22"/>
          <w:szCs w:val="22"/>
        </w:rPr>
      </w:pPr>
      <w:r>
        <w:rPr>
          <w:rFonts w:ascii="Arial" w:hAnsi="Arial" w:cs="Arial"/>
          <w:color w:val="000000"/>
          <w:sz w:val="22"/>
          <w:szCs w:val="22"/>
        </w:rPr>
        <w:t>(a)</w:t>
      </w:r>
      <w:r>
        <w:rPr>
          <w:rFonts w:ascii="Arial" w:hAnsi="Arial" w:cs="Arial"/>
          <w:color w:val="000000"/>
          <w:sz w:val="22"/>
          <w:szCs w:val="22"/>
        </w:rPr>
        <w:tab/>
      </w:r>
      <w:r w:rsidR="00AB2629">
        <w:rPr>
          <w:rFonts w:ascii="Arial" w:hAnsi="Arial" w:cs="Arial"/>
          <w:color w:val="000000"/>
          <w:sz w:val="22"/>
          <w:szCs w:val="22"/>
        </w:rPr>
        <w:t>Figure 6</w:t>
      </w:r>
      <w:r w:rsidRPr="004C4A55">
        <w:rPr>
          <w:rFonts w:ascii="Arial" w:hAnsi="Arial" w:cs="Arial"/>
          <w:color w:val="000000"/>
          <w:sz w:val="22"/>
          <w:szCs w:val="22"/>
        </w:rPr>
        <w:t xml:space="preserve"> shows </w:t>
      </w:r>
      <w:r>
        <w:rPr>
          <w:rFonts w:ascii="Arial" w:hAnsi="Arial" w:cs="Arial"/>
          <w:color w:val="000000"/>
          <w:sz w:val="22"/>
          <w:szCs w:val="22"/>
        </w:rPr>
        <w:t xml:space="preserve">the </w:t>
      </w:r>
      <w:r w:rsidRPr="004C4A55">
        <w:rPr>
          <w:rFonts w:ascii="Arial" w:hAnsi="Arial" w:cs="Arial"/>
          <w:color w:val="000000"/>
          <w:sz w:val="22"/>
          <w:szCs w:val="22"/>
        </w:rPr>
        <w:t>pattern formed on the detection screen. Explain how this pattern is formed.</w:t>
      </w:r>
      <w:r>
        <w:rPr>
          <w:rFonts w:ascii="Arial" w:hAnsi="Arial" w:cs="Arial"/>
          <w:color w:val="000000"/>
          <w:sz w:val="22"/>
          <w:szCs w:val="22"/>
        </w:rPr>
        <w:t xml:space="preserve">    </w:t>
      </w:r>
    </w:p>
    <w:p w14:paraId="262CB8A3" w14:textId="134BB7D9" w:rsidR="001B2943" w:rsidRDefault="001B2943" w:rsidP="004B4FFC">
      <w:pPr>
        <w:jc w:val="right"/>
        <w:rPr>
          <w:rFonts w:ascii="Arial" w:hAnsi="Arial" w:cs="Arial"/>
          <w:color w:val="000000"/>
          <w:sz w:val="22"/>
          <w:szCs w:val="22"/>
        </w:rPr>
      </w:pPr>
      <w:r w:rsidRPr="004C4A55">
        <w:rPr>
          <w:rFonts w:ascii="Arial" w:hAnsi="Arial" w:cs="Arial"/>
          <w:color w:val="000000"/>
          <w:sz w:val="22"/>
          <w:szCs w:val="22"/>
        </w:rPr>
        <w:t>(2</w:t>
      </w:r>
      <w:r>
        <w:rPr>
          <w:rFonts w:ascii="Arial" w:hAnsi="Arial" w:cs="Arial"/>
          <w:color w:val="000000"/>
          <w:sz w:val="22"/>
          <w:szCs w:val="22"/>
        </w:rPr>
        <w:t xml:space="preserve"> marks</w:t>
      </w:r>
      <w:r w:rsidRPr="004C4A55">
        <w:rPr>
          <w:rFonts w:ascii="Arial" w:hAnsi="Arial" w:cs="Arial"/>
          <w:color w:val="000000"/>
          <w:sz w:val="22"/>
          <w:szCs w:val="22"/>
        </w:rPr>
        <w:t>)</w:t>
      </w:r>
    </w:p>
    <w:p w14:paraId="1D0D66C8" w14:textId="77777777" w:rsidR="001B2943" w:rsidRPr="004C4A55" w:rsidRDefault="001B2943" w:rsidP="001B2943">
      <w:pPr>
        <w:spacing w:line="276" w:lineRule="auto"/>
        <w:rPr>
          <w:rFonts w:ascii="Arial" w:hAnsi="Arial" w:cs="Arial"/>
          <w:color w:val="000000"/>
          <w:sz w:val="22"/>
          <w:szCs w:val="22"/>
        </w:rPr>
      </w:pPr>
    </w:p>
    <w:p w14:paraId="16F2F4FC" w14:textId="0AD17B15" w:rsidR="004C4A55" w:rsidRDefault="004C4A55" w:rsidP="004C4A55">
      <w:pPr>
        <w:spacing w:line="480" w:lineRule="auto"/>
        <w:rPr>
          <w:rFonts w:ascii="Arial" w:hAnsi="Arial" w:cs="Arial"/>
          <w:color w:val="000000"/>
        </w:rPr>
      </w:pPr>
      <w:r w:rsidRPr="004C4A55">
        <w:rPr>
          <w:rFonts w:ascii="Arial" w:hAnsi="Arial" w:cs="Arial"/>
          <w:color w:val="000000"/>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color w:val="000000"/>
          <w:sz w:val="22"/>
          <w:szCs w:val="22"/>
        </w:rPr>
        <w:t>___________________________________________________</w:t>
      </w:r>
      <w:r w:rsidR="000F7318">
        <w:rPr>
          <w:rFonts w:ascii="Arial" w:hAnsi="Arial" w:cs="Arial"/>
          <w:color w:val="000000"/>
          <w:sz w:val="22"/>
          <w:szCs w:val="22"/>
        </w:rPr>
        <w:t>___________________________________________________________________________________</w:t>
      </w:r>
    </w:p>
    <w:p w14:paraId="15AA3E09" w14:textId="77777777" w:rsidR="004B4FFC" w:rsidRDefault="004B4FFC">
      <w:pPr>
        <w:spacing w:after="160" w:line="259" w:lineRule="auto"/>
        <w:rPr>
          <w:rFonts w:ascii="Arial" w:hAnsi="Arial" w:cs="Arial"/>
          <w:color w:val="000000"/>
          <w:sz w:val="22"/>
          <w:szCs w:val="22"/>
        </w:rPr>
      </w:pPr>
      <w:r>
        <w:rPr>
          <w:rFonts w:ascii="Arial" w:hAnsi="Arial" w:cs="Arial"/>
          <w:color w:val="000000"/>
          <w:sz w:val="22"/>
          <w:szCs w:val="22"/>
        </w:rPr>
        <w:br w:type="page"/>
      </w:r>
    </w:p>
    <w:p w14:paraId="75DFB152" w14:textId="3D9EF1AD" w:rsidR="00755A2C" w:rsidRPr="00755A2C" w:rsidRDefault="00755A2C" w:rsidP="009D5597">
      <w:pPr>
        <w:spacing w:after="160" w:line="259" w:lineRule="auto"/>
        <w:rPr>
          <w:rFonts w:ascii="Arial" w:hAnsi="Arial" w:cs="Arial"/>
          <w:color w:val="000000"/>
          <w:sz w:val="22"/>
          <w:szCs w:val="22"/>
        </w:rPr>
      </w:pPr>
      <w:r w:rsidRPr="00755A2C">
        <w:rPr>
          <w:rFonts w:ascii="Arial" w:hAnsi="Arial" w:cs="Arial"/>
          <w:color w:val="000000"/>
          <w:sz w:val="22"/>
          <w:szCs w:val="22"/>
        </w:rPr>
        <w:lastRenderedPageBreak/>
        <w:t xml:space="preserve">(b) </w:t>
      </w:r>
      <w:r w:rsidRPr="00755A2C">
        <w:rPr>
          <w:rFonts w:ascii="Arial" w:hAnsi="Arial" w:cs="Arial"/>
          <w:color w:val="000000"/>
          <w:sz w:val="22"/>
          <w:szCs w:val="22"/>
        </w:rPr>
        <w:tab/>
        <w:t xml:space="preserve">View the graph provided for a Zinc metal target (Figure 3). Use it to answer the following </w:t>
      </w:r>
      <w:r w:rsidRPr="00755A2C">
        <w:rPr>
          <w:rFonts w:ascii="Arial" w:hAnsi="Arial" w:cs="Arial"/>
          <w:color w:val="000000"/>
          <w:sz w:val="22"/>
          <w:szCs w:val="22"/>
        </w:rPr>
        <w:tab/>
        <w:t>questions:</w:t>
      </w:r>
    </w:p>
    <w:p w14:paraId="28A87C7B" w14:textId="77777777" w:rsidR="00755A2C" w:rsidRPr="00755A2C" w:rsidRDefault="00755A2C" w:rsidP="00755A2C">
      <w:pPr>
        <w:rPr>
          <w:rFonts w:ascii="Arial" w:hAnsi="Arial" w:cs="Arial"/>
          <w:color w:val="000000"/>
          <w:sz w:val="22"/>
          <w:szCs w:val="22"/>
        </w:rPr>
      </w:pPr>
    </w:p>
    <w:p w14:paraId="71AD6C4D" w14:textId="0C8FF7A0" w:rsidR="00755A2C" w:rsidRDefault="00755A2C" w:rsidP="00C50060">
      <w:pPr>
        <w:ind w:firstLine="720"/>
        <w:rPr>
          <w:rFonts w:ascii="Arial" w:hAnsi="Arial" w:cs="Arial"/>
          <w:color w:val="000000"/>
          <w:sz w:val="22"/>
          <w:szCs w:val="22"/>
        </w:rPr>
      </w:pPr>
      <w:r w:rsidRPr="00755A2C">
        <w:rPr>
          <w:rFonts w:ascii="Arial" w:hAnsi="Arial" w:cs="Arial"/>
          <w:color w:val="000000"/>
          <w:sz w:val="22"/>
          <w:szCs w:val="22"/>
        </w:rPr>
        <w:t>(</w:t>
      </w:r>
      <w:proofErr w:type="spellStart"/>
      <w:r w:rsidRPr="00755A2C">
        <w:rPr>
          <w:rFonts w:ascii="Arial" w:hAnsi="Arial" w:cs="Arial"/>
          <w:color w:val="000000"/>
          <w:sz w:val="22"/>
          <w:szCs w:val="22"/>
        </w:rPr>
        <w:t>i</w:t>
      </w:r>
      <w:proofErr w:type="spellEnd"/>
      <w:r w:rsidRPr="00755A2C">
        <w:rPr>
          <w:rFonts w:ascii="Arial" w:hAnsi="Arial" w:cs="Arial"/>
          <w:color w:val="000000"/>
          <w:sz w:val="22"/>
          <w:szCs w:val="22"/>
        </w:rPr>
        <w:t xml:space="preserve">) </w:t>
      </w:r>
      <w:r w:rsidRPr="00755A2C">
        <w:rPr>
          <w:rFonts w:ascii="Arial" w:hAnsi="Arial" w:cs="Arial"/>
          <w:color w:val="000000"/>
          <w:sz w:val="22"/>
          <w:szCs w:val="22"/>
        </w:rPr>
        <w:tab/>
      </w:r>
      <w:r w:rsidR="009D5597">
        <w:rPr>
          <w:rFonts w:ascii="Arial" w:hAnsi="Arial" w:cs="Arial"/>
          <w:color w:val="000000"/>
          <w:sz w:val="22"/>
          <w:szCs w:val="22"/>
        </w:rPr>
        <w:t>F</w:t>
      </w:r>
      <w:r w:rsidR="00A92F6D">
        <w:rPr>
          <w:rFonts w:ascii="Arial" w:hAnsi="Arial" w:cs="Arial"/>
          <w:color w:val="000000"/>
          <w:sz w:val="22"/>
          <w:szCs w:val="22"/>
        </w:rPr>
        <w:t xml:space="preserve">rom the graph, </w:t>
      </w:r>
      <w:r w:rsidR="00CC6CC9">
        <w:rPr>
          <w:rFonts w:ascii="Arial" w:hAnsi="Arial" w:cs="Arial"/>
          <w:color w:val="000000"/>
          <w:sz w:val="22"/>
          <w:szCs w:val="22"/>
        </w:rPr>
        <w:t>calculate</w:t>
      </w:r>
      <w:r w:rsidRPr="00755A2C">
        <w:rPr>
          <w:rFonts w:ascii="Arial" w:hAnsi="Arial" w:cs="Arial"/>
          <w:color w:val="000000"/>
          <w:sz w:val="22"/>
          <w:szCs w:val="22"/>
        </w:rPr>
        <w:t xml:space="preserve"> the ‘Work Function (W)’ for Zinc (in </w:t>
      </w:r>
      <w:r w:rsidR="00E3196B">
        <w:rPr>
          <w:rFonts w:ascii="Arial" w:hAnsi="Arial" w:cs="Arial"/>
          <w:color w:val="000000"/>
          <w:sz w:val="22"/>
          <w:szCs w:val="22"/>
        </w:rPr>
        <w:t>Joules</w:t>
      </w:r>
      <w:r w:rsidRPr="00755A2C">
        <w:rPr>
          <w:rFonts w:ascii="Arial" w:hAnsi="Arial" w:cs="Arial"/>
          <w:color w:val="000000"/>
          <w:sz w:val="22"/>
          <w:szCs w:val="22"/>
        </w:rPr>
        <w:t>).</w:t>
      </w:r>
      <w:r w:rsidR="00B31538">
        <w:rPr>
          <w:rFonts w:ascii="Arial" w:hAnsi="Arial" w:cs="Arial"/>
          <w:color w:val="000000"/>
          <w:sz w:val="22"/>
          <w:szCs w:val="22"/>
        </w:rPr>
        <w:tab/>
      </w:r>
      <w:r w:rsidR="00CC6CC9">
        <w:rPr>
          <w:rFonts w:ascii="Arial" w:hAnsi="Arial" w:cs="Arial"/>
          <w:color w:val="000000"/>
          <w:sz w:val="22"/>
          <w:szCs w:val="22"/>
        </w:rPr>
        <w:t xml:space="preserve">          </w:t>
      </w:r>
      <w:r w:rsidRPr="00755A2C">
        <w:rPr>
          <w:rFonts w:ascii="Arial" w:hAnsi="Arial" w:cs="Arial"/>
          <w:color w:val="000000"/>
          <w:sz w:val="22"/>
          <w:szCs w:val="22"/>
        </w:rPr>
        <w:t>(2</w:t>
      </w:r>
      <w:r w:rsidR="00B31538">
        <w:rPr>
          <w:rFonts w:ascii="Arial" w:hAnsi="Arial" w:cs="Arial"/>
          <w:color w:val="000000"/>
          <w:sz w:val="22"/>
          <w:szCs w:val="22"/>
        </w:rPr>
        <w:t xml:space="preserve"> marks</w:t>
      </w:r>
      <w:r w:rsidRPr="00755A2C">
        <w:rPr>
          <w:rFonts w:ascii="Arial" w:hAnsi="Arial" w:cs="Arial"/>
          <w:color w:val="000000"/>
          <w:sz w:val="22"/>
          <w:szCs w:val="22"/>
        </w:rPr>
        <w:t>)</w:t>
      </w:r>
    </w:p>
    <w:p w14:paraId="7F5E3B1B" w14:textId="77777777" w:rsidR="00E3196B" w:rsidRDefault="00E3196B" w:rsidP="00755A2C">
      <w:pPr>
        <w:jc w:val="right"/>
        <w:rPr>
          <w:rFonts w:ascii="Arial" w:hAnsi="Arial" w:cs="Arial"/>
          <w:color w:val="000000"/>
          <w:sz w:val="22"/>
          <w:szCs w:val="22"/>
        </w:rPr>
      </w:pPr>
    </w:p>
    <w:p w14:paraId="0F165953" w14:textId="77777777" w:rsidR="00E3196B" w:rsidRDefault="00E3196B" w:rsidP="00755A2C">
      <w:pPr>
        <w:jc w:val="right"/>
        <w:rPr>
          <w:rFonts w:ascii="Arial" w:hAnsi="Arial" w:cs="Arial"/>
          <w:color w:val="000000"/>
          <w:sz w:val="22"/>
          <w:szCs w:val="22"/>
        </w:rPr>
      </w:pPr>
    </w:p>
    <w:p w14:paraId="77E8EBAE" w14:textId="77777777" w:rsidR="007879FF" w:rsidRDefault="007879FF" w:rsidP="00755A2C">
      <w:pPr>
        <w:jc w:val="right"/>
        <w:rPr>
          <w:rFonts w:ascii="Arial" w:hAnsi="Arial" w:cs="Arial"/>
          <w:color w:val="000000"/>
          <w:sz w:val="22"/>
          <w:szCs w:val="22"/>
        </w:rPr>
      </w:pPr>
    </w:p>
    <w:p w14:paraId="32D9BCC7" w14:textId="77777777" w:rsidR="007879FF" w:rsidRDefault="007879FF" w:rsidP="00755A2C">
      <w:pPr>
        <w:jc w:val="right"/>
        <w:rPr>
          <w:rFonts w:ascii="Arial" w:hAnsi="Arial" w:cs="Arial"/>
          <w:color w:val="000000"/>
          <w:sz w:val="22"/>
          <w:szCs w:val="22"/>
        </w:rPr>
      </w:pPr>
    </w:p>
    <w:p w14:paraId="3D1AC1B5" w14:textId="77777777" w:rsidR="007879FF" w:rsidRPr="00755A2C" w:rsidRDefault="007879FF" w:rsidP="00755A2C">
      <w:pPr>
        <w:jc w:val="right"/>
        <w:rPr>
          <w:rFonts w:ascii="Arial" w:hAnsi="Arial" w:cs="Arial"/>
          <w:color w:val="000000"/>
          <w:sz w:val="22"/>
          <w:szCs w:val="22"/>
        </w:rPr>
      </w:pPr>
    </w:p>
    <w:p w14:paraId="2520BFCF" w14:textId="77777777" w:rsidR="00755A2C" w:rsidRPr="00755A2C" w:rsidRDefault="00755A2C" w:rsidP="00755A2C">
      <w:pPr>
        <w:jc w:val="right"/>
        <w:rPr>
          <w:rFonts w:ascii="Arial" w:hAnsi="Arial" w:cs="Arial"/>
          <w:color w:val="000000"/>
          <w:sz w:val="22"/>
          <w:szCs w:val="22"/>
        </w:rPr>
      </w:pPr>
    </w:p>
    <w:p w14:paraId="746B2929" w14:textId="372F71E1" w:rsidR="00755A2C" w:rsidRPr="009D5597" w:rsidRDefault="009D5597" w:rsidP="00755A2C">
      <w:pPr>
        <w:jc w:val="center"/>
        <w:rPr>
          <w:rFonts w:ascii="Arial" w:hAnsi="Arial" w:cs="Arial"/>
          <w:color w:val="000000"/>
          <w:sz w:val="22"/>
          <w:szCs w:val="22"/>
        </w:rPr>
      </w:pPr>
      <w:r w:rsidRPr="009D5597">
        <w:rPr>
          <w:rFonts w:ascii="Arial" w:hAnsi="Arial" w:cs="Arial"/>
          <w:color w:val="000000"/>
          <w:sz w:val="22"/>
          <w:szCs w:val="22"/>
        </w:rPr>
        <w:t xml:space="preserve">Answer </w:t>
      </w:r>
      <w:r w:rsidRPr="009D5597">
        <w:rPr>
          <w:rFonts w:ascii="Arial" w:hAnsi="Arial" w:cs="Arial"/>
          <w:bCs/>
          <w:sz w:val="22"/>
          <w:szCs w:val="22"/>
        </w:rPr>
        <w:t xml:space="preserve">________________ </w:t>
      </w:r>
      <w:r w:rsidR="00E3196B" w:rsidRPr="009D5597">
        <w:rPr>
          <w:rFonts w:ascii="Arial" w:hAnsi="Arial" w:cs="Arial"/>
          <w:color w:val="000000"/>
          <w:sz w:val="22"/>
          <w:szCs w:val="22"/>
        </w:rPr>
        <w:t>J</w:t>
      </w:r>
    </w:p>
    <w:p w14:paraId="4E16F63E" w14:textId="77777777" w:rsidR="00755A2C" w:rsidRPr="00755A2C" w:rsidRDefault="00755A2C" w:rsidP="00755A2C">
      <w:pPr>
        <w:jc w:val="center"/>
        <w:rPr>
          <w:rFonts w:ascii="Arial" w:hAnsi="Arial" w:cs="Arial"/>
          <w:color w:val="000000"/>
          <w:sz w:val="22"/>
          <w:szCs w:val="22"/>
        </w:rPr>
      </w:pPr>
    </w:p>
    <w:p w14:paraId="5BA7D80A" w14:textId="77777777" w:rsidR="00C50060" w:rsidRDefault="00755A2C" w:rsidP="00C50060">
      <w:pPr>
        <w:ind w:firstLine="720"/>
        <w:rPr>
          <w:rFonts w:ascii="Arial" w:hAnsi="Arial" w:cs="Arial"/>
          <w:color w:val="000000"/>
          <w:sz w:val="22"/>
          <w:szCs w:val="22"/>
        </w:rPr>
      </w:pPr>
      <w:r w:rsidRPr="00755A2C">
        <w:rPr>
          <w:rFonts w:ascii="Arial" w:hAnsi="Arial" w:cs="Arial"/>
          <w:color w:val="000000"/>
          <w:sz w:val="22"/>
          <w:szCs w:val="22"/>
        </w:rPr>
        <w:t>(ii)</w:t>
      </w:r>
      <w:r w:rsidRPr="00755A2C">
        <w:rPr>
          <w:rFonts w:ascii="Arial" w:hAnsi="Arial" w:cs="Arial"/>
          <w:color w:val="000000"/>
          <w:sz w:val="22"/>
          <w:szCs w:val="22"/>
        </w:rPr>
        <w:tab/>
      </w:r>
      <w:bookmarkStart w:id="10" w:name="_Hlk166233674"/>
      <w:r w:rsidR="00A75017">
        <w:rPr>
          <w:rFonts w:ascii="Arial" w:hAnsi="Arial" w:cs="Arial"/>
          <w:color w:val="000000"/>
          <w:sz w:val="22"/>
          <w:szCs w:val="22"/>
        </w:rPr>
        <w:t>Use the answer to (b) (</w:t>
      </w:r>
      <w:proofErr w:type="spellStart"/>
      <w:r w:rsidR="00A75017">
        <w:rPr>
          <w:rFonts w:ascii="Arial" w:hAnsi="Arial" w:cs="Arial"/>
          <w:color w:val="000000"/>
          <w:sz w:val="22"/>
          <w:szCs w:val="22"/>
        </w:rPr>
        <w:t>i</w:t>
      </w:r>
      <w:proofErr w:type="spellEnd"/>
      <w:r w:rsidR="00A75017">
        <w:rPr>
          <w:rFonts w:ascii="Arial" w:hAnsi="Arial" w:cs="Arial"/>
          <w:color w:val="000000"/>
          <w:sz w:val="22"/>
          <w:szCs w:val="22"/>
        </w:rPr>
        <w:t>) to calculate</w:t>
      </w:r>
      <w:r w:rsidRPr="00755A2C">
        <w:rPr>
          <w:rFonts w:ascii="Arial" w:hAnsi="Arial" w:cs="Arial"/>
          <w:color w:val="000000"/>
          <w:sz w:val="22"/>
          <w:szCs w:val="22"/>
        </w:rPr>
        <w:t xml:space="preserve"> the threshold frequency for Zinc and show </w:t>
      </w:r>
    </w:p>
    <w:p w14:paraId="61F1752C" w14:textId="3E737B4C" w:rsidR="00755A2C" w:rsidRPr="00755A2C" w:rsidRDefault="00755A2C" w:rsidP="00C50060">
      <w:pPr>
        <w:ind w:left="720" w:firstLine="720"/>
        <w:rPr>
          <w:rFonts w:ascii="Arial" w:hAnsi="Arial" w:cs="Arial"/>
          <w:color w:val="000000"/>
          <w:sz w:val="22"/>
          <w:szCs w:val="22"/>
        </w:rPr>
      </w:pPr>
      <w:r w:rsidRPr="00755A2C">
        <w:rPr>
          <w:rFonts w:ascii="Arial" w:hAnsi="Arial" w:cs="Arial"/>
          <w:color w:val="000000"/>
          <w:sz w:val="22"/>
          <w:szCs w:val="22"/>
        </w:rPr>
        <w:t xml:space="preserve">that it </w:t>
      </w:r>
      <w:r w:rsidR="00ED7D31">
        <w:rPr>
          <w:rFonts w:ascii="Arial" w:hAnsi="Arial" w:cs="Arial"/>
          <w:color w:val="000000"/>
          <w:sz w:val="22"/>
          <w:szCs w:val="22"/>
        </w:rPr>
        <w:t xml:space="preserve">is </w:t>
      </w:r>
      <w:r w:rsidRPr="00755A2C">
        <w:rPr>
          <w:rFonts w:ascii="Arial" w:hAnsi="Arial" w:cs="Arial"/>
          <w:color w:val="000000"/>
          <w:sz w:val="22"/>
          <w:szCs w:val="22"/>
        </w:rPr>
        <w:t xml:space="preserve">about </w:t>
      </w:r>
      <w:r w:rsidR="00A75017">
        <w:rPr>
          <w:rFonts w:ascii="Arial" w:hAnsi="Arial" w:cs="Arial"/>
          <w:color w:val="000000"/>
          <w:sz w:val="22"/>
          <w:szCs w:val="22"/>
        </w:rPr>
        <w:tab/>
      </w:r>
      <w:r w:rsidRPr="00755A2C">
        <w:rPr>
          <w:rFonts w:ascii="Arial" w:hAnsi="Arial" w:cs="Arial"/>
          <w:color w:val="000000"/>
          <w:sz w:val="22"/>
          <w:szCs w:val="22"/>
        </w:rPr>
        <w:t xml:space="preserve">9.5 </w:t>
      </w:r>
      <w:r w:rsidR="00472E1E">
        <w:rPr>
          <w:rFonts w:ascii="Arial" w:hAnsi="Arial" w:cs="Arial"/>
          <w:color w:val="000000"/>
          <w:sz w:val="22"/>
          <w:szCs w:val="22"/>
        </w:rPr>
        <w:t>×</w:t>
      </w:r>
      <w:r w:rsidRPr="00755A2C">
        <w:rPr>
          <w:rFonts w:ascii="Arial" w:hAnsi="Arial" w:cs="Arial"/>
          <w:color w:val="000000"/>
          <w:sz w:val="22"/>
          <w:szCs w:val="22"/>
        </w:rPr>
        <w:t xml:space="preserve"> 10</w:t>
      </w:r>
      <w:r w:rsidRPr="00755A2C">
        <w:rPr>
          <w:rFonts w:ascii="Arial" w:hAnsi="Arial" w:cs="Arial"/>
          <w:color w:val="000000"/>
          <w:sz w:val="22"/>
          <w:szCs w:val="22"/>
          <w:vertAlign w:val="superscript"/>
        </w:rPr>
        <w:t>14</w:t>
      </w:r>
      <w:r w:rsidRPr="00755A2C">
        <w:rPr>
          <w:rFonts w:ascii="Arial" w:hAnsi="Arial" w:cs="Arial"/>
          <w:color w:val="000000"/>
          <w:sz w:val="22"/>
          <w:szCs w:val="22"/>
        </w:rPr>
        <w:t xml:space="preserve"> Hz. </w:t>
      </w:r>
    </w:p>
    <w:bookmarkEnd w:id="10"/>
    <w:p w14:paraId="77ED4BBA" w14:textId="1BAE46DD" w:rsidR="00755A2C" w:rsidRPr="00755A2C" w:rsidRDefault="00755A2C" w:rsidP="002C44E4">
      <w:pPr>
        <w:spacing w:line="276" w:lineRule="auto"/>
        <w:rPr>
          <w:rFonts w:ascii="Arial" w:hAnsi="Arial" w:cs="Arial"/>
          <w:color w:val="000000"/>
          <w:sz w:val="22"/>
          <w:szCs w:val="22"/>
        </w:rPr>
      </w:pPr>
      <w:r w:rsidRPr="00755A2C">
        <w:rPr>
          <w:rFonts w:ascii="Arial" w:hAnsi="Arial" w:cs="Arial"/>
          <w:color w:val="000000"/>
          <w:sz w:val="22"/>
          <w:szCs w:val="22"/>
        </w:rPr>
        <w:tab/>
      </w:r>
      <w:r w:rsidR="00C50060">
        <w:rPr>
          <w:rFonts w:ascii="Arial" w:hAnsi="Arial" w:cs="Arial"/>
          <w:color w:val="000000"/>
          <w:sz w:val="22"/>
          <w:szCs w:val="22"/>
        </w:rPr>
        <w:tab/>
      </w:r>
      <w:r w:rsidRPr="00755A2C">
        <w:rPr>
          <w:rFonts w:ascii="Arial" w:hAnsi="Arial" w:cs="Arial"/>
          <w:color w:val="000000"/>
          <w:sz w:val="22"/>
          <w:szCs w:val="22"/>
        </w:rPr>
        <w:t xml:space="preserve">[If you were unable to </w:t>
      </w:r>
      <w:r w:rsidR="00CB5B88">
        <w:rPr>
          <w:rFonts w:ascii="Arial" w:hAnsi="Arial" w:cs="Arial"/>
          <w:color w:val="000000"/>
          <w:sz w:val="22"/>
          <w:szCs w:val="22"/>
        </w:rPr>
        <w:t>calculate</w:t>
      </w:r>
      <w:r w:rsidRPr="00755A2C">
        <w:rPr>
          <w:rFonts w:ascii="Arial" w:hAnsi="Arial" w:cs="Arial"/>
          <w:color w:val="000000"/>
          <w:sz w:val="22"/>
          <w:szCs w:val="22"/>
        </w:rPr>
        <w:t xml:space="preserve"> an answer for part (</w:t>
      </w:r>
      <w:proofErr w:type="spellStart"/>
      <w:r w:rsidRPr="00755A2C">
        <w:rPr>
          <w:rFonts w:ascii="Arial" w:hAnsi="Arial" w:cs="Arial"/>
          <w:color w:val="000000"/>
          <w:sz w:val="22"/>
          <w:szCs w:val="22"/>
        </w:rPr>
        <w:t>i</w:t>
      </w:r>
      <w:proofErr w:type="spellEnd"/>
      <w:r w:rsidRPr="00755A2C">
        <w:rPr>
          <w:rFonts w:ascii="Arial" w:hAnsi="Arial" w:cs="Arial"/>
          <w:color w:val="000000"/>
          <w:sz w:val="22"/>
          <w:szCs w:val="22"/>
        </w:rPr>
        <w:t xml:space="preserve">), use </w:t>
      </w:r>
      <w:r w:rsidR="00CB5B88">
        <w:rPr>
          <w:rFonts w:ascii="Arial" w:hAnsi="Arial" w:cs="Arial"/>
          <w:color w:val="000000"/>
          <w:sz w:val="22"/>
          <w:szCs w:val="22"/>
        </w:rPr>
        <w:t xml:space="preserve">7.20 </w:t>
      </w:r>
      <w:r w:rsidR="00472E1E">
        <w:rPr>
          <w:rFonts w:ascii="Arial" w:hAnsi="Arial" w:cs="Arial"/>
          <w:color w:val="000000"/>
          <w:sz w:val="22"/>
          <w:szCs w:val="22"/>
        </w:rPr>
        <w:t>×</w:t>
      </w:r>
      <w:r w:rsidR="00CB5B88">
        <w:rPr>
          <w:rFonts w:ascii="Arial" w:hAnsi="Arial" w:cs="Arial"/>
          <w:color w:val="000000"/>
          <w:sz w:val="22"/>
          <w:szCs w:val="22"/>
        </w:rPr>
        <w:t xml:space="preserve"> 10</w:t>
      </w:r>
      <w:r w:rsidR="00CB5B88" w:rsidRPr="00DA6B6A">
        <w:rPr>
          <w:rFonts w:ascii="Arial" w:hAnsi="Arial" w:cs="Arial"/>
          <w:color w:val="000000"/>
          <w:sz w:val="22"/>
          <w:szCs w:val="22"/>
          <w:vertAlign w:val="superscript"/>
        </w:rPr>
        <w:t>-19</w:t>
      </w:r>
      <w:r w:rsidR="00CB5B88">
        <w:rPr>
          <w:rFonts w:ascii="Arial" w:hAnsi="Arial" w:cs="Arial"/>
          <w:color w:val="000000"/>
          <w:sz w:val="22"/>
          <w:szCs w:val="22"/>
        </w:rPr>
        <w:t xml:space="preserve"> J</w:t>
      </w:r>
      <w:r w:rsidRPr="00755A2C">
        <w:rPr>
          <w:rFonts w:ascii="Arial" w:hAnsi="Arial" w:cs="Arial"/>
          <w:color w:val="000000"/>
          <w:sz w:val="22"/>
          <w:szCs w:val="22"/>
        </w:rPr>
        <w:t>]</w:t>
      </w:r>
      <w:r w:rsidR="002C44E4">
        <w:rPr>
          <w:rFonts w:ascii="Arial" w:hAnsi="Arial" w:cs="Arial"/>
          <w:color w:val="000000"/>
          <w:sz w:val="22"/>
          <w:szCs w:val="22"/>
        </w:rPr>
        <w:t xml:space="preserve"> </w:t>
      </w:r>
      <w:r w:rsidR="002C44E4">
        <w:rPr>
          <w:rFonts w:ascii="Arial" w:hAnsi="Arial" w:cs="Arial"/>
          <w:color w:val="000000"/>
          <w:sz w:val="22"/>
          <w:szCs w:val="22"/>
        </w:rPr>
        <w:tab/>
      </w:r>
      <w:r w:rsidR="00CB5B88">
        <w:rPr>
          <w:rFonts w:ascii="Arial" w:hAnsi="Arial" w:cs="Arial"/>
          <w:color w:val="000000"/>
          <w:sz w:val="22"/>
          <w:szCs w:val="22"/>
        </w:rPr>
        <w:t xml:space="preserve">       </w:t>
      </w:r>
      <w:proofErr w:type="gramStart"/>
      <w:r w:rsidR="00CB5B88">
        <w:rPr>
          <w:rFonts w:ascii="Arial" w:hAnsi="Arial" w:cs="Arial"/>
          <w:color w:val="000000"/>
          <w:sz w:val="22"/>
          <w:szCs w:val="22"/>
        </w:rPr>
        <w:t xml:space="preserve">   </w:t>
      </w:r>
      <w:r w:rsidRPr="00755A2C">
        <w:rPr>
          <w:rFonts w:ascii="Arial" w:hAnsi="Arial" w:cs="Arial"/>
          <w:color w:val="000000"/>
          <w:sz w:val="22"/>
          <w:szCs w:val="22"/>
        </w:rPr>
        <w:t>(</w:t>
      </w:r>
      <w:proofErr w:type="gramEnd"/>
      <w:r w:rsidRPr="00755A2C">
        <w:rPr>
          <w:rFonts w:ascii="Arial" w:hAnsi="Arial" w:cs="Arial"/>
          <w:color w:val="000000"/>
          <w:sz w:val="22"/>
          <w:szCs w:val="22"/>
        </w:rPr>
        <w:t>3</w:t>
      </w:r>
      <w:r w:rsidR="002C44E4">
        <w:rPr>
          <w:rFonts w:ascii="Arial" w:hAnsi="Arial" w:cs="Arial"/>
          <w:color w:val="000000"/>
          <w:sz w:val="22"/>
          <w:szCs w:val="22"/>
        </w:rPr>
        <w:t xml:space="preserve"> marks</w:t>
      </w:r>
      <w:r w:rsidRPr="00755A2C">
        <w:rPr>
          <w:rFonts w:ascii="Arial" w:hAnsi="Arial" w:cs="Arial"/>
          <w:color w:val="000000"/>
          <w:sz w:val="22"/>
          <w:szCs w:val="22"/>
        </w:rPr>
        <w:t>)</w:t>
      </w:r>
    </w:p>
    <w:p w14:paraId="0A71B81A" w14:textId="77777777" w:rsidR="00755A2C" w:rsidRPr="00755A2C" w:rsidRDefault="00755A2C" w:rsidP="00755A2C">
      <w:pPr>
        <w:jc w:val="right"/>
        <w:rPr>
          <w:rFonts w:ascii="Arial" w:hAnsi="Arial" w:cs="Arial"/>
          <w:color w:val="000000"/>
          <w:sz w:val="22"/>
          <w:szCs w:val="22"/>
        </w:rPr>
      </w:pPr>
    </w:p>
    <w:p w14:paraId="5947641E" w14:textId="77777777" w:rsidR="00755A2C" w:rsidRPr="00755A2C" w:rsidRDefault="00755A2C" w:rsidP="00755A2C">
      <w:pPr>
        <w:jc w:val="right"/>
        <w:rPr>
          <w:rFonts w:ascii="Arial" w:hAnsi="Arial" w:cs="Arial"/>
          <w:color w:val="000000"/>
          <w:sz w:val="22"/>
          <w:szCs w:val="22"/>
        </w:rPr>
      </w:pPr>
    </w:p>
    <w:p w14:paraId="6F41EAFE" w14:textId="77777777" w:rsidR="00755A2C" w:rsidRPr="00755A2C" w:rsidRDefault="00755A2C" w:rsidP="00755A2C">
      <w:pPr>
        <w:jc w:val="right"/>
        <w:rPr>
          <w:rFonts w:ascii="Arial" w:hAnsi="Arial" w:cs="Arial"/>
          <w:color w:val="000000"/>
          <w:sz w:val="22"/>
          <w:szCs w:val="22"/>
        </w:rPr>
      </w:pPr>
    </w:p>
    <w:p w14:paraId="2752F4E6" w14:textId="77777777" w:rsidR="00755A2C" w:rsidRPr="00755A2C" w:rsidRDefault="00755A2C" w:rsidP="00755A2C">
      <w:pPr>
        <w:jc w:val="right"/>
        <w:rPr>
          <w:rFonts w:ascii="Arial" w:hAnsi="Arial" w:cs="Arial"/>
          <w:color w:val="000000"/>
          <w:sz w:val="22"/>
          <w:szCs w:val="22"/>
        </w:rPr>
      </w:pPr>
    </w:p>
    <w:p w14:paraId="2ABA9F53" w14:textId="77777777" w:rsidR="00755A2C" w:rsidRPr="00755A2C" w:rsidRDefault="00755A2C" w:rsidP="00755A2C">
      <w:pPr>
        <w:jc w:val="right"/>
        <w:rPr>
          <w:rFonts w:ascii="Arial" w:hAnsi="Arial" w:cs="Arial"/>
          <w:color w:val="000000"/>
          <w:sz w:val="22"/>
          <w:szCs w:val="22"/>
        </w:rPr>
      </w:pPr>
    </w:p>
    <w:p w14:paraId="24E0CEF6" w14:textId="77777777" w:rsidR="00755A2C" w:rsidRPr="00755A2C" w:rsidRDefault="00755A2C" w:rsidP="00755A2C">
      <w:pPr>
        <w:jc w:val="right"/>
        <w:rPr>
          <w:rFonts w:ascii="Arial" w:hAnsi="Arial" w:cs="Arial"/>
          <w:color w:val="000000"/>
          <w:sz w:val="22"/>
          <w:szCs w:val="22"/>
        </w:rPr>
      </w:pPr>
    </w:p>
    <w:p w14:paraId="7A2E2FB6" w14:textId="77777777" w:rsidR="00755A2C" w:rsidRPr="00755A2C" w:rsidRDefault="00755A2C" w:rsidP="00755A2C">
      <w:pPr>
        <w:jc w:val="right"/>
        <w:rPr>
          <w:rFonts w:ascii="Arial" w:hAnsi="Arial" w:cs="Arial"/>
          <w:color w:val="000000"/>
          <w:sz w:val="22"/>
          <w:szCs w:val="22"/>
        </w:rPr>
      </w:pPr>
    </w:p>
    <w:p w14:paraId="2E641804" w14:textId="77777777" w:rsidR="00755A2C" w:rsidRDefault="00755A2C" w:rsidP="00755A2C">
      <w:pPr>
        <w:jc w:val="right"/>
        <w:rPr>
          <w:rFonts w:ascii="Arial" w:hAnsi="Arial" w:cs="Arial"/>
          <w:color w:val="000000"/>
          <w:sz w:val="22"/>
          <w:szCs w:val="22"/>
        </w:rPr>
      </w:pPr>
    </w:p>
    <w:p w14:paraId="0C7742AF" w14:textId="77777777" w:rsidR="001B4B23" w:rsidRDefault="001B4B23" w:rsidP="00755A2C">
      <w:pPr>
        <w:jc w:val="right"/>
        <w:rPr>
          <w:rFonts w:ascii="Arial" w:hAnsi="Arial" w:cs="Arial"/>
          <w:color w:val="000000"/>
          <w:sz w:val="22"/>
          <w:szCs w:val="22"/>
        </w:rPr>
      </w:pPr>
    </w:p>
    <w:p w14:paraId="5547522A" w14:textId="77777777" w:rsidR="001B4B23" w:rsidRDefault="001B4B23" w:rsidP="00755A2C">
      <w:pPr>
        <w:jc w:val="right"/>
        <w:rPr>
          <w:rFonts w:ascii="Arial" w:hAnsi="Arial" w:cs="Arial"/>
          <w:color w:val="000000"/>
          <w:sz w:val="22"/>
          <w:szCs w:val="22"/>
        </w:rPr>
      </w:pPr>
    </w:p>
    <w:p w14:paraId="1722B4AF" w14:textId="77777777" w:rsidR="001B4B23" w:rsidRDefault="001B4B23" w:rsidP="00755A2C">
      <w:pPr>
        <w:jc w:val="right"/>
        <w:rPr>
          <w:rFonts w:ascii="Arial" w:hAnsi="Arial" w:cs="Arial"/>
          <w:color w:val="000000"/>
          <w:sz w:val="22"/>
          <w:szCs w:val="22"/>
        </w:rPr>
      </w:pPr>
    </w:p>
    <w:p w14:paraId="53DD78E5" w14:textId="77777777" w:rsidR="001B4B23" w:rsidRDefault="001B4B23" w:rsidP="00755A2C">
      <w:pPr>
        <w:jc w:val="right"/>
        <w:rPr>
          <w:rFonts w:ascii="Arial" w:hAnsi="Arial" w:cs="Arial"/>
          <w:color w:val="000000"/>
          <w:sz w:val="22"/>
          <w:szCs w:val="22"/>
        </w:rPr>
      </w:pPr>
    </w:p>
    <w:p w14:paraId="20874957" w14:textId="77777777" w:rsidR="001B4B23" w:rsidRPr="00755A2C" w:rsidRDefault="001B4B23" w:rsidP="00755A2C">
      <w:pPr>
        <w:jc w:val="right"/>
        <w:rPr>
          <w:rFonts w:ascii="Arial" w:hAnsi="Arial" w:cs="Arial"/>
          <w:color w:val="000000"/>
          <w:sz w:val="22"/>
          <w:szCs w:val="22"/>
        </w:rPr>
      </w:pPr>
    </w:p>
    <w:p w14:paraId="50FA1975" w14:textId="77777777" w:rsidR="00755A2C" w:rsidRPr="00755A2C" w:rsidRDefault="00755A2C" w:rsidP="00755A2C">
      <w:pPr>
        <w:jc w:val="right"/>
        <w:rPr>
          <w:rFonts w:ascii="Arial" w:hAnsi="Arial" w:cs="Arial"/>
          <w:color w:val="000000"/>
          <w:sz w:val="22"/>
          <w:szCs w:val="22"/>
        </w:rPr>
      </w:pPr>
    </w:p>
    <w:p w14:paraId="25AF8CB3" w14:textId="323083D4" w:rsidR="00755A2C" w:rsidRPr="00755A2C" w:rsidRDefault="009D5597" w:rsidP="00755A2C">
      <w:pPr>
        <w:jc w:val="right"/>
        <w:rPr>
          <w:rFonts w:ascii="Arial" w:hAnsi="Arial" w:cs="Arial"/>
          <w:color w:val="000000"/>
          <w:sz w:val="22"/>
          <w:szCs w:val="22"/>
        </w:rPr>
      </w:pPr>
      <w:r>
        <w:rPr>
          <w:rFonts w:ascii="Arial" w:hAnsi="Arial" w:cs="Arial"/>
          <w:bCs/>
          <w:sz w:val="22"/>
          <w:szCs w:val="22"/>
        </w:rPr>
        <w:t xml:space="preserve">Answer </w:t>
      </w:r>
      <w:r w:rsidRPr="009D5597">
        <w:rPr>
          <w:rFonts w:ascii="Arial" w:hAnsi="Arial" w:cs="Arial"/>
          <w:bCs/>
          <w:sz w:val="22"/>
          <w:szCs w:val="22"/>
        </w:rPr>
        <w:t xml:space="preserve">________________ </w:t>
      </w:r>
      <w:r w:rsidR="00755A2C" w:rsidRPr="00755A2C">
        <w:rPr>
          <w:rFonts w:ascii="Arial" w:hAnsi="Arial" w:cs="Arial"/>
          <w:color w:val="000000"/>
          <w:sz w:val="22"/>
          <w:szCs w:val="22"/>
        </w:rPr>
        <w:t>Hz</w:t>
      </w:r>
    </w:p>
    <w:p w14:paraId="289B2422" w14:textId="77777777" w:rsidR="00057DBC" w:rsidRDefault="00057DBC" w:rsidP="009C099C">
      <w:pPr>
        <w:spacing w:line="259" w:lineRule="auto"/>
        <w:ind w:firstLine="720"/>
        <w:rPr>
          <w:rFonts w:ascii="Arial" w:hAnsi="Arial" w:cs="Arial"/>
          <w:color w:val="000000"/>
          <w:sz w:val="22"/>
          <w:szCs w:val="22"/>
        </w:rPr>
      </w:pPr>
    </w:p>
    <w:p w14:paraId="7EC11BCE" w14:textId="5E50B063" w:rsidR="00755A2C" w:rsidRPr="00755A2C" w:rsidRDefault="00755A2C" w:rsidP="00A471C7">
      <w:pPr>
        <w:spacing w:line="259" w:lineRule="auto"/>
        <w:ind w:firstLine="720"/>
        <w:rPr>
          <w:rFonts w:ascii="Arial" w:hAnsi="Arial" w:cs="Arial"/>
          <w:color w:val="000000"/>
          <w:sz w:val="22"/>
          <w:szCs w:val="22"/>
        </w:rPr>
      </w:pPr>
      <w:r w:rsidRPr="00755A2C">
        <w:rPr>
          <w:rFonts w:ascii="Arial" w:hAnsi="Arial" w:cs="Arial"/>
          <w:color w:val="000000"/>
          <w:sz w:val="22"/>
          <w:szCs w:val="22"/>
        </w:rPr>
        <w:t xml:space="preserve">(iii) </w:t>
      </w:r>
      <w:r w:rsidRPr="00755A2C">
        <w:rPr>
          <w:rFonts w:ascii="Arial" w:hAnsi="Arial" w:cs="Arial"/>
          <w:color w:val="000000"/>
          <w:sz w:val="22"/>
          <w:szCs w:val="22"/>
        </w:rPr>
        <w:tab/>
      </w:r>
      <w:bookmarkStart w:id="11" w:name="_Hlk173229931"/>
      <w:r w:rsidRPr="00755A2C">
        <w:rPr>
          <w:rFonts w:ascii="Arial" w:hAnsi="Arial" w:cs="Arial"/>
          <w:color w:val="000000"/>
          <w:sz w:val="22"/>
          <w:szCs w:val="22"/>
        </w:rPr>
        <w:t xml:space="preserve">Estimate the </w:t>
      </w:r>
      <w:r w:rsidR="00965910">
        <w:rPr>
          <w:rFonts w:ascii="Arial" w:hAnsi="Arial" w:cs="Arial"/>
          <w:color w:val="000000"/>
          <w:sz w:val="22"/>
          <w:szCs w:val="22"/>
        </w:rPr>
        <w:t xml:space="preserve">magnitude of the </w:t>
      </w:r>
      <w:r w:rsidRPr="00755A2C">
        <w:rPr>
          <w:rFonts w:ascii="Arial" w:hAnsi="Arial" w:cs="Arial"/>
          <w:color w:val="000000"/>
          <w:sz w:val="22"/>
          <w:szCs w:val="22"/>
        </w:rPr>
        <w:t>stopping voltage (V</w:t>
      </w:r>
      <w:r w:rsidRPr="00755A2C">
        <w:rPr>
          <w:rFonts w:ascii="Arial" w:hAnsi="Arial" w:cs="Arial"/>
          <w:color w:val="000000"/>
          <w:sz w:val="22"/>
          <w:szCs w:val="22"/>
          <w:vertAlign w:val="subscript"/>
        </w:rPr>
        <w:t>0</w:t>
      </w:r>
      <w:r w:rsidRPr="00755A2C">
        <w:rPr>
          <w:rFonts w:ascii="Arial" w:hAnsi="Arial" w:cs="Arial"/>
          <w:color w:val="000000"/>
          <w:sz w:val="22"/>
          <w:szCs w:val="22"/>
        </w:rPr>
        <w:t xml:space="preserve">) for incident radiation with a frequency </w:t>
      </w:r>
      <w:r w:rsidR="00A471C7">
        <w:rPr>
          <w:rFonts w:ascii="Arial" w:hAnsi="Arial" w:cs="Arial"/>
          <w:color w:val="000000"/>
          <w:sz w:val="22"/>
          <w:szCs w:val="22"/>
        </w:rPr>
        <w:t xml:space="preserve">                         </w:t>
      </w:r>
      <w:r w:rsidR="00A471C7">
        <w:rPr>
          <w:rFonts w:ascii="Arial" w:hAnsi="Arial" w:cs="Arial"/>
          <w:color w:val="000000"/>
          <w:sz w:val="22"/>
          <w:szCs w:val="22"/>
        </w:rPr>
        <w:tab/>
      </w:r>
      <w:r w:rsidR="00A471C7">
        <w:rPr>
          <w:rFonts w:ascii="Arial" w:hAnsi="Arial" w:cs="Arial"/>
          <w:color w:val="000000"/>
          <w:sz w:val="22"/>
          <w:szCs w:val="22"/>
        </w:rPr>
        <w:tab/>
      </w:r>
      <w:r w:rsidRPr="00755A2C">
        <w:rPr>
          <w:rFonts w:ascii="Arial" w:hAnsi="Arial" w:cs="Arial"/>
          <w:color w:val="000000"/>
          <w:sz w:val="22"/>
          <w:szCs w:val="22"/>
        </w:rPr>
        <w:t xml:space="preserve">of 1.20 </w:t>
      </w:r>
      <w:r w:rsidR="00472E1E">
        <w:rPr>
          <w:rFonts w:ascii="Arial" w:hAnsi="Arial" w:cs="Arial"/>
          <w:color w:val="000000"/>
          <w:sz w:val="22"/>
          <w:szCs w:val="22"/>
        </w:rPr>
        <w:t>×</w:t>
      </w:r>
      <w:r w:rsidRPr="00755A2C">
        <w:rPr>
          <w:rFonts w:ascii="Arial" w:hAnsi="Arial" w:cs="Arial"/>
          <w:color w:val="000000"/>
          <w:sz w:val="22"/>
          <w:szCs w:val="22"/>
        </w:rPr>
        <w:t xml:space="preserve"> 10</w:t>
      </w:r>
      <w:r w:rsidRPr="00755A2C">
        <w:rPr>
          <w:rFonts w:ascii="Arial" w:hAnsi="Arial" w:cs="Arial"/>
          <w:color w:val="000000"/>
          <w:sz w:val="22"/>
          <w:szCs w:val="22"/>
          <w:vertAlign w:val="superscript"/>
        </w:rPr>
        <w:t>15</w:t>
      </w:r>
      <w:r w:rsidRPr="00755A2C">
        <w:rPr>
          <w:rFonts w:ascii="Arial" w:hAnsi="Arial" w:cs="Arial"/>
          <w:color w:val="000000"/>
          <w:sz w:val="22"/>
          <w:szCs w:val="22"/>
        </w:rPr>
        <w:t xml:space="preserve"> Hz. </w:t>
      </w:r>
      <w:bookmarkEnd w:id="11"/>
    </w:p>
    <w:p w14:paraId="51549A1B" w14:textId="5EB13050" w:rsidR="00755A2C" w:rsidRPr="00755A2C" w:rsidRDefault="00E4795F" w:rsidP="00755A2C">
      <w:pPr>
        <w:jc w:val="right"/>
        <w:rPr>
          <w:rFonts w:ascii="Arial" w:hAnsi="Arial" w:cs="Arial"/>
          <w:color w:val="000000"/>
          <w:sz w:val="22"/>
          <w:szCs w:val="22"/>
        </w:rPr>
      </w:pPr>
      <w:r>
        <w:rPr>
          <w:rFonts w:ascii="Arial" w:hAnsi="Arial" w:cs="Arial"/>
          <w:color w:val="000000"/>
          <w:sz w:val="22"/>
          <w:szCs w:val="22"/>
        </w:rPr>
        <w:t>(</w:t>
      </w:r>
      <w:r w:rsidR="00755A2C" w:rsidRPr="00755A2C">
        <w:rPr>
          <w:rFonts w:ascii="Arial" w:hAnsi="Arial" w:cs="Arial"/>
          <w:color w:val="000000"/>
          <w:sz w:val="22"/>
          <w:szCs w:val="22"/>
        </w:rPr>
        <w:t>2</w:t>
      </w:r>
      <w:r w:rsidR="00AB5DE1">
        <w:rPr>
          <w:rFonts w:ascii="Arial" w:hAnsi="Arial" w:cs="Arial"/>
          <w:color w:val="000000"/>
          <w:sz w:val="22"/>
          <w:szCs w:val="22"/>
        </w:rPr>
        <w:t xml:space="preserve"> marks</w:t>
      </w:r>
      <w:r>
        <w:rPr>
          <w:rFonts w:ascii="Arial" w:hAnsi="Arial" w:cs="Arial"/>
          <w:color w:val="000000"/>
          <w:sz w:val="22"/>
          <w:szCs w:val="22"/>
        </w:rPr>
        <w:t>)</w:t>
      </w:r>
    </w:p>
    <w:p w14:paraId="35A8E9C8" w14:textId="77777777" w:rsidR="00755A2C" w:rsidRPr="00755A2C" w:rsidRDefault="00755A2C" w:rsidP="00755A2C">
      <w:pPr>
        <w:jc w:val="right"/>
        <w:rPr>
          <w:rFonts w:ascii="Arial" w:hAnsi="Arial" w:cs="Arial"/>
          <w:color w:val="000000"/>
          <w:sz w:val="22"/>
          <w:szCs w:val="22"/>
        </w:rPr>
      </w:pPr>
    </w:p>
    <w:p w14:paraId="2C1D6DAE" w14:textId="77777777" w:rsidR="00755A2C" w:rsidRPr="00755A2C" w:rsidRDefault="00755A2C" w:rsidP="00755A2C">
      <w:pPr>
        <w:jc w:val="right"/>
        <w:rPr>
          <w:rFonts w:ascii="Arial" w:hAnsi="Arial" w:cs="Arial"/>
          <w:color w:val="000000"/>
          <w:sz w:val="22"/>
          <w:szCs w:val="22"/>
        </w:rPr>
      </w:pPr>
    </w:p>
    <w:p w14:paraId="000585C1" w14:textId="77777777" w:rsidR="00755A2C" w:rsidRPr="00755A2C" w:rsidRDefault="00755A2C" w:rsidP="00755A2C">
      <w:pPr>
        <w:jc w:val="right"/>
        <w:rPr>
          <w:rFonts w:ascii="Arial" w:hAnsi="Arial" w:cs="Arial"/>
          <w:color w:val="000000"/>
          <w:sz w:val="22"/>
          <w:szCs w:val="22"/>
        </w:rPr>
      </w:pPr>
    </w:p>
    <w:p w14:paraId="6EE8F2E9" w14:textId="77777777" w:rsidR="00755A2C" w:rsidRPr="00755A2C" w:rsidRDefault="00755A2C" w:rsidP="00755A2C">
      <w:pPr>
        <w:jc w:val="right"/>
        <w:rPr>
          <w:rFonts w:ascii="Arial" w:hAnsi="Arial" w:cs="Arial"/>
          <w:color w:val="000000"/>
          <w:sz w:val="22"/>
          <w:szCs w:val="22"/>
        </w:rPr>
      </w:pPr>
    </w:p>
    <w:p w14:paraId="79BBBE84" w14:textId="77777777" w:rsidR="00755A2C" w:rsidRDefault="00755A2C" w:rsidP="00755A2C">
      <w:pPr>
        <w:jc w:val="right"/>
        <w:rPr>
          <w:rFonts w:ascii="Arial" w:hAnsi="Arial" w:cs="Arial"/>
          <w:color w:val="000000"/>
          <w:sz w:val="22"/>
          <w:szCs w:val="22"/>
        </w:rPr>
      </w:pPr>
    </w:p>
    <w:p w14:paraId="362EF930" w14:textId="77777777" w:rsidR="00755A2C" w:rsidRDefault="00755A2C" w:rsidP="00755A2C">
      <w:pPr>
        <w:jc w:val="right"/>
        <w:rPr>
          <w:rFonts w:ascii="Arial" w:hAnsi="Arial" w:cs="Arial"/>
          <w:color w:val="000000"/>
          <w:sz w:val="22"/>
          <w:szCs w:val="22"/>
        </w:rPr>
      </w:pPr>
    </w:p>
    <w:p w14:paraId="675C7C22" w14:textId="77777777" w:rsidR="00755A2C" w:rsidRDefault="00755A2C" w:rsidP="00755A2C">
      <w:pPr>
        <w:jc w:val="right"/>
        <w:rPr>
          <w:rFonts w:ascii="Arial" w:hAnsi="Arial" w:cs="Arial"/>
          <w:color w:val="000000"/>
          <w:sz w:val="22"/>
          <w:szCs w:val="22"/>
        </w:rPr>
      </w:pPr>
    </w:p>
    <w:p w14:paraId="2D6C2D85" w14:textId="77777777" w:rsidR="00996DE8" w:rsidRDefault="00996DE8" w:rsidP="00755A2C">
      <w:pPr>
        <w:jc w:val="right"/>
        <w:rPr>
          <w:rFonts w:ascii="Arial" w:hAnsi="Arial" w:cs="Arial"/>
          <w:color w:val="000000"/>
          <w:sz w:val="22"/>
          <w:szCs w:val="22"/>
        </w:rPr>
      </w:pPr>
    </w:p>
    <w:p w14:paraId="6B1F0C5E" w14:textId="77777777" w:rsidR="00996DE8" w:rsidRDefault="00996DE8" w:rsidP="00755A2C">
      <w:pPr>
        <w:jc w:val="right"/>
        <w:rPr>
          <w:rFonts w:ascii="Arial" w:hAnsi="Arial" w:cs="Arial"/>
          <w:color w:val="000000"/>
          <w:sz w:val="22"/>
          <w:szCs w:val="22"/>
        </w:rPr>
      </w:pPr>
    </w:p>
    <w:p w14:paraId="73BCA083" w14:textId="77777777" w:rsidR="00996DE8" w:rsidRDefault="00996DE8" w:rsidP="00755A2C">
      <w:pPr>
        <w:jc w:val="right"/>
        <w:rPr>
          <w:rFonts w:ascii="Arial" w:hAnsi="Arial" w:cs="Arial"/>
          <w:color w:val="000000"/>
          <w:sz w:val="22"/>
          <w:szCs w:val="22"/>
        </w:rPr>
      </w:pPr>
    </w:p>
    <w:p w14:paraId="4DBE0ABC" w14:textId="77777777" w:rsidR="00996DE8" w:rsidRDefault="00996DE8" w:rsidP="00755A2C">
      <w:pPr>
        <w:jc w:val="right"/>
        <w:rPr>
          <w:rFonts w:ascii="Arial" w:hAnsi="Arial" w:cs="Arial"/>
          <w:color w:val="000000"/>
          <w:sz w:val="22"/>
          <w:szCs w:val="22"/>
        </w:rPr>
      </w:pPr>
    </w:p>
    <w:p w14:paraId="5C304700" w14:textId="77777777" w:rsidR="00996DE8" w:rsidRDefault="00996DE8" w:rsidP="00755A2C">
      <w:pPr>
        <w:jc w:val="right"/>
        <w:rPr>
          <w:rFonts w:ascii="Arial" w:hAnsi="Arial" w:cs="Arial"/>
          <w:color w:val="000000"/>
          <w:sz w:val="22"/>
          <w:szCs w:val="22"/>
        </w:rPr>
      </w:pPr>
    </w:p>
    <w:p w14:paraId="571B755F" w14:textId="77777777" w:rsidR="00996DE8" w:rsidRDefault="00996DE8" w:rsidP="00755A2C">
      <w:pPr>
        <w:jc w:val="right"/>
        <w:rPr>
          <w:rFonts w:ascii="Arial" w:hAnsi="Arial" w:cs="Arial"/>
          <w:color w:val="000000"/>
          <w:sz w:val="22"/>
          <w:szCs w:val="22"/>
        </w:rPr>
      </w:pPr>
    </w:p>
    <w:p w14:paraId="6E2DC8FA" w14:textId="77777777" w:rsidR="00996DE8" w:rsidRPr="00755A2C" w:rsidRDefault="00996DE8" w:rsidP="00755A2C">
      <w:pPr>
        <w:jc w:val="right"/>
        <w:rPr>
          <w:rFonts w:ascii="Arial" w:hAnsi="Arial" w:cs="Arial"/>
          <w:color w:val="000000"/>
          <w:sz w:val="22"/>
          <w:szCs w:val="22"/>
        </w:rPr>
      </w:pPr>
    </w:p>
    <w:p w14:paraId="3288CEE8" w14:textId="77777777" w:rsidR="00755A2C" w:rsidRPr="00755A2C" w:rsidRDefault="00755A2C" w:rsidP="00755A2C">
      <w:pPr>
        <w:jc w:val="right"/>
        <w:rPr>
          <w:rFonts w:ascii="Arial" w:hAnsi="Arial" w:cs="Arial"/>
          <w:color w:val="000000"/>
          <w:sz w:val="22"/>
          <w:szCs w:val="22"/>
        </w:rPr>
      </w:pPr>
    </w:p>
    <w:p w14:paraId="457664FC" w14:textId="77777777" w:rsidR="00755A2C" w:rsidRPr="00755A2C" w:rsidRDefault="00755A2C" w:rsidP="00755A2C">
      <w:pPr>
        <w:jc w:val="right"/>
        <w:rPr>
          <w:rFonts w:ascii="Arial" w:hAnsi="Arial" w:cs="Arial"/>
          <w:color w:val="000000"/>
          <w:sz w:val="22"/>
          <w:szCs w:val="22"/>
        </w:rPr>
      </w:pPr>
    </w:p>
    <w:p w14:paraId="6A0CF50E" w14:textId="0A3E339C" w:rsidR="00755A2C" w:rsidRPr="00755A2C" w:rsidRDefault="002017F4" w:rsidP="00755A2C">
      <w:pPr>
        <w:jc w:val="right"/>
        <w:rPr>
          <w:rFonts w:ascii="Arial" w:hAnsi="Arial" w:cs="Arial"/>
          <w:color w:val="000000"/>
          <w:sz w:val="22"/>
          <w:szCs w:val="22"/>
        </w:rPr>
      </w:pPr>
      <w:r>
        <w:rPr>
          <w:rFonts w:ascii="Arial" w:hAnsi="Arial" w:cs="Arial"/>
          <w:bCs/>
          <w:sz w:val="22"/>
          <w:szCs w:val="22"/>
        </w:rPr>
        <w:t xml:space="preserve">Answer </w:t>
      </w:r>
      <w:r w:rsidRPr="009D5597">
        <w:rPr>
          <w:rFonts w:ascii="Arial" w:hAnsi="Arial" w:cs="Arial"/>
          <w:bCs/>
          <w:sz w:val="22"/>
          <w:szCs w:val="22"/>
        </w:rPr>
        <w:t>________________</w:t>
      </w:r>
      <w:r w:rsidR="00755A2C" w:rsidRPr="00755A2C">
        <w:rPr>
          <w:rFonts w:ascii="Arial" w:hAnsi="Arial" w:cs="Arial"/>
          <w:color w:val="000000"/>
          <w:sz w:val="22"/>
          <w:szCs w:val="22"/>
        </w:rPr>
        <w:t xml:space="preserve"> V</w:t>
      </w:r>
    </w:p>
    <w:p w14:paraId="0E220E4E" w14:textId="77777777" w:rsidR="00755A2C" w:rsidRPr="00755A2C" w:rsidRDefault="00755A2C" w:rsidP="00755A2C">
      <w:pPr>
        <w:rPr>
          <w:rFonts w:ascii="Arial" w:hAnsi="Arial" w:cs="Arial"/>
          <w:color w:val="000000"/>
          <w:sz w:val="22"/>
          <w:szCs w:val="22"/>
        </w:rPr>
      </w:pPr>
    </w:p>
    <w:p w14:paraId="7B2BA7A8" w14:textId="77777777" w:rsidR="004B4FFC" w:rsidRDefault="004B4FFC">
      <w:pPr>
        <w:spacing w:after="160" w:line="259" w:lineRule="auto"/>
        <w:rPr>
          <w:rFonts w:ascii="Arial" w:hAnsi="Arial" w:cs="Arial"/>
          <w:color w:val="000000"/>
          <w:sz w:val="22"/>
          <w:szCs w:val="22"/>
        </w:rPr>
      </w:pPr>
      <w:r>
        <w:rPr>
          <w:rFonts w:ascii="Arial" w:hAnsi="Arial" w:cs="Arial"/>
          <w:color w:val="000000"/>
          <w:sz w:val="22"/>
          <w:szCs w:val="22"/>
        </w:rPr>
        <w:br w:type="page"/>
      </w:r>
    </w:p>
    <w:p w14:paraId="1C17B941" w14:textId="77777777" w:rsidR="00A471C7" w:rsidRDefault="00A471C7" w:rsidP="00AB5DE1">
      <w:pPr>
        <w:rPr>
          <w:rFonts w:ascii="Arial" w:hAnsi="Arial" w:cs="Arial"/>
          <w:color w:val="000000"/>
          <w:sz w:val="22"/>
          <w:szCs w:val="22"/>
        </w:rPr>
      </w:pPr>
    </w:p>
    <w:p w14:paraId="3F37A478" w14:textId="008226D0" w:rsidR="00755A2C" w:rsidRPr="00755A2C" w:rsidRDefault="00755A2C" w:rsidP="00AB5DE1">
      <w:pPr>
        <w:rPr>
          <w:rFonts w:ascii="Arial" w:hAnsi="Arial" w:cs="Arial"/>
          <w:color w:val="000000"/>
          <w:sz w:val="22"/>
          <w:szCs w:val="22"/>
        </w:rPr>
      </w:pPr>
      <w:r w:rsidRPr="00755A2C">
        <w:rPr>
          <w:rFonts w:ascii="Arial" w:hAnsi="Arial" w:cs="Arial"/>
          <w:color w:val="000000"/>
          <w:sz w:val="22"/>
          <w:szCs w:val="22"/>
        </w:rPr>
        <w:t>(c)</w:t>
      </w:r>
      <w:r w:rsidRPr="00755A2C">
        <w:rPr>
          <w:rFonts w:ascii="Arial" w:hAnsi="Arial" w:cs="Arial"/>
          <w:color w:val="000000"/>
          <w:sz w:val="22"/>
          <w:szCs w:val="22"/>
        </w:rPr>
        <w:tab/>
      </w:r>
      <w:bookmarkStart w:id="12" w:name="_Hlk167367960"/>
      <w:r w:rsidRPr="00755A2C">
        <w:rPr>
          <w:rFonts w:ascii="Arial" w:hAnsi="Arial" w:cs="Arial"/>
          <w:color w:val="000000"/>
          <w:sz w:val="22"/>
          <w:szCs w:val="22"/>
        </w:rPr>
        <w:t xml:space="preserve">Calculate the energy released by the gravitational wave </w:t>
      </w:r>
      <w:r w:rsidR="002244EB" w:rsidRPr="002244EB">
        <w:rPr>
          <w:rFonts w:ascii="Arial" w:hAnsi="Arial" w:cs="Arial"/>
          <w:color w:val="000000"/>
          <w:sz w:val="22"/>
          <w:szCs w:val="22"/>
        </w:rPr>
        <w:t>detected by the LIGO detector in 2016</w:t>
      </w:r>
      <w:r w:rsidR="002244EB" w:rsidRPr="00755A2C">
        <w:rPr>
          <w:rFonts w:ascii="Arial" w:hAnsi="Arial" w:cs="Arial"/>
          <w:color w:val="000000"/>
          <w:sz w:val="22"/>
          <w:szCs w:val="22"/>
        </w:rPr>
        <w:t xml:space="preserve"> </w:t>
      </w:r>
      <w:r w:rsidR="002244EB">
        <w:rPr>
          <w:rFonts w:ascii="Arial" w:hAnsi="Arial" w:cs="Arial"/>
          <w:color w:val="000000"/>
          <w:sz w:val="22"/>
          <w:szCs w:val="22"/>
        </w:rPr>
        <w:tab/>
      </w:r>
      <w:r w:rsidRPr="00755A2C">
        <w:rPr>
          <w:rFonts w:ascii="Arial" w:hAnsi="Arial" w:cs="Arial"/>
          <w:color w:val="000000"/>
          <w:sz w:val="22"/>
          <w:szCs w:val="22"/>
        </w:rPr>
        <w:t>(in Joules) and</w:t>
      </w:r>
      <w:r w:rsidR="00310D68">
        <w:rPr>
          <w:rFonts w:ascii="Arial" w:hAnsi="Arial" w:cs="Arial"/>
          <w:color w:val="000000"/>
          <w:sz w:val="22"/>
          <w:szCs w:val="22"/>
        </w:rPr>
        <w:t>, given that power is the rate at which energy is released,</w:t>
      </w:r>
      <w:r w:rsidRPr="00755A2C">
        <w:rPr>
          <w:rFonts w:ascii="Arial" w:hAnsi="Arial" w:cs="Arial"/>
          <w:color w:val="000000"/>
          <w:sz w:val="22"/>
          <w:szCs w:val="22"/>
        </w:rPr>
        <w:t xml:space="preserve"> the </w:t>
      </w:r>
      <w:proofErr w:type="gramStart"/>
      <w:r w:rsidRPr="00755A2C">
        <w:rPr>
          <w:rFonts w:ascii="Arial" w:hAnsi="Arial" w:cs="Arial"/>
          <w:color w:val="000000"/>
          <w:sz w:val="22"/>
          <w:szCs w:val="22"/>
        </w:rPr>
        <w:t>time period</w:t>
      </w:r>
      <w:proofErr w:type="gramEnd"/>
      <w:r w:rsidRPr="00755A2C">
        <w:rPr>
          <w:rFonts w:ascii="Arial" w:hAnsi="Arial" w:cs="Arial"/>
          <w:color w:val="000000"/>
          <w:sz w:val="22"/>
          <w:szCs w:val="22"/>
        </w:rPr>
        <w:t xml:space="preserve"> over </w:t>
      </w:r>
      <w:r w:rsidR="002244EB">
        <w:rPr>
          <w:rFonts w:ascii="Arial" w:hAnsi="Arial" w:cs="Arial"/>
          <w:color w:val="000000"/>
          <w:sz w:val="22"/>
          <w:szCs w:val="22"/>
        </w:rPr>
        <w:tab/>
      </w:r>
      <w:r w:rsidRPr="00755A2C">
        <w:rPr>
          <w:rFonts w:ascii="Arial" w:hAnsi="Arial" w:cs="Arial"/>
          <w:color w:val="000000"/>
          <w:sz w:val="22"/>
          <w:szCs w:val="22"/>
        </w:rPr>
        <w:t>which it was released.</w:t>
      </w:r>
      <w:bookmarkEnd w:id="12"/>
      <w:r w:rsidR="00AB5DE1">
        <w:rPr>
          <w:rFonts w:ascii="Arial" w:hAnsi="Arial" w:cs="Arial"/>
          <w:color w:val="000000"/>
          <w:sz w:val="22"/>
          <w:szCs w:val="22"/>
        </w:rPr>
        <w:t xml:space="preserve">                   </w:t>
      </w:r>
      <w:r w:rsidR="002244EB">
        <w:rPr>
          <w:rFonts w:ascii="Arial" w:hAnsi="Arial" w:cs="Arial"/>
          <w:color w:val="000000"/>
          <w:sz w:val="22"/>
          <w:szCs w:val="22"/>
        </w:rPr>
        <w:tab/>
      </w:r>
      <w:r w:rsidR="002244EB">
        <w:rPr>
          <w:rFonts w:ascii="Arial" w:hAnsi="Arial" w:cs="Arial"/>
          <w:color w:val="000000"/>
          <w:sz w:val="22"/>
          <w:szCs w:val="22"/>
        </w:rPr>
        <w:tab/>
      </w:r>
      <w:r w:rsidR="002244EB">
        <w:rPr>
          <w:rFonts w:ascii="Arial" w:hAnsi="Arial" w:cs="Arial"/>
          <w:color w:val="000000"/>
          <w:sz w:val="22"/>
          <w:szCs w:val="22"/>
        </w:rPr>
        <w:tab/>
      </w:r>
      <w:r w:rsidR="002244EB">
        <w:rPr>
          <w:rFonts w:ascii="Arial" w:hAnsi="Arial" w:cs="Arial"/>
          <w:color w:val="000000"/>
          <w:sz w:val="22"/>
          <w:szCs w:val="22"/>
        </w:rPr>
        <w:tab/>
      </w:r>
      <w:r w:rsidR="002244EB">
        <w:rPr>
          <w:rFonts w:ascii="Arial" w:hAnsi="Arial" w:cs="Arial"/>
          <w:color w:val="000000"/>
          <w:sz w:val="22"/>
          <w:szCs w:val="22"/>
        </w:rPr>
        <w:tab/>
      </w:r>
      <w:r w:rsidR="002244EB">
        <w:rPr>
          <w:rFonts w:ascii="Arial" w:hAnsi="Arial" w:cs="Arial"/>
          <w:color w:val="000000"/>
          <w:sz w:val="22"/>
          <w:szCs w:val="22"/>
        </w:rPr>
        <w:tab/>
      </w:r>
      <w:r w:rsidR="002244EB">
        <w:rPr>
          <w:rFonts w:ascii="Arial" w:hAnsi="Arial" w:cs="Arial"/>
          <w:color w:val="000000"/>
          <w:sz w:val="22"/>
          <w:szCs w:val="22"/>
        </w:rPr>
        <w:tab/>
        <w:t xml:space="preserve">          </w:t>
      </w:r>
      <w:r w:rsidR="00310D68">
        <w:rPr>
          <w:rFonts w:ascii="Arial" w:hAnsi="Arial" w:cs="Arial"/>
          <w:color w:val="000000"/>
          <w:sz w:val="22"/>
          <w:szCs w:val="22"/>
        </w:rPr>
        <w:t>(3</w:t>
      </w:r>
      <w:r w:rsidR="00AB5DE1">
        <w:rPr>
          <w:rFonts w:ascii="Arial" w:hAnsi="Arial" w:cs="Arial"/>
          <w:color w:val="000000"/>
          <w:sz w:val="22"/>
          <w:szCs w:val="22"/>
        </w:rPr>
        <w:t xml:space="preserve"> marks</w:t>
      </w:r>
      <w:r w:rsidR="00310D68">
        <w:rPr>
          <w:rFonts w:ascii="Arial" w:hAnsi="Arial" w:cs="Arial"/>
          <w:color w:val="000000"/>
          <w:sz w:val="22"/>
          <w:szCs w:val="22"/>
        </w:rPr>
        <w:t>)</w:t>
      </w:r>
    </w:p>
    <w:p w14:paraId="54AD6E9A" w14:textId="77777777" w:rsidR="00755A2C" w:rsidRPr="00755A2C" w:rsidRDefault="00755A2C" w:rsidP="00755A2C">
      <w:pPr>
        <w:rPr>
          <w:rFonts w:ascii="Arial" w:hAnsi="Arial" w:cs="Arial"/>
          <w:color w:val="000000"/>
          <w:sz w:val="22"/>
          <w:szCs w:val="22"/>
        </w:rPr>
      </w:pPr>
    </w:p>
    <w:p w14:paraId="1C78F013" w14:textId="77777777" w:rsidR="00755A2C" w:rsidRPr="00755A2C" w:rsidRDefault="00755A2C" w:rsidP="00755A2C">
      <w:pPr>
        <w:rPr>
          <w:rFonts w:ascii="Arial" w:hAnsi="Arial" w:cs="Arial"/>
          <w:color w:val="000000"/>
          <w:sz w:val="22"/>
          <w:szCs w:val="22"/>
        </w:rPr>
      </w:pPr>
    </w:p>
    <w:p w14:paraId="669ED27B" w14:textId="77777777" w:rsidR="00755A2C" w:rsidRPr="00755A2C" w:rsidRDefault="00755A2C" w:rsidP="00755A2C">
      <w:pPr>
        <w:rPr>
          <w:rFonts w:ascii="Arial" w:hAnsi="Arial" w:cs="Arial"/>
          <w:color w:val="000000"/>
          <w:sz w:val="22"/>
          <w:szCs w:val="22"/>
        </w:rPr>
      </w:pPr>
    </w:p>
    <w:p w14:paraId="75FDA0C2" w14:textId="77777777" w:rsidR="00755A2C" w:rsidRPr="00755A2C" w:rsidRDefault="00755A2C" w:rsidP="00755A2C">
      <w:pPr>
        <w:rPr>
          <w:rFonts w:ascii="Arial" w:hAnsi="Arial" w:cs="Arial"/>
          <w:color w:val="000000"/>
          <w:sz w:val="22"/>
          <w:szCs w:val="22"/>
        </w:rPr>
      </w:pPr>
    </w:p>
    <w:p w14:paraId="1E0D17C8" w14:textId="77777777" w:rsidR="00755A2C" w:rsidRPr="00755A2C" w:rsidRDefault="00755A2C" w:rsidP="00755A2C">
      <w:pPr>
        <w:rPr>
          <w:rFonts w:ascii="Arial" w:hAnsi="Arial" w:cs="Arial"/>
          <w:color w:val="000000"/>
          <w:sz w:val="22"/>
          <w:szCs w:val="22"/>
        </w:rPr>
      </w:pPr>
    </w:p>
    <w:p w14:paraId="77561D4F" w14:textId="77777777" w:rsidR="00755A2C" w:rsidRPr="00755A2C" w:rsidRDefault="00755A2C" w:rsidP="00755A2C">
      <w:pPr>
        <w:rPr>
          <w:rFonts w:ascii="Arial" w:hAnsi="Arial" w:cs="Arial"/>
          <w:color w:val="000000"/>
          <w:sz w:val="22"/>
          <w:szCs w:val="22"/>
        </w:rPr>
      </w:pPr>
    </w:p>
    <w:p w14:paraId="3DAF4EBE" w14:textId="77777777" w:rsidR="00755A2C" w:rsidRPr="00755A2C" w:rsidRDefault="00755A2C" w:rsidP="00755A2C">
      <w:pPr>
        <w:rPr>
          <w:rFonts w:ascii="Arial" w:hAnsi="Arial" w:cs="Arial"/>
          <w:color w:val="000000"/>
          <w:sz w:val="22"/>
          <w:szCs w:val="22"/>
        </w:rPr>
      </w:pPr>
    </w:p>
    <w:p w14:paraId="096CB05C" w14:textId="77777777" w:rsidR="00755A2C" w:rsidRPr="00755A2C" w:rsidRDefault="00755A2C" w:rsidP="00755A2C">
      <w:pPr>
        <w:rPr>
          <w:rFonts w:ascii="Arial" w:hAnsi="Arial" w:cs="Arial"/>
          <w:color w:val="000000"/>
          <w:sz w:val="22"/>
          <w:szCs w:val="22"/>
        </w:rPr>
      </w:pPr>
    </w:p>
    <w:p w14:paraId="29B66B07" w14:textId="77777777" w:rsidR="00755A2C" w:rsidRDefault="00755A2C" w:rsidP="00755A2C">
      <w:pPr>
        <w:rPr>
          <w:rFonts w:ascii="Arial" w:hAnsi="Arial" w:cs="Arial"/>
          <w:color w:val="000000"/>
          <w:sz w:val="22"/>
          <w:szCs w:val="22"/>
        </w:rPr>
      </w:pPr>
    </w:p>
    <w:p w14:paraId="1AEAB5B6" w14:textId="77777777" w:rsidR="00755A2C" w:rsidRDefault="00755A2C" w:rsidP="00755A2C">
      <w:pPr>
        <w:rPr>
          <w:rFonts w:ascii="Arial" w:hAnsi="Arial" w:cs="Arial"/>
          <w:color w:val="000000"/>
          <w:sz w:val="22"/>
          <w:szCs w:val="22"/>
        </w:rPr>
      </w:pPr>
    </w:p>
    <w:p w14:paraId="5FE3A438" w14:textId="77777777" w:rsidR="00755A2C" w:rsidRDefault="00755A2C" w:rsidP="00755A2C">
      <w:pPr>
        <w:rPr>
          <w:rFonts w:ascii="Arial" w:hAnsi="Arial" w:cs="Arial"/>
          <w:color w:val="000000"/>
          <w:sz w:val="22"/>
          <w:szCs w:val="22"/>
        </w:rPr>
      </w:pPr>
    </w:p>
    <w:p w14:paraId="7EBB70F6" w14:textId="77777777" w:rsidR="00996DE8" w:rsidRDefault="00996DE8" w:rsidP="00755A2C">
      <w:pPr>
        <w:rPr>
          <w:rFonts w:ascii="Arial" w:hAnsi="Arial" w:cs="Arial"/>
          <w:color w:val="000000"/>
          <w:sz w:val="22"/>
          <w:szCs w:val="22"/>
        </w:rPr>
      </w:pPr>
    </w:p>
    <w:p w14:paraId="57F9D3FD" w14:textId="77777777" w:rsidR="00996DE8" w:rsidRDefault="00996DE8" w:rsidP="00755A2C">
      <w:pPr>
        <w:rPr>
          <w:rFonts w:ascii="Arial" w:hAnsi="Arial" w:cs="Arial"/>
          <w:color w:val="000000"/>
          <w:sz w:val="22"/>
          <w:szCs w:val="22"/>
        </w:rPr>
      </w:pPr>
    </w:p>
    <w:p w14:paraId="78CFFE85" w14:textId="77777777" w:rsidR="00996DE8" w:rsidRDefault="00996DE8" w:rsidP="00755A2C">
      <w:pPr>
        <w:rPr>
          <w:rFonts w:ascii="Arial" w:hAnsi="Arial" w:cs="Arial"/>
          <w:color w:val="000000"/>
          <w:sz w:val="22"/>
          <w:szCs w:val="22"/>
        </w:rPr>
      </w:pPr>
    </w:p>
    <w:p w14:paraId="43347B9A" w14:textId="77777777" w:rsidR="00996DE8" w:rsidRDefault="00996DE8" w:rsidP="00755A2C">
      <w:pPr>
        <w:rPr>
          <w:rFonts w:ascii="Arial" w:hAnsi="Arial" w:cs="Arial"/>
          <w:color w:val="000000"/>
          <w:sz w:val="22"/>
          <w:szCs w:val="22"/>
        </w:rPr>
      </w:pPr>
    </w:p>
    <w:p w14:paraId="12CE8F30" w14:textId="77777777" w:rsidR="00996DE8" w:rsidRDefault="00996DE8" w:rsidP="00755A2C">
      <w:pPr>
        <w:rPr>
          <w:rFonts w:ascii="Arial" w:hAnsi="Arial" w:cs="Arial"/>
          <w:color w:val="000000"/>
          <w:sz w:val="22"/>
          <w:szCs w:val="22"/>
        </w:rPr>
      </w:pPr>
    </w:p>
    <w:p w14:paraId="5C058687" w14:textId="77777777" w:rsidR="00996DE8" w:rsidRDefault="00996DE8" w:rsidP="00755A2C">
      <w:pPr>
        <w:rPr>
          <w:rFonts w:ascii="Arial" w:hAnsi="Arial" w:cs="Arial"/>
          <w:color w:val="000000"/>
          <w:sz w:val="22"/>
          <w:szCs w:val="22"/>
        </w:rPr>
      </w:pPr>
    </w:p>
    <w:p w14:paraId="31CD5778" w14:textId="77777777" w:rsidR="00996DE8" w:rsidRDefault="00996DE8" w:rsidP="00755A2C">
      <w:pPr>
        <w:rPr>
          <w:rFonts w:ascii="Arial" w:hAnsi="Arial" w:cs="Arial"/>
          <w:color w:val="000000"/>
          <w:sz w:val="22"/>
          <w:szCs w:val="22"/>
        </w:rPr>
      </w:pPr>
    </w:p>
    <w:p w14:paraId="20CB78E4" w14:textId="77777777" w:rsidR="00996DE8" w:rsidRDefault="00996DE8" w:rsidP="00755A2C">
      <w:pPr>
        <w:rPr>
          <w:rFonts w:ascii="Arial" w:hAnsi="Arial" w:cs="Arial"/>
          <w:color w:val="000000"/>
          <w:sz w:val="22"/>
          <w:szCs w:val="22"/>
        </w:rPr>
      </w:pPr>
    </w:p>
    <w:p w14:paraId="74BC02D5" w14:textId="77777777" w:rsidR="00996DE8" w:rsidRDefault="00996DE8" w:rsidP="00755A2C">
      <w:pPr>
        <w:rPr>
          <w:rFonts w:ascii="Arial" w:hAnsi="Arial" w:cs="Arial"/>
          <w:color w:val="000000"/>
          <w:sz w:val="22"/>
          <w:szCs w:val="22"/>
        </w:rPr>
      </w:pPr>
    </w:p>
    <w:p w14:paraId="1973AB2F" w14:textId="77777777" w:rsidR="00996DE8" w:rsidRDefault="00996DE8" w:rsidP="00755A2C">
      <w:pPr>
        <w:rPr>
          <w:rFonts w:ascii="Arial" w:hAnsi="Arial" w:cs="Arial"/>
          <w:color w:val="000000"/>
          <w:sz w:val="22"/>
          <w:szCs w:val="22"/>
        </w:rPr>
      </w:pPr>
    </w:p>
    <w:p w14:paraId="58E5159D" w14:textId="77777777" w:rsidR="00996DE8" w:rsidRPr="00755A2C" w:rsidRDefault="00996DE8" w:rsidP="00755A2C">
      <w:pPr>
        <w:rPr>
          <w:rFonts w:ascii="Arial" w:hAnsi="Arial" w:cs="Arial"/>
          <w:color w:val="000000"/>
          <w:sz w:val="22"/>
          <w:szCs w:val="22"/>
        </w:rPr>
      </w:pPr>
    </w:p>
    <w:p w14:paraId="5634A875" w14:textId="77777777" w:rsidR="00755A2C" w:rsidRPr="00755A2C" w:rsidRDefault="00755A2C" w:rsidP="00755A2C">
      <w:pPr>
        <w:rPr>
          <w:rFonts w:ascii="Arial" w:hAnsi="Arial" w:cs="Arial"/>
          <w:color w:val="000000"/>
          <w:sz w:val="22"/>
          <w:szCs w:val="22"/>
        </w:rPr>
      </w:pPr>
    </w:p>
    <w:p w14:paraId="3D2F8432" w14:textId="79317D58" w:rsidR="00755A2C" w:rsidRPr="00755A2C" w:rsidRDefault="002017F4" w:rsidP="00755A2C">
      <w:pPr>
        <w:jc w:val="right"/>
        <w:rPr>
          <w:rFonts w:ascii="Arial" w:hAnsi="Arial" w:cs="Arial"/>
          <w:color w:val="000000"/>
          <w:sz w:val="22"/>
          <w:szCs w:val="22"/>
        </w:rPr>
      </w:pPr>
      <w:r>
        <w:rPr>
          <w:rFonts w:ascii="Arial" w:hAnsi="Arial" w:cs="Arial"/>
          <w:bCs/>
          <w:sz w:val="22"/>
          <w:szCs w:val="22"/>
        </w:rPr>
        <w:t xml:space="preserve">Answer </w:t>
      </w:r>
      <w:r w:rsidRPr="009D5597">
        <w:rPr>
          <w:rFonts w:ascii="Arial" w:hAnsi="Arial" w:cs="Arial"/>
          <w:bCs/>
          <w:sz w:val="22"/>
          <w:szCs w:val="22"/>
        </w:rPr>
        <w:t>________________</w:t>
      </w:r>
      <w:r w:rsidR="00755A2C" w:rsidRPr="00755A2C">
        <w:rPr>
          <w:rFonts w:ascii="Arial" w:hAnsi="Arial" w:cs="Arial"/>
          <w:color w:val="000000"/>
          <w:sz w:val="22"/>
          <w:szCs w:val="22"/>
        </w:rPr>
        <w:t xml:space="preserve"> J</w:t>
      </w:r>
    </w:p>
    <w:p w14:paraId="62EF3705" w14:textId="77777777" w:rsidR="00755A2C" w:rsidRPr="00755A2C" w:rsidRDefault="00755A2C" w:rsidP="00755A2C">
      <w:pPr>
        <w:jc w:val="right"/>
        <w:rPr>
          <w:rFonts w:ascii="Arial" w:hAnsi="Arial" w:cs="Arial"/>
          <w:color w:val="000000"/>
          <w:sz w:val="22"/>
          <w:szCs w:val="22"/>
        </w:rPr>
      </w:pPr>
    </w:p>
    <w:p w14:paraId="0E1EB840" w14:textId="7AA27FFE" w:rsidR="00755A2C" w:rsidRPr="00755A2C" w:rsidRDefault="002017F4" w:rsidP="00755A2C">
      <w:pPr>
        <w:jc w:val="right"/>
        <w:rPr>
          <w:rFonts w:ascii="Arial" w:hAnsi="Arial" w:cs="Arial"/>
          <w:color w:val="000000"/>
          <w:sz w:val="22"/>
          <w:szCs w:val="22"/>
        </w:rPr>
      </w:pPr>
      <w:r>
        <w:rPr>
          <w:rFonts w:ascii="Arial" w:hAnsi="Arial" w:cs="Arial"/>
          <w:bCs/>
          <w:sz w:val="22"/>
          <w:szCs w:val="22"/>
        </w:rPr>
        <w:t xml:space="preserve">Answer </w:t>
      </w:r>
      <w:r w:rsidRPr="009D5597">
        <w:rPr>
          <w:rFonts w:ascii="Arial" w:hAnsi="Arial" w:cs="Arial"/>
          <w:bCs/>
          <w:sz w:val="22"/>
          <w:szCs w:val="22"/>
        </w:rPr>
        <w:t>________________</w:t>
      </w:r>
      <w:r w:rsidR="00755A2C" w:rsidRPr="00755A2C">
        <w:rPr>
          <w:rFonts w:ascii="Arial" w:hAnsi="Arial" w:cs="Arial"/>
          <w:color w:val="000000"/>
          <w:sz w:val="22"/>
          <w:szCs w:val="22"/>
        </w:rPr>
        <w:t xml:space="preserve"> s</w:t>
      </w:r>
    </w:p>
    <w:p w14:paraId="0427C94B" w14:textId="77777777" w:rsidR="00A471C7" w:rsidRDefault="00A471C7" w:rsidP="00A471C7">
      <w:pPr>
        <w:spacing w:after="160" w:line="259" w:lineRule="auto"/>
        <w:rPr>
          <w:rFonts w:ascii="Arial" w:hAnsi="Arial" w:cs="Arial"/>
          <w:color w:val="000000"/>
          <w:sz w:val="22"/>
          <w:szCs w:val="22"/>
        </w:rPr>
      </w:pPr>
    </w:p>
    <w:p w14:paraId="33902D8E" w14:textId="1461B9F6" w:rsidR="0087201F" w:rsidRPr="00A471C7" w:rsidRDefault="00755A2C" w:rsidP="00A471C7">
      <w:pPr>
        <w:spacing w:after="160" w:line="259" w:lineRule="auto"/>
        <w:rPr>
          <w:rFonts w:ascii="Arial" w:eastAsia="Times New Roman" w:hAnsi="Arial" w:cs="Arial"/>
          <w:color w:val="000000"/>
          <w:sz w:val="22"/>
          <w:szCs w:val="22"/>
          <w:lang w:eastAsia="en-AU"/>
        </w:rPr>
      </w:pPr>
      <w:r w:rsidRPr="00755A2C">
        <w:rPr>
          <w:rFonts w:ascii="Arial" w:hAnsi="Arial" w:cs="Arial"/>
          <w:color w:val="000000"/>
          <w:sz w:val="22"/>
          <w:szCs w:val="22"/>
        </w:rPr>
        <w:t>(d)</w:t>
      </w:r>
      <w:r w:rsidRPr="00755A2C">
        <w:rPr>
          <w:rFonts w:ascii="Arial" w:hAnsi="Arial" w:cs="Arial"/>
          <w:color w:val="000000"/>
          <w:sz w:val="22"/>
          <w:szCs w:val="22"/>
        </w:rPr>
        <w:tab/>
        <w:t>Calculate the maximum mass of a graviton in kilograms (kg).</w:t>
      </w:r>
      <w:r w:rsidR="0087201F">
        <w:rPr>
          <w:rFonts w:ascii="Arial" w:hAnsi="Arial" w:cs="Arial"/>
          <w:color w:val="000000"/>
          <w:sz w:val="22"/>
          <w:szCs w:val="22"/>
        </w:rPr>
        <w:t xml:space="preserve"> </w:t>
      </w:r>
      <w:bookmarkStart w:id="13" w:name="_Hlk173229993"/>
      <w:r w:rsidR="0087201F">
        <w:rPr>
          <w:rFonts w:ascii="Arial" w:hAnsi="Arial" w:cs="Arial"/>
          <w:color w:val="000000"/>
          <w:sz w:val="22"/>
          <w:szCs w:val="22"/>
        </w:rPr>
        <w:t>[</w:t>
      </w:r>
      <w:r w:rsidR="0087201F" w:rsidRPr="0087201F">
        <w:rPr>
          <w:rStyle w:val="cf01"/>
          <w:rFonts w:ascii="Arial" w:hAnsi="Arial" w:cs="Arial"/>
          <w:sz w:val="22"/>
          <w:szCs w:val="22"/>
        </w:rPr>
        <w:t xml:space="preserve">Note that that the </w:t>
      </w:r>
      <w:r w:rsidR="0087201F">
        <w:rPr>
          <w:rStyle w:val="cf01"/>
          <w:rFonts w:ascii="Arial" w:hAnsi="Arial" w:cs="Arial"/>
          <w:sz w:val="22"/>
          <w:szCs w:val="22"/>
        </w:rPr>
        <w:t>1 J</w:t>
      </w:r>
      <w:r w:rsidR="0087201F" w:rsidRPr="0087201F">
        <w:rPr>
          <w:rStyle w:val="cf01"/>
          <w:rFonts w:ascii="Arial" w:hAnsi="Arial" w:cs="Arial"/>
          <w:sz w:val="22"/>
          <w:szCs w:val="22"/>
        </w:rPr>
        <w:t xml:space="preserve">oule (J) is </w:t>
      </w:r>
      <w:r w:rsidR="0087201F">
        <w:rPr>
          <w:rStyle w:val="cf01"/>
          <w:rFonts w:ascii="Arial" w:hAnsi="Arial" w:cs="Arial"/>
          <w:sz w:val="22"/>
          <w:szCs w:val="22"/>
        </w:rPr>
        <w:tab/>
      </w:r>
      <w:r w:rsidR="0087201F" w:rsidRPr="0087201F">
        <w:rPr>
          <w:rStyle w:val="cf01"/>
          <w:rFonts w:ascii="Arial" w:hAnsi="Arial" w:cs="Arial"/>
          <w:sz w:val="22"/>
          <w:szCs w:val="22"/>
        </w:rPr>
        <w:t>equivalent to</w:t>
      </w:r>
      <w:r w:rsidR="0087201F">
        <w:rPr>
          <w:rStyle w:val="cf01"/>
          <w:rFonts w:ascii="Arial" w:hAnsi="Arial" w:cs="Arial"/>
          <w:sz w:val="22"/>
          <w:szCs w:val="22"/>
        </w:rPr>
        <w:t xml:space="preserve"> 1</w:t>
      </w:r>
      <w:r w:rsidR="0087201F" w:rsidRPr="0087201F">
        <w:rPr>
          <w:rStyle w:val="cf01"/>
          <w:rFonts w:ascii="Arial" w:hAnsi="Arial" w:cs="Arial"/>
          <w:sz w:val="22"/>
          <w:szCs w:val="22"/>
        </w:rPr>
        <w:t xml:space="preserve"> kg </w:t>
      </w:r>
      <w:r w:rsidR="0087201F" w:rsidRPr="0087201F">
        <w:rPr>
          <w:rStyle w:val="cf11"/>
          <w:rFonts w:ascii="Arial" w:hAnsi="Arial" w:cs="Arial"/>
          <w:sz w:val="22"/>
          <w:szCs w:val="22"/>
        </w:rPr>
        <w:t>m</w:t>
      </w:r>
      <w:r w:rsidR="0087201F" w:rsidRPr="0087201F">
        <w:rPr>
          <w:rStyle w:val="cf21"/>
          <w:rFonts w:ascii="Arial" w:hAnsi="Arial" w:cs="Arial"/>
          <w:sz w:val="22"/>
          <w:szCs w:val="22"/>
        </w:rPr>
        <w:t>2</w:t>
      </w:r>
      <w:r w:rsidR="0087201F" w:rsidRPr="0087201F">
        <w:rPr>
          <w:rStyle w:val="cf11"/>
          <w:rFonts w:ascii="Arial" w:hAnsi="Arial" w:cs="Arial"/>
          <w:sz w:val="22"/>
          <w:szCs w:val="22"/>
        </w:rPr>
        <w:t xml:space="preserve"> s</w:t>
      </w:r>
      <w:r w:rsidR="0087201F" w:rsidRPr="0087201F">
        <w:rPr>
          <w:rStyle w:val="cf21"/>
          <w:rFonts w:ascii="Arial" w:hAnsi="Arial" w:cs="Arial"/>
          <w:sz w:val="22"/>
          <w:szCs w:val="22"/>
        </w:rPr>
        <w:t>–2</w:t>
      </w:r>
      <w:r w:rsidR="0087201F">
        <w:rPr>
          <w:rStyle w:val="cf21"/>
          <w:rFonts w:ascii="Arial" w:hAnsi="Arial" w:cs="Arial"/>
          <w:sz w:val="22"/>
          <w:szCs w:val="22"/>
          <w:vertAlign w:val="baseline"/>
        </w:rPr>
        <w:t>]</w:t>
      </w:r>
      <w:r w:rsidR="00C12E63">
        <w:rPr>
          <w:rStyle w:val="cf21"/>
          <w:rFonts w:ascii="Arial" w:hAnsi="Arial" w:cs="Arial"/>
          <w:sz w:val="22"/>
          <w:szCs w:val="22"/>
          <w:vertAlign w:val="baseline"/>
        </w:rPr>
        <w:t xml:space="preserve"> </w:t>
      </w:r>
      <w:bookmarkEnd w:id="13"/>
      <w:r w:rsidR="00C12E63">
        <w:rPr>
          <w:rStyle w:val="cf21"/>
          <w:rFonts w:ascii="Arial" w:hAnsi="Arial" w:cs="Arial"/>
          <w:sz w:val="22"/>
          <w:szCs w:val="22"/>
          <w:vertAlign w:val="baseline"/>
        </w:rPr>
        <w:tab/>
      </w:r>
      <w:r w:rsidR="00C12E63">
        <w:rPr>
          <w:rStyle w:val="cf21"/>
          <w:rFonts w:ascii="Arial" w:hAnsi="Arial" w:cs="Arial"/>
          <w:sz w:val="22"/>
          <w:szCs w:val="22"/>
          <w:vertAlign w:val="baseline"/>
        </w:rPr>
        <w:tab/>
      </w:r>
      <w:r w:rsidR="00C12E63">
        <w:rPr>
          <w:rStyle w:val="cf21"/>
          <w:rFonts w:ascii="Arial" w:hAnsi="Arial" w:cs="Arial"/>
          <w:sz w:val="22"/>
          <w:szCs w:val="22"/>
          <w:vertAlign w:val="baseline"/>
        </w:rPr>
        <w:tab/>
      </w:r>
      <w:r w:rsidR="00C12E63">
        <w:rPr>
          <w:rStyle w:val="cf21"/>
          <w:rFonts w:ascii="Arial" w:hAnsi="Arial" w:cs="Arial"/>
          <w:sz w:val="22"/>
          <w:szCs w:val="22"/>
          <w:vertAlign w:val="baseline"/>
        </w:rPr>
        <w:tab/>
      </w:r>
      <w:r w:rsidR="00C12E63">
        <w:rPr>
          <w:rStyle w:val="cf21"/>
          <w:rFonts w:ascii="Arial" w:hAnsi="Arial" w:cs="Arial"/>
          <w:sz w:val="22"/>
          <w:szCs w:val="22"/>
          <w:vertAlign w:val="baseline"/>
        </w:rPr>
        <w:tab/>
      </w:r>
      <w:r w:rsidR="00C12E63">
        <w:rPr>
          <w:rStyle w:val="cf21"/>
          <w:rFonts w:ascii="Arial" w:hAnsi="Arial" w:cs="Arial"/>
          <w:sz w:val="22"/>
          <w:szCs w:val="22"/>
          <w:vertAlign w:val="baseline"/>
        </w:rPr>
        <w:tab/>
      </w:r>
      <w:r w:rsidR="00C12E63">
        <w:rPr>
          <w:rStyle w:val="cf21"/>
          <w:rFonts w:ascii="Arial" w:hAnsi="Arial" w:cs="Arial"/>
          <w:sz w:val="22"/>
          <w:szCs w:val="22"/>
          <w:vertAlign w:val="baseline"/>
        </w:rPr>
        <w:tab/>
      </w:r>
      <w:r w:rsidR="00C12E63">
        <w:rPr>
          <w:rStyle w:val="cf21"/>
          <w:rFonts w:ascii="Arial" w:hAnsi="Arial" w:cs="Arial"/>
          <w:sz w:val="22"/>
          <w:szCs w:val="22"/>
          <w:vertAlign w:val="baseline"/>
        </w:rPr>
        <w:tab/>
        <w:t xml:space="preserve">       </w:t>
      </w:r>
      <w:proofErr w:type="gramStart"/>
      <w:r w:rsidR="00C12E63">
        <w:rPr>
          <w:rStyle w:val="cf21"/>
          <w:rFonts w:ascii="Arial" w:hAnsi="Arial" w:cs="Arial"/>
          <w:sz w:val="22"/>
          <w:szCs w:val="22"/>
          <w:vertAlign w:val="baseline"/>
        </w:rPr>
        <w:t xml:space="preserve">   (</w:t>
      </w:r>
      <w:proofErr w:type="gramEnd"/>
      <w:r w:rsidR="00C12E63">
        <w:rPr>
          <w:rStyle w:val="cf21"/>
          <w:rFonts w:ascii="Arial" w:hAnsi="Arial" w:cs="Arial"/>
          <w:sz w:val="22"/>
          <w:szCs w:val="22"/>
          <w:vertAlign w:val="baseline"/>
        </w:rPr>
        <w:t>2 marks)</w:t>
      </w:r>
    </w:p>
    <w:p w14:paraId="4D95C6D8" w14:textId="3D307D7F" w:rsidR="00755A2C" w:rsidRPr="00755A2C" w:rsidRDefault="00755A2C" w:rsidP="00265DCF">
      <w:pPr>
        <w:spacing w:after="160" w:line="259" w:lineRule="auto"/>
        <w:rPr>
          <w:rFonts w:ascii="Arial" w:hAnsi="Arial" w:cs="Arial"/>
          <w:color w:val="000000"/>
          <w:sz w:val="22"/>
          <w:szCs w:val="22"/>
        </w:rPr>
      </w:pPr>
    </w:p>
    <w:p w14:paraId="6A8AE020" w14:textId="77777777" w:rsidR="00755A2C" w:rsidRPr="00755A2C" w:rsidRDefault="00755A2C" w:rsidP="00755A2C">
      <w:pPr>
        <w:rPr>
          <w:rFonts w:ascii="Arial" w:hAnsi="Arial" w:cs="Arial"/>
          <w:color w:val="000000"/>
          <w:sz w:val="22"/>
          <w:szCs w:val="22"/>
        </w:rPr>
      </w:pPr>
    </w:p>
    <w:p w14:paraId="6CC51918" w14:textId="77777777" w:rsidR="00755A2C" w:rsidRPr="00755A2C" w:rsidRDefault="00755A2C" w:rsidP="00755A2C">
      <w:pPr>
        <w:rPr>
          <w:rFonts w:ascii="Arial" w:hAnsi="Arial" w:cs="Arial"/>
          <w:color w:val="000000"/>
          <w:sz w:val="22"/>
          <w:szCs w:val="22"/>
        </w:rPr>
      </w:pPr>
    </w:p>
    <w:p w14:paraId="60609604" w14:textId="77777777" w:rsidR="00755A2C" w:rsidRPr="00755A2C" w:rsidRDefault="00755A2C" w:rsidP="00755A2C">
      <w:pPr>
        <w:rPr>
          <w:rFonts w:ascii="Arial" w:hAnsi="Arial" w:cs="Arial"/>
          <w:color w:val="000000"/>
          <w:sz w:val="22"/>
          <w:szCs w:val="22"/>
        </w:rPr>
      </w:pPr>
    </w:p>
    <w:p w14:paraId="746811A9" w14:textId="77777777" w:rsidR="00755A2C" w:rsidRPr="00755A2C" w:rsidRDefault="00755A2C" w:rsidP="00755A2C">
      <w:pPr>
        <w:rPr>
          <w:rFonts w:ascii="Arial" w:hAnsi="Arial" w:cs="Arial"/>
          <w:color w:val="000000"/>
          <w:sz w:val="22"/>
          <w:szCs w:val="22"/>
        </w:rPr>
      </w:pPr>
    </w:p>
    <w:p w14:paraId="577A640C" w14:textId="77777777" w:rsidR="00755A2C" w:rsidRDefault="00755A2C" w:rsidP="00755A2C">
      <w:pPr>
        <w:rPr>
          <w:rFonts w:ascii="Arial" w:hAnsi="Arial" w:cs="Arial"/>
          <w:color w:val="000000"/>
          <w:sz w:val="22"/>
          <w:szCs w:val="22"/>
        </w:rPr>
      </w:pPr>
    </w:p>
    <w:p w14:paraId="46522214" w14:textId="77777777" w:rsidR="00265DCF" w:rsidRDefault="00265DCF" w:rsidP="00755A2C">
      <w:pPr>
        <w:rPr>
          <w:rFonts w:ascii="Arial" w:hAnsi="Arial" w:cs="Arial"/>
          <w:color w:val="000000"/>
          <w:sz w:val="22"/>
          <w:szCs w:val="22"/>
        </w:rPr>
      </w:pPr>
    </w:p>
    <w:p w14:paraId="00BC4EB4" w14:textId="77777777" w:rsidR="00265DCF" w:rsidRDefault="00265DCF" w:rsidP="00755A2C">
      <w:pPr>
        <w:rPr>
          <w:rFonts w:ascii="Arial" w:hAnsi="Arial" w:cs="Arial"/>
          <w:color w:val="000000"/>
          <w:sz w:val="22"/>
          <w:szCs w:val="22"/>
        </w:rPr>
      </w:pPr>
    </w:p>
    <w:p w14:paraId="2489931D" w14:textId="77777777" w:rsidR="00265DCF" w:rsidRDefault="00265DCF" w:rsidP="00755A2C">
      <w:pPr>
        <w:rPr>
          <w:rFonts w:ascii="Arial" w:hAnsi="Arial" w:cs="Arial"/>
          <w:color w:val="000000"/>
          <w:sz w:val="22"/>
          <w:szCs w:val="22"/>
        </w:rPr>
      </w:pPr>
    </w:p>
    <w:p w14:paraId="67A03F9A" w14:textId="77777777" w:rsidR="00265DCF" w:rsidRDefault="00265DCF" w:rsidP="00755A2C">
      <w:pPr>
        <w:rPr>
          <w:rFonts w:ascii="Arial" w:hAnsi="Arial" w:cs="Arial"/>
          <w:color w:val="000000"/>
          <w:sz w:val="22"/>
          <w:szCs w:val="22"/>
        </w:rPr>
      </w:pPr>
    </w:p>
    <w:p w14:paraId="7DD945B7" w14:textId="77777777" w:rsidR="00265DCF" w:rsidRDefault="00265DCF" w:rsidP="00755A2C">
      <w:pPr>
        <w:rPr>
          <w:rFonts w:ascii="Arial" w:hAnsi="Arial" w:cs="Arial"/>
          <w:color w:val="000000"/>
          <w:sz w:val="22"/>
          <w:szCs w:val="22"/>
        </w:rPr>
      </w:pPr>
    </w:p>
    <w:p w14:paraId="2B6C3410" w14:textId="77777777" w:rsidR="00265DCF" w:rsidRPr="00755A2C" w:rsidRDefault="00265DCF" w:rsidP="00755A2C">
      <w:pPr>
        <w:rPr>
          <w:rFonts w:ascii="Arial" w:hAnsi="Arial" w:cs="Arial"/>
          <w:color w:val="000000"/>
          <w:sz w:val="22"/>
          <w:szCs w:val="22"/>
        </w:rPr>
      </w:pPr>
    </w:p>
    <w:p w14:paraId="0D5D10AE" w14:textId="77777777" w:rsidR="00755A2C" w:rsidRPr="00755A2C" w:rsidRDefault="00755A2C" w:rsidP="00755A2C">
      <w:pPr>
        <w:rPr>
          <w:rFonts w:ascii="Arial" w:hAnsi="Arial" w:cs="Arial"/>
          <w:color w:val="000000"/>
          <w:sz w:val="22"/>
          <w:szCs w:val="22"/>
        </w:rPr>
      </w:pPr>
    </w:p>
    <w:p w14:paraId="4655A167" w14:textId="77777777" w:rsidR="00755A2C" w:rsidRPr="00755A2C" w:rsidRDefault="00755A2C" w:rsidP="00755A2C">
      <w:pPr>
        <w:rPr>
          <w:rFonts w:ascii="Arial" w:hAnsi="Arial" w:cs="Arial"/>
          <w:color w:val="000000"/>
          <w:sz w:val="22"/>
          <w:szCs w:val="22"/>
        </w:rPr>
      </w:pPr>
    </w:p>
    <w:p w14:paraId="5E1DBD1D" w14:textId="01167C10" w:rsidR="00755A2C" w:rsidRPr="00755A2C" w:rsidRDefault="001423E4" w:rsidP="00755A2C">
      <w:pPr>
        <w:jc w:val="right"/>
        <w:rPr>
          <w:rFonts w:ascii="Arial" w:hAnsi="Arial" w:cs="Arial"/>
          <w:color w:val="000000"/>
          <w:sz w:val="22"/>
          <w:szCs w:val="22"/>
        </w:rPr>
      </w:pPr>
      <w:r>
        <w:rPr>
          <w:rFonts w:ascii="Arial" w:hAnsi="Arial" w:cs="Arial"/>
          <w:bCs/>
          <w:sz w:val="22"/>
          <w:szCs w:val="22"/>
        </w:rPr>
        <w:t xml:space="preserve">Answer </w:t>
      </w:r>
      <w:r w:rsidRPr="009D5597">
        <w:rPr>
          <w:rFonts w:ascii="Arial" w:hAnsi="Arial" w:cs="Arial"/>
          <w:bCs/>
          <w:sz w:val="22"/>
          <w:szCs w:val="22"/>
        </w:rPr>
        <w:t>________________</w:t>
      </w:r>
      <w:r w:rsidR="00755A2C" w:rsidRPr="00755A2C">
        <w:rPr>
          <w:rFonts w:ascii="Arial" w:hAnsi="Arial" w:cs="Arial"/>
          <w:color w:val="000000"/>
          <w:sz w:val="22"/>
          <w:szCs w:val="22"/>
        </w:rPr>
        <w:t xml:space="preserve"> kg</w:t>
      </w:r>
    </w:p>
    <w:p w14:paraId="35ECF36D" w14:textId="77777777" w:rsidR="00755A2C" w:rsidRPr="00755A2C" w:rsidRDefault="00755A2C" w:rsidP="00755A2C">
      <w:pPr>
        <w:jc w:val="right"/>
        <w:rPr>
          <w:rFonts w:ascii="Arial" w:hAnsi="Arial" w:cs="Arial"/>
          <w:color w:val="000000"/>
          <w:sz w:val="22"/>
          <w:szCs w:val="22"/>
        </w:rPr>
      </w:pPr>
    </w:p>
    <w:p w14:paraId="5A316CDE" w14:textId="77777777" w:rsidR="00CC1E12" w:rsidRDefault="00CC1E12" w:rsidP="00755A2C">
      <w:pPr>
        <w:rPr>
          <w:rFonts w:ascii="Arial" w:hAnsi="Arial" w:cs="Arial"/>
          <w:color w:val="000000"/>
          <w:sz w:val="22"/>
          <w:szCs w:val="22"/>
        </w:rPr>
      </w:pPr>
    </w:p>
    <w:p w14:paraId="1AEE6271" w14:textId="77777777" w:rsidR="00A471C7" w:rsidRDefault="00A471C7">
      <w:pPr>
        <w:spacing w:after="160" w:line="259" w:lineRule="auto"/>
        <w:rPr>
          <w:rFonts w:ascii="Arial" w:hAnsi="Arial" w:cs="Arial"/>
          <w:color w:val="000000"/>
          <w:sz w:val="22"/>
          <w:szCs w:val="22"/>
        </w:rPr>
      </w:pPr>
      <w:r>
        <w:rPr>
          <w:rFonts w:ascii="Arial" w:hAnsi="Arial" w:cs="Arial"/>
          <w:color w:val="000000"/>
          <w:sz w:val="22"/>
          <w:szCs w:val="22"/>
        </w:rPr>
        <w:br w:type="page"/>
      </w:r>
    </w:p>
    <w:p w14:paraId="5DAD7226" w14:textId="0561FB32" w:rsidR="00755A2C" w:rsidRDefault="00755A2C" w:rsidP="00164AAF">
      <w:pPr>
        <w:rPr>
          <w:rFonts w:ascii="Arial" w:hAnsi="Arial" w:cs="Arial"/>
          <w:color w:val="000000"/>
          <w:sz w:val="22"/>
          <w:szCs w:val="22"/>
        </w:rPr>
      </w:pPr>
      <w:r w:rsidRPr="00755A2C">
        <w:rPr>
          <w:rFonts w:ascii="Arial" w:hAnsi="Arial" w:cs="Arial"/>
          <w:color w:val="000000"/>
          <w:sz w:val="22"/>
          <w:szCs w:val="22"/>
        </w:rPr>
        <w:lastRenderedPageBreak/>
        <w:t>(e)</w:t>
      </w:r>
      <w:r w:rsidRPr="00755A2C">
        <w:rPr>
          <w:rFonts w:ascii="Arial" w:hAnsi="Arial" w:cs="Arial"/>
          <w:color w:val="000000"/>
          <w:sz w:val="22"/>
          <w:szCs w:val="22"/>
        </w:rPr>
        <w:tab/>
      </w:r>
      <w:r w:rsidR="00164AAF">
        <w:rPr>
          <w:rFonts w:ascii="Arial" w:hAnsi="Arial" w:cs="Arial"/>
          <w:color w:val="000000"/>
          <w:sz w:val="22"/>
          <w:szCs w:val="22"/>
        </w:rPr>
        <w:t>State and e</w:t>
      </w:r>
      <w:r w:rsidRPr="00755A2C">
        <w:rPr>
          <w:rFonts w:ascii="Arial" w:hAnsi="Arial" w:cs="Arial"/>
          <w:color w:val="000000"/>
          <w:sz w:val="22"/>
          <w:szCs w:val="22"/>
        </w:rPr>
        <w:t xml:space="preserve">xplain two (2) reasons why </w:t>
      </w:r>
      <w:proofErr w:type="gramStart"/>
      <w:r w:rsidRPr="00755A2C">
        <w:rPr>
          <w:rFonts w:ascii="Arial" w:hAnsi="Arial" w:cs="Arial"/>
          <w:color w:val="000000"/>
          <w:sz w:val="22"/>
          <w:szCs w:val="22"/>
        </w:rPr>
        <w:t>attempts</w:t>
      </w:r>
      <w:proofErr w:type="gramEnd"/>
      <w:r w:rsidRPr="00755A2C">
        <w:rPr>
          <w:rFonts w:ascii="Arial" w:hAnsi="Arial" w:cs="Arial"/>
          <w:color w:val="000000"/>
          <w:sz w:val="22"/>
          <w:szCs w:val="22"/>
        </w:rPr>
        <w:t xml:space="preserve"> to detect a graviton have been unsuccessful so </w:t>
      </w:r>
      <w:r w:rsidR="00164AAF">
        <w:rPr>
          <w:rFonts w:ascii="Arial" w:hAnsi="Arial" w:cs="Arial"/>
          <w:color w:val="000000"/>
          <w:sz w:val="22"/>
          <w:szCs w:val="22"/>
        </w:rPr>
        <w:tab/>
      </w:r>
      <w:r w:rsidRPr="00755A2C">
        <w:rPr>
          <w:rFonts w:ascii="Arial" w:hAnsi="Arial" w:cs="Arial"/>
          <w:color w:val="000000"/>
          <w:sz w:val="22"/>
          <w:szCs w:val="22"/>
        </w:rPr>
        <w:t>far.</w:t>
      </w:r>
      <w:r w:rsidR="00164AAF">
        <w:rPr>
          <w:rFonts w:ascii="Arial" w:hAnsi="Arial" w:cs="Arial"/>
          <w:color w:val="000000"/>
          <w:sz w:val="22"/>
          <w:szCs w:val="22"/>
        </w:rPr>
        <w:tab/>
      </w:r>
      <w:r w:rsidR="00164AAF">
        <w:rPr>
          <w:rFonts w:ascii="Arial" w:hAnsi="Arial" w:cs="Arial"/>
          <w:color w:val="000000"/>
          <w:sz w:val="22"/>
          <w:szCs w:val="22"/>
        </w:rPr>
        <w:tab/>
      </w:r>
      <w:r w:rsidR="00164AAF">
        <w:rPr>
          <w:rFonts w:ascii="Arial" w:hAnsi="Arial" w:cs="Arial"/>
          <w:color w:val="000000"/>
          <w:sz w:val="22"/>
          <w:szCs w:val="22"/>
        </w:rPr>
        <w:tab/>
      </w:r>
      <w:r w:rsidR="00164AAF">
        <w:rPr>
          <w:rFonts w:ascii="Arial" w:hAnsi="Arial" w:cs="Arial"/>
          <w:color w:val="000000"/>
          <w:sz w:val="22"/>
          <w:szCs w:val="22"/>
        </w:rPr>
        <w:tab/>
      </w:r>
      <w:r w:rsidR="00164AAF">
        <w:rPr>
          <w:rFonts w:ascii="Arial" w:hAnsi="Arial" w:cs="Arial"/>
          <w:color w:val="000000"/>
          <w:sz w:val="22"/>
          <w:szCs w:val="22"/>
        </w:rPr>
        <w:tab/>
      </w:r>
      <w:r w:rsidR="00164AAF">
        <w:rPr>
          <w:rFonts w:ascii="Arial" w:hAnsi="Arial" w:cs="Arial"/>
          <w:color w:val="000000"/>
          <w:sz w:val="22"/>
          <w:szCs w:val="22"/>
        </w:rPr>
        <w:tab/>
      </w:r>
      <w:r w:rsidR="00164AAF">
        <w:rPr>
          <w:rFonts w:ascii="Arial" w:hAnsi="Arial" w:cs="Arial"/>
          <w:color w:val="000000"/>
          <w:sz w:val="22"/>
          <w:szCs w:val="22"/>
        </w:rPr>
        <w:tab/>
      </w:r>
      <w:r w:rsidR="00164AAF">
        <w:rPr>
          <w:rFonts w:ascii="Arial" w:hAnsi="Arial" w:cs="Arial"/>
          <w:color w:val="000000"/>
          <w:sz w:val="22"/>
          <w:szCs w:val="22"/>
        </w:rPr>
        <w:tab/>
      </w:r>
      <w:r w:rsidR="00164AAF">
        <w:rPr>
          <w:rFonts w:ascii="Arial" w:hAnsi="Arial" w:cs="Arial"/>
          <w:color w:val="000000"/>
          <w:sz w:val="22"/>
          <w:szCs w:val="22"/>
        </w:rPr>
        <w:tab/>
      </w:r>
      <w:r w:rsidR="00164AAF">
        <w:rPr>
          <w:rFonts w:ascii="Arial" w:hAnsi="Arial" w:cs="Arial"/>
          <w:color w:val="000000"/>
          <w:sz w:val="22"/>
          <w:szCs w:val="22"/>
        </w:rPr>
        <w:tab/>
      </w:r>
      <w:r w:rsidR="00164AAF">
        <w:rPr>
          <w:rFonts w:ascii="Arial" w:hAnsi="Arial" w:cs="Arial"/>
          <w:color w:val="000000"/>
          <w:sz w:val="22"/>
          <w:szCs w:val="22"/>
        </w:rPr>
        <w:tab/>
        <w:t xml:space="preserve">          </w:t>
      </w:r>
      <w:r w:rsidR="00520C5F">
        <w:rPr>
          <w:rFonts w:ascii="Arial" w:hAnsi="Arial" w:cs="Arial"/>
          <w:color w:val="000000"/>
          <w:sz w:val="22"/>
          <w:szCs w:val="22"/>
        </w:rPr>
        <w:t>(4 marks)</w:t>
      </w:r>
    </w:p>
    <w:p w14:paraId="79207250" w14:textId="77777777" w:rsidR="00265DCF" w:rsidRPr="00755A2C" w:rsidRDefault="00265DCF" w:rsidP="00755A2C">
      <w:pPr>
        <w:jc w:val="right"/>
        <w:rPr>
          <w:rFonts w:ascii="Arial" w:hAnsi="Arial" w:cs="Arial"/>
          <w:color w:val="000000"/>
          <w:sz w:val="22"/>
          <w:szCs w:val="22"/>
        </w:rPr>
      </w:pPr>
    </w:p>
    <w:p w14:paraId="62011590" w14:textId="49D07D0D" w:rsidR="00755A2C" w:rsidRPr="00755A2C" w:rsidRDefault="00755A2C" w:rsidP="00755A2C">
      <w:pPr>
        <w:spacing w:line="480" w:lineRule="auto"/>
        <w:rPr>
          <w:rFonts w:ascii="Arial" w:hAnsi="Arial" w:cs="Arial"/>
          <w:color w:val="000000"/>
          <w:sz w:val="22"/>
          <w:szCs w:val="22"/>
        </w:rPr>
      </w:pPr>
      <w:r w:rsidRPr="00755A2C">
        <w:rPr>
          <w:rFonts w:ascii="Arial" w:hAnsi="Arial" w:cs="Arial"/>
          <w:color w:val="000000"/>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65DCF">
        <w:rPr>
          <w:rFonts w:ascii="Arial" w:hAnsi="Arial" w:cs="Arial"/>
          <w:color w:val="000000"/>
          <w:sz w:val="22"/>
          <w:szCs w:val="22"/>
        </w:rPr>
        <w:t>________________________________________________________________________________</w:t>
      </w:r>
    </w:p>
    <w:p w14:paraId="7E14809A" w14:textId="77777777" w:rsidR="004C4A55" w:rsidRDefault="004C4A55" w:rsidP="004C4A55">
      <w:pPr>
        <w:spacing w:line="276" w:lineRule="auto"/>
        <w:rPr>
          <w:rFonts w:ascii="Arial" w:hAnsi="Arial" w:cs="Arial"/>
          <w:color w:val="000000"/>
        </w:rPr>
      </w:pPr>
    </w:p>
    <w:p w14:paraId="3948BCD9" w14:textId="77777777" w:rsidR="00666DB2" w:rsidRPr="00666DB2" w:rsidRDefault="00666DB2" w:rsidP="00666DB2">
      <w:pPr>
        <w:jc w:val="center"/>
        <w:rPr>
          <w:rFonts w:ascii="Arial" w:hAnsi="Arial" w:cs="Arial"/>
          <w:sz w:val="22"/>
          <w:szCs w:val="22"/>
          <w:lang w:val="en-GB"/>
        </w:rPr>
      </w:pPr>
    </w:p>
    <w:p w14:paraId="022B1D0E" w14:textId="77777777" w:rsidR="009770CF" w:rsidRDefault="009770CF" w:rsidP="002F7E51">
      <w:pPr>
        <w:spacing w:after="160" w:line="259" w:lineRule="auto"/>
        <w:rPr>
          <w:rFonts w:ascii="Arial" w:hAnsi="Arial" w:cs="Arial"/>
          <w:sz w:val="22"/>
          <w:szCs w:val="22"/>
          <w:lang w:val="en-GB"/>
        </w:rPr>
      </w:pPr>
    </w:p>
    <w:p w14:paraId="2972CEE9" w14:textId="77777777" w:rsidR="00646E27" w:rsidRDefault="00D76406" w:rsidP="002F7E51">
      <w:pPr>
        <w:spacing w:after="160" w:line="259" w:lineRule="auto"/>
        <w:rPr>
          <w:rFonts w:ascii="Arial" w:hAnsi="Arial" w:cs="Arial"/>
          <w:sz w:val="22"/>
          <w:szCs w:val="22"/>
          <w:lang w:val="en-GB"/>
        </w:rPr>
      </w:pPr>
      <w:r w:rsidRPr="009770CF">
        <w:rPr>
          <w:rFonts w:ascii="Arial" w:hAnsi="Arial" w:cs="Arial"/>
          <w:sz w:val="22"/>
          <w:szCs w:val="22"/>
          <w:lang w:val="en-GB"/>
        </w:rPr>
        <w:br w:type="page"/>
      </w:r>
    </w:p>
    <w:p w14:paraId="1C5E05FB" w14:textId="77777777" w:rsidR="0005176B" w:rsidRDefault="0005176B">
      <w:pPr>
        <w:spacing w:after="160" w:line="259" w:lineRule="auto"/>
        <w:rPr>
          <w:rFonts w:ascii="Arial" w:hAnsi="Arial" w:cs="Arial"/>
          <w:sz w:val="22"/>
          <w:szCs w:val="22"/>
          <w:lang w:val="en-GB"/>
        </w:rPr>
      </w:pPr>
    </w:p>
    <w:p w14:paraId="602352CE" w14:textId="77777777" w:rsidR="0005176B" w:rsidRDefault="0005176B">
      <w:pPr>
        <w:spacing w:after="160" w:line="259" w:lineRule="auto"/>
        <w:rPr>
          <w:rFonts w:ascii="Arial" w:hAnsi="Arial" w:cs="Arial"/>
          <w:sz w:val="22"/>
          <w:szCs w:val="22"/>
          <w:lang w:val="en-GB"/>
        </w:rPr>
      </w:pPr>
    </w:p>
    <w:p w14:paraId="3669E3D4" w14:textId="77777777" w:rsidR="0005176B" w:rsidRDefault="0005176B">
      <w:pPr>
        <w:spacing w:after="160" w:line="259" w:lineRule="auto"/>
        <w:rPr>
          <w:rFonts w:ascii="Arial" w:hAnsi="Arial" w:cs="Arial"/>
          <w:sz w:val="22"/>
          <w:szCs w:val="22"/>
          <w:lang w:val="en-GB"/>
        </w:rPr>
      </w:pPr>
    </w:p>
    <w:p w14:paraId="5B6C116C" w14:textId="77777777" w:rsidR="0005176B" w:rsidRDefault="0005176B">
      <w:pPr>
        <w:spacing w:after="160" w:line="259" w:lineRule="auto"/>
        <w:rPr>
          <w:rFonts w:ascii="Arial" w:hAnsi="Arial" w:cs="Arial"/>
          <w:sz w:val="22"/>
          <w:szCs w:val="22"/>
          <w:lang w:val="en-GB"/>
        </w:rPr>
      </w:pPr>
    </w:p>
    <w:p w14:paraId="0307CC33" w14:textId="77777777" w:rsidR="0005176B" w:rsidRDefault="0005176B">
      <w:pPr>
        <w:spacing w:after="160" w:line="259" w:lineRule="auto"/>
        <w:rPr>
          <w:rFonts w:ascii="Arial" w:hAnsi="Arial" w:cs="Arial"/>
          <w:sz w:val="22"/>
          <w:szCs w:val="22"/>
          <w:lang w:val="en-GB"/>
        </w:rPr>
      </w:pPr>
    </w:p>
    <w:p w14:paraId="4D365C4C" w14:textId="77777777" w:rsidR="0005176B" w:rsidRDefault="0005176B">
      <w:pPr>
        <w:spacing w:after="160" w:line="259" w:lineRule="auto"/>
        <w:rPr>
          <w:rFonts w:ascii="Arial" w:hAnsi="Arial" w:cs="Arial"/>
          <w:sz w:val="22"/>
          <w:szCs w:val="22"/>
          <w:lang w:val="en-GB"/>
        </w:rPr>
      </w:pPr>
    </w:p>
    <w:p w14:paraId="70721F82" w14:textId="77777777" w:rsidR="0005176B" w:rsidRDefault="0005176B">
      <w:pPr>
        <w:spacing w:after="160" w:line="259" w:lineRule="auto"/>
        <w:rPr>
          <w:rFonts w:ascii="Arial" w:hAnsi="Arial" w:cs="Arial"/>
          <w:sz w:val="22"/>
          <w:szCs w:val="22"/>
          <w:lang w:val="en-GB"/>
        </w:rPr>
      </w:pPr>
    </w:p>
    <w:p w14:paraId="72BABE5D" w14:textId="77777777" w:rsidR="0005176B" w:rsidRDefault="0005176B">
      <w:pPr>
        <w:spacing w:after="160" w:line="259" w:lineRule="auto"/>
        <w:rPr>
          <w:rFonts w:ascii="Arial" w:hAnsi="Arial" w:cs="Arial"/>
          <w:sz w:val="22"/>
          <w:szCs w:val="22"/>
          <w:lang w:val="en-GB"/>
        </w:rPr>
      </w:pPr>
    </w:p>
    <w:p w14:paraId="27CDE312" w14:textId="77777777" w:rsidR="0005176B" w:rsidRDefault="0005176B">
      <w:pPr>
        <w:spacing w:after="160" w:line="259" w:lineRule="auto"/>
        <w:rPr>
          <w:rFonts w:ascii="Arial" w:hAnsi="Arial" w:cs="Arial"/>
          <w:sz w:val="22"/>
          <w:szCs w:val="22"/>
          <w:lang w:val="en-GB"/>
        </w:rPr>
      </w:pPr>
    </w:p>
    <w:p w14:paraId="5A9136E3" w14:textId="77777777" w:rsidR="0005176B" w:rsidRDefault="0005176B">
      <w:pPr>
        <w:spacing w:after="160" w:line="259" w:lineRule="auto"/>
        <w:rPr>
          <w:rFonts w:ascii="Arial" w:hAnsi="Arial" w:cs="Arial"/>
          <w:sz w:val="22"/>
          <w:szCs w:val="22"/>
          <w:lang w:val="en-GB"/>
        </w:rPr>
      </w:pPr>
    </w:p>
    <w:p w14:paraId="0E03DABB" w14:textId="77777777" w:rsidR="0005176B" w:rsidRDefault="0005176B">
      <w:pPr>
        <w:spacing w:after="160" w:line="259" w:lineRule="auto"/>
        <w:rPr>
          <w:rFonts w:ascii="Arial" w:hAnsi="Arial" w:cs="Arial"/>
          <w:sz w:val="22"/>
          <w:szCs w:val="22"/>
          <w:lang w:val="en-GB"/>
        </w:rPr>
      </w:pPr>
    </w:p>
    <w:p w14:paraId="06EDC370" w14:textId="77777777" w:rsidR="0005176B" w:rsidRDefault="0005176B">
      <w:pPr>
        <w:spacing w:after="160" w:line="259" w:lineRule="auto"/>
        <w:rPr>
          <w:rFonts w:ascii="Arial" w:hAnsi="Arial" w:cs="Arial"/>
          <w:sz w:val="22"/>
          <w:szCs w:val="22"/>
          <w:lang w:val="en-GB"/>
        </w:rPr>
      </w:pPr>
    </w:p>
    <w:p w14:paraId="499D1D89" w14:textId="77777777" w:rsidR="0005176B" w:rsidRDefault="0005176B">
      <w:pPr>
        <w:spacing w:after="160" w:line="259" w:lineRule="auto"/>
        <w:rPr>
          <w:rFonts w:ascii="Arial" w:hAnsi="Arial" w:cs="Arial"/>
          <w:sz w:val="22"/>
          <w:szCs w:val="22"/>
          <w:lang w:val="en-GB"/>
        </w:rPr>
      </w:pPr>
    </w:p>
    <w:p w14:paraId="59EAA345" w14:textId="77777777" w:rsidR="0005176B" w:rsidRDefault="0005176B">
      <w:pPr>
        <w:spacing w:after="160" w:line="259" w:lineRule="auto"/>
        <w:rPr>
          <w:rFonts w:ascii="Arial" w:hAnsi="Arial" w:cs="Arial"/>
          <w:sz w:val="22"/>
          <w:szCs w:val="22"/>
          <w:lang w:val="en-GB"/>
        </w:rPr>
      </w:pPr>
    </w:p>
    <w:p w14:paraId="58F30B69" w14:textId="77777777" w:rsidR="0005176B" w:rsidRDefault="0005176B">
      <w:pPr>
        <w:spacing w:after="160" w:line="259" w:lineRule="auto"/>
        <w:rPr>
          <w:rFonts w:ascii="Arial" w:hAnsi="Arial" w:cs="Arial"/>
          <w:sz w:val="22"/>
          <w:szCs w:val="22"/>
          <w:lang w:val="en-GB"/>
        </w:rPr>
      </w:pPr>
    </w:p>
    <w:p w14:paraId="309C3714" w14:textId="77777777" w:rsidR="0005176B" w:rsidRDefault="0005176B">
      <w:pPr>
        <w:spacing w:after="160" w:line="259" w:lineRule="auto"/>
        <w:rPr>
          <w:rFonts w:ascii="Arial" w:hAnsi="Arial" w:cs="Arial"/>
          <w:sz w:val="22"/>
          <w:szCs w:val="22"/>
          <w:lang w:val="en-GB"/>
        </w:rPr>
      </w:pPr>
    </w:p>
    <w:p w14:paraId="2E9E30ED" w14:textId="10D19D20" w:rsidR="00646E27" w:rsidRPr="0005176B" w:rsidRDefault="0005176B" w:rsidP="0005176B">
      <w:pPr>
        <w:spacing w:after="160" w:line="259" w:lineRule="auto"/>
        <w:jc w:val="center"/>
        <w:rPr>
          <w:rFonts w:ascii="Arial" w:hAnsi="Arial" w:cs="Arial"/>
          <w:b/>
          <w:bCs/>
          <w:sz w:val="22"/>
          <w:szCs w:val="22"/>
          <w:lang w:val="en-GB"/>
        </w:rPr>
      </w:pPr>
      <w:r w:rsidRPr="0005176B">
        <w:rPr>
          <w:rFonts w:ascii="Arial" w:hAnsi="Arial" w:cs="Arial"/>
          <w:b/>
          <w:bCs/>
          <w:sz w:val="22"/>
          <w:szCs w:val="22"/>
          <w:lang w:val="en-GB"/>
        </w:rPr>
        <w:t>THIS PAGE WAS LEFT BLANK INTENTIONALLY</w:t>
      </w:r>
      <w:r w:rsidR="00646E27" w:rsidRPr="0005176B">
        <w:rPr>
          <w:rFonts w:ascii="Arial" w:hAnsi="Arial" w:cs="Arial"/>
          <w:b/>
          <w:bCs/>
          <w:sz w:val="22"/>
          <w:szCs w:val="22"/>
          <w:lang w:val="en-GB"/>
        </w:rPr>
        <w:br w:type="page"/>
      </w:r>
    </w:p>
    <w:p w14:paraId="52987C3E" w14:textId="34787758" w:rsidR="00D76406" w:rsidRDefault="00D76406" w:rsidP="002F7E51">
      <w:pPr>
        <w:spacing w:after="160" w:line="259" w:lineRule="auto"/>
        <w:rPr>
          <w:rFonts w:ascii="Arial" w:hAnsi="Arial" w:cs="Arial"/>
          <w:b/>
          <w:sz w:val="22"/>
          <w:szCs w:val="22"/>
        </w:rPr>
      </w:pPr>
      <w:r w:rsidRPr="00AD0DB7">
        <w:rPr>
          <w:rFonts w:ascii="Arial" w:hAnsi="Arial" w:cs="Arial"/>
          <w:b/>
          <w:sz w:val="22"/>
          <w:szCs w:val="22"/>
        </w:rPr>
        <w:lastRenderedPageBreak/>
        <w:t>Question 1</w:t>
      </w:r>
      <w:r w:rsidR="00974384">
        <w:rPr>
          <w:rFonts w:ascii="Arial" w:hAnsi="Arial" w:cs="Arial"/>
          <w:b/>
          <w:sz w:val="22"/>
          <w:szCs w:val="22"/>
        </w:rPr>
        <w:t>8</w:t>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00520C5F">
        <w:rPr>
          <w:rFonts w:ascii="Arial" w:hAnsi="Arial" w:cs="Arial"/>
          <w:b/>
          <w:sz w:val="22"/>
          <w:szCs w:val="22"/>
        </w:rPr>
        <w:t xml:space="preserve">    </w:t>
      </w:r>
      <w:proofErr w:type="gramStart"/>
      <w:r w:rsidR="00520C5F">
        <w:rPr>
          <w:rFonts w:ascii="Arial" w:hAnsi="Arial" w:cs="Arial"/>
          <w:b/>
          <w:sz w:val="22"/>
          <w:szCs w:val="22"/>
        </w:rPr>
        <w:t xml:space="preserve">   </w:t>
      </w:r>
      <w:r w:rsidRPr="00AD0DB7">
        <w:rPr>
          <w:rFonts w:ascii="Arial" w:hAnsi="Arial" w:cs="Arial"/>
          <w:b/>
          <w:sz w:val="22"/>
          <w:szCs w:val="22"/>
        </w:rPr>
        <w:t>(</w:t>
      </w:r>
      <w:proofErr w:type="gramEnd"/>
      <w:r w:rsidRPr="00AD0DB7">
        <w:rPr>
          <w:rFonts w:ascii="Arial" w:hAnsi="Arial" w:cs="Arial"/>
          <w:b/>
          <w:sz w:val="22"/>
          <w:szCs w:val="22"/>
        </w:rPr>
        <w:t>18 marks)</w:t>
      </w:r>
    </w:p>
    <w:p w14:paraId="499D2AD4" w14:textId="77777777" w:rsidR="00A16074" w:rsidRDefault="00A16074" w:rsidP="00A16074">
      <w:pPr>
        <w:jc w:val="center"/>
        <w:rPr>
          <w:rFonts w:ascii="Arial" w:hAnsi="Arial" w:cs="Arial"/>
          <w:sz w:val="22"/>
          <w:szCs w:val="22"/>
          <w:lang w:val="en-GB"/>
        </w:rPr>
      </w:pPr>
      <w:r w:rsidRPr="00A16074">
        <w:rPr>
          <w:rFonts w:ascii="Arial" w:hAnsi="Arial" w:cs="Arial"/>
          <w:sz w:val="22"/>
          <w:szCs w:val="22"/>
          <w:lang w:val="en-GB"/>
        </w:rPr>
        <w:t>Oumuamua – An Interstellar Visitor</w:t>
      </w:r>
    </w:p>
    <w:p w14:paraId="7BC7AED6" w14:textId="77777777" w:rsidR="00A16074" w:rsidRPr="00A16074" w:rsidRDefault="00A16074" w:rsidP="00A16074">
      <w:pPr>
        <w:jc w:val="center"/>
        <w:rPr>
          <w:rFonts w:ascii="Arial" w:hAnsi="Arial" w:cs="Arial"/>
          <w:sz w:val="22"/>
          <w:szCs w:val="22"/>
          <w:lang w:val="en-GB"/>
        </w:rPr>
      </w:pPr>
    </w:p>
    <w:p w14:paraId="2D80D95D" w14:textId="46CA2603" w:rsidR="00A16074" w:rsidRPr="00A16074" w:rsidRDefault="00A16074" w:rsidP="00A16074">
      <w:pPr>
        <w:rPr>
          <w:rFonts w:ascii="Arial" w:hAnsi="Arial" w:cs="Arial"/>
          <w:sz w:val="22"/>
          <w:szCs w:val="22"/>
          <w:lang w:val="en-GB"/>
        </w:rPr>
      </w:pPr>
      <w:r w:rsidRPr="00A16074">
        <w:rPr>
          <w:rFonts w:ascii="Arial" w:hAnsi="Arial" w:cs="Arial"/>
          <w:sz w:val="22"/>
          <w:szCs w:val="22"/>
          <w:lang w:val="en-GB"/>
        </w:rPr>
        <w:t xml:space="preserve">On the </w:t>
      </w:r>
      <w:proofErr w:type="gramStart"/>
      <w:r w:rsidRPr="00A16074">
        <w:rPr>
          <w:rFonts w:ascii="Arial" w:hAnsi="Arial" w:cs="Arial"/>
          <w:sz w:val="22"/>
          <w:szCs w:val="22"/>
          <w:lang w:val="en-GB"/>
        </w:rPr>
        <w:t>19</w:t>
      </w:r>
      <w:r w:rsidRPr="00A16074">
        <w:rPr>
          <w:rFonts w:ascii="Arial" w:hAnsi="Arial" w:cs="Arial"/>
          <w:sz w:val="22"/>
          <w:szCs w:val="22"/>
          <w:vertAlign w:val="superscript"/>
          <w:lang w:val="en-GB"/>
        </w:rPr>
        <w:t>th</w:t>
      </w:r>
      <w:proofErr w:type="gramEnd"/>
      <w:r w:rsidRPr="00A16074">
        <w:rPr>
          <w:rFonts w:ascii="Arial" w:hAnsi="Arial" w:cs="Arial"/>
          <w:sz w:val="22"/>
          <w:szCs w:val="22"/>
          <w:lang w:val="en-GB"/>
        </w:rPr>
        <w:t xml:space="preserve"> October, 2017, a team of astronomers viewed a strange object through Hawaii’s Pan-STARR Telescope hurtling through the Solar System. The astronomers initially thought the object </w:t>
      </w:r>
      <w:r w:rsidR="008574A6">
        <w:rPr>
          <w:rFonts w:ascii="Arial" w:hAnsi="Arial" w:cs="Arial"/>
          <w:sz w:val="22"/>
          <w:szCs w:val="22"/>
          <w:lang w:val="en-GB"/>
        </w:rPr>
        <w:t>w</w:t>
      </w:r>
      <w:r w:rsidRPr="00A16074">
        <w:rPr>
          <w:rFonts w:ascii="Arial" w:hAnsi="Arial" w:cs="Arial"/>
          <w:sz w:val="22"/>
          <w:szCs w:val="22"/>
          <w:lang w:val="en-GB"/>
        </w:rPr>
        <w:t xml:space="preserve">as a comet. However, after more observations were made, they realised what they had found was more like an asteroid that had travelled from a stellar system outside the Solar System. The object was named Oumuamua, a Hawaiian word that translates to “a messenger from afar arriving first”. </w:t>
      </w:r>
    </w:p>
    <w:p w14:paraId="1515261D" w14:textId="77777777" w:rsidR="00A16074" w:rsidRDefault="00A16074" w:rsidP="00A16074">
      <w:pPr>
        <w:rPr>
          <w:rFonts w:ascii="Arial" w:hAnsi="Arial" w:cs="Arial"/>
          <w:sz w:val="22"/>
          <w:szCs w:val="22"/>
          <w:lang w:val="en-GB"/>
        </w:rPr>
      </w:pPr>
    </w:p>
    <w:p w14:paraId="431F902A" w14:textId="06E1A79D" w:rsidR="00A16074" w:rsidRPr="00A16074" w:rsidRDefault="00A16074" w:rsidP="00A16074">
      <w:pPr>
        <w:rPr>
          <w:rFonts w:ascii="Arial" w:hAnsi="Arial" w:cs="Arial"/>
          <w:sz w:val="22"/>
          <w:szCs w:val="22"/>
          <w:lang w:val="en-GB"/>
        </w:rPr>
      </w:pPr>
      <w:r w:rsidRPr="00A16074">
        <w:rPr>
          <w:rFonts w:ascii="Arial" w:hAnsi="Arial" w:cs="Arial"/>
          <w:sz w:val="22"/>
          <w:szCs w:val="22"/>
          <w:lang w:val="en-GB"/>
        </w:rPr>
        <w:t xml:space="preserve">Oumuamua did not possess the visible tail typical of a comet. </w:t>
      </w:r>
      <w:r w:rsidR="008574A6">
        <w:rPr>
          <w:rFonts w:ascii="Arial" w:hAnsi="Arial" w:cs="Arial"/>
          <w:sz w:val="22"/>
          <w:szCs w:val="22"/>
          <w:lang w:val="en-GB"/>
        </w:rPr>
        <w:t>An ordinary comet’s</w:t>
      </w:r>
      <w:r w:rsidRPr="00A16074">
        <w:rPr>
          <w:rFonts w:ascii="Arial" w:hAnsi="Arial" w:cs="Arial"/>
          <w:sz w:val="22"/>
          <w:szCs w:val="22"/>
          <w:lang w:val="en-GB"/>
        </w:rPr>
        <w:t xml:space="preserve"> tail is caused by frozen water and carbon dioxide vaporising as the comet approaches the Sun. This tail can be up to hundreds of millions of kilometres in length and always points away from the Sun. </w:t>
      </w:r>
    </w:p>
    <w:p w14:paraId="2CEA6AC2" w14:textId="77777777" w:rsidR="00A16074" w:rsidRPr="00A16074" w:rsidRDefault="00A16074" w:rsidP="00A16074">
      <w:pPr>
        <w:jc w:val="center"/>
        <w:rPr>
          <w:rFonts w:ascii="Arial" w:hAnsi="Arial" w:cs="Arial"/>
          <w:sz w:val="22"/>
          <w:szCs w:val="22"/>
          <w:lang w:val="en-GB"/>
        </w:rPr>
      </w:pPr>
      <w:r w:rsidRPr="00A16074">
        <w:rPr>
          <w:rFonts w:ascii="Arial" w:hAnsi="Arial" w:cs="Arial"/>
          <w:noProof/>
          <w:sz w:val="22"/>
          <w:szCs w:val="22"/>
          <w:lang w:val="en-GB"/>
        </w:rPr>
        <w:drawing>
          <wp:inline distT="0" distB="0" distL="0" distR="0" wp14:anchorId="2C74860F" wp14:editId="0D47CB6A">
            <wp:extent cx="914400" cy="914400"/>
            <wp:effectExtent l="0" t="0" r="0" b="0"/>
            <wp:docPr id="1134211536" name="Graphic 1" descr="Com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11536" name="Graphic 1134211536" descr="Comet with solid fill"/>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914400" cy="914400"/>
                    </a:xfrm>
                    <a:prstGeom prst="rect">
                      <a:avLst/>
                    </a:prstGeom>
                  </pic:spPr>
                </pic:pic>
              </a:graphicData>
            </a:graphic>
          </wp:inline>
        </w:drawing>
      </w:r>
    </w:p>
    <w:p w14:paraId="7EF6FC81" w14:textId="77777777" w:rsidR="00A16074" w:rsidRDefault="00A16074" w:rsidP="00A16074">
      <w:pPr>
        <w:rPr>
          <w:rFonts w:ascii="Arial" w:hAnsi="Arial" w:cs="Arial"/>
          <w:sz w:val="22"/>
          <w:szCs w:val="22"/>
          <w:lang w:val="en-GB"/>
        </w:rPr>
      </w:pPr>
    </w:p>
    <w:p w14:paraId="380E639A" w14:textId="1985D47A" w:rsidR="00A16074" w:rsidRPr="00A16074" w:rsidRDefault="00A16074" w:rsidP="00A16074">
      <w:pPr>
        <w:rPr>
          <w:rFonts w:ascii="Arial" w:hAnsi="Arial" w:cs="Arial"/>
          <w:sz w:val="22"/>
          <w:szCs w:val="22"/>
          <w:lang w:val="en-GB"/>
        </w:rPr>
      </w:pPr>
      <w:r w:rsidRPr="00A16074">
        <w:rPr>
          <w:rFonts w:ascii="Arial" w:hAnsi="Arial" w:cs="Arial"/>
          <w:sz w:val="22"/>
          <w:szCs w:val="22"/>
          <w:lang w:val="en-GB"/>
        </w:rPr>
        <w:t>In addition, Oumuamua’s path around the Sun differed from that of typical comets in that it seemed to deviate from one shaped purely by the gravitational force of the Sun. It’s perihelion (i</w:t>
      </w:r>
      <w:r w:rsidR="00F418C8">
        <w:rPr>
          <w:rFonts w:ascii="Arial" w:hAnsi="Arial" w:cs="Arial"/>
          <w:sz w:val="22"/>
          <w:szCs w:val="22"/>
          <w:lang w:val="en-GB"/>
        </w:rPr>
        <w:t>.</w:t>
      </w:r>
      <w:r w:rsidRPr="00A16074">
        <w:rPr>
          <w:rFonts w:ascii="Arial" w:hAnsi="Arial" w:cs="Arial"/>
          <w:sz w:val="22"/>
          <w:szCs w:val="22"/>
          <w:lang w:val="en-GB"/>
        </w:rPr>
        <w:t>e</w:t>
      </w:r>
      <w:r w:rsidR="00F418C8">
        <w:rPr>
          <w:rFonts w:ascii="Arial" w:hAnsi="Arial" w:cs="Arial"/>
          <w:sz w:val="22"/>
          <w:szCs w:val="22"/>
          <w:lang w:val="en-GB"/>
        </w:rPr>
        <w:t>.</w:t>
      </w:r>
      <w:r w:rsidRPr="00A16074">
        <w:rPr>
          <w:rFonts w:ascii="Arial" w:hAnsi="Arial" w:cs="Arial"/>
          <w:sz w:val="22"/>
          <w:szCs w:val="22"/>
          <w:lang w:val="en-GB"/>
        </w:rPr>
        <w:t xml:space="preserve"> </w:t>
      </w:r>
      <w:r w:rsidR="00F418C8">
        <w:rPr>
          <w:rFonts w:ascii="Arial" w:hAnsi="Arial" w:cs="Arial"/>
          <w:sz w:val="22"/>
          <w:szCs w:val="22"/>
          <w:lang w:val="en-GB"/>
        </w:rPr>
        <w:t>-</w:t>
      </w:r>
      <w:r w:rsidRPr="00A16074">
        <w:rPr>
          <w:rFonts w:ascii="Arial" w:hAnsi="Arial" w:cs="Arial"/>
          <w:sz w:val="22"/>
          <w:szCs w:val="22"/>
          <w:lang w:val="en-GB"/>
        </w:rPr>
        <w:t xml:space="preserve"> closest distance to the Sun) was determined to be 3.84 </w:t>
      </w:r>
      <w:r w:rsidR="00472E1E">
        <w:rPr>
          <w:rFonts w:ascii="Arial" w:hAnsi="Arial" w:cs="Arial"/>
          <w:sz w:val="22"/>
          <w:szCs w:val="22"/>
          <w:lang w:val="en-GB"/>
        </w:rPr>
        <w:t>×</w:t>
      </w:r>
      <w:r w:rsidRPr="00A16074">
        <w:rPr>
          <w:rFonts w:ascii="Arial" w:hAnsi="Arial" w:cs="Arial"/>
          <w:sz w:val="22"/>
          <w:szCs w:val="22"/>
          <w:lang w:val="en-GB"/>
        </w:rPr>
        <w:t xml:space="preserve"> 10</w:t>
      </w:r>
      <w:r w:rsidRPr="00A16074">
        <w:rPr>
          <w:rFonts w:ascii="Arial" w:hAnsi="Arial" w:cs="Arial"/>
          <w:sz w:val="22"/>
          <w:szCs w:val="22"/>
          <w:vertAlign w:val="superscript"/>
          <w:lang w:val="en-GB"/>
        </w:rPr>
        <w:t>10</w:t>
      </w:r>
      <w:r w:rsidRPr="00A16074">
        <w:rPr>
          <w:rFonts w:ascii="Arial" w:hAnsi="Arial" w:cs="Arial"/>
          <w:sz w:val="22"/>
          <w:szCs w:val="22"/>
          <w:lang w:val="en-GB"/>
        </w:rPr>
        <w:t xml:space="preserve"> metres (0</w:t>
      </w:r>
      <w:r w:rsidR="00F418C8">
        <w:rPr>
          <w:rFonts w:ascii="Arial" w:hAnsi="Arial" w:cs="Arial"/>
          <w:sz w:val="22"/>
          <w:szCs w:val="22"/>
          <w:lang w:val="en-GB"/>
        </w:rPr>
        <w:t>.</w:t>
      </w:r>
      <w:r w:rsidRPr="00A16074">
        <w:rPr>
          <w:rFonts w:ascii="Arial" w:hAnsi="Arial" w:cs="Arial"/>
          <w:sz w:val="22"/>
          <w:szCs w:val="22"/>
          <w:lang w:val="en-GB"/>
        </w:rPr>
        <w:t xml:space="preserve">256 AU). As it passed around the Sun, it received a gravitational ‘sling shot’ and picked up speed. At the time it was </w:t>
      </w:r>
      <w:r w:rsidR="001C1D36">
        <w:rPr>
          <w:rFonts w:ascii="Arial" w:hAnsi="Arial" w:cs="Arial"/>
          <w:sz w:val="22"/>
          <w:szCs w:val="22"/>
          <w:lang w:val="en-GB"/>
        </w:rPr>
        <w:t>first observed</w:t>
      </w:r>
      <w:r w:rsidRPr="00A16074">
        <w:rPr>
          <w:rFonts w:ascii="Arial" w:hAnsi="Arial" w:cs="Arial"/>
          <w:sz w:val="22"/>
          <w:szCs w:val="22"/>
          <w:lang w:val="en-GB"/>
        </w:rPr>
        <w:t xml:space="preserve"> on 19</w:t>
      </w:r>
      <w:r w:rsidRPr="00A16074">
        <w:rPr>
          <w:rFonts w:ascii="Arial" w:hAnsi="Arial" w:cs="Arial"/>
          <w:sz w:val="22"/>
          <w:szCs w:val="22"/>
          <w:vertAlign w:val="superscript"/>
          <w:lang w:val="en-GB"/>
        </w:rPr>
        <w:t>th</w:t>
      </w:r>
      <w:r w:rsidRPr="00A16074">
        <w:rPr>
          <w:rFonts w:ascii="Arial" w:hAnsi="Arial" w:cs="Arial"/>
          <w:sz w:val="22"/>
          <w:szCs w:val="22"/>
          <w:lang w:val="en-GB"/>
        </w:rPr>
        <w:t xml:space="preserve"> October, Oumuamua was at distance of 2.13 </w:t>
      </w:r>
      <w:r w:rsidR="00472E1E">
        <w:rPr>
          <w:rFonts w:ascii="Arial" w:hAnsi="Arial" w:cs="Arial"/>
          <w:sz w:val="22"/>
          <w:szCs w:val="22"/>
          <w:lang w:val="en-GB"/>
        </w:rPr>
        <w:t>×</w:t>
      </w:r>
      <w:r w:rsidRPr="00A16074">
        <w:rPr>
          <w:rFonts w:ascii="Arial" w:hAnsi="Arial" w:cs="Arial"/>
          <w:sz w:val="22"/>
          <w:szCs w:val="22"/>
          <w:lang w:val="en-GB"/>
        </w:rPr>
        <w:t xml:space="preserve"> 10</w:t>
      </w:r>
      <w:r w:rsidRPr="00A16074">
        <w:rPr>
          <w:rFonts w:ascii="Arial" w:hAnsi="Arial" w:cs="Arial"/>
          <w:sz w:val="22"/>
          <w:szCs w:val="22"/>
          <w:vertAlign w:val="superscript"/>
          <w:lang w:val="en-GB"/>
        </w:rPr>
        <w:t>11</w:t>
      </w:r>
      <w:r w:rsidRPr="00A16074">
        <w:rPr>
          <w:rFonts w:ascii="Arial" w:hAnsi="Arial" w:cs="Arial"/>
          <w:sz w:val="22"/>
          <w:szCs w:val="22"/>
          <w:lang w:val="en-GB"/>
        </w:rPr>
        <w:t xml:space="preserve"> metres (1.42 AU) and travelling AWAY from the Sun with a rapid speed of 87.3 km s</w:t>
      </w:r>
      <w:r w:rsidRPr="00A16074">
        <w:rPr>
          <w:rFonts w:ascii="Arial" w:hAnsi="Arial" w:cs="Arial"/>
          <w:sz w:val="22"/>
          <w:szCs w:val="22"/>
          <w:vertAlign w:val="superscript"/>
          <w:lang w:val="en-GB"/>
        </w:rPr>
        <w:t>-1</w:t>
      </w:r>
      <w:r w:rsidRPr="00A16074">
        <w:rPr>
          <w:rFonts w:ascii="Arial" w:hAnsi="Arial" w:cs="Arial"/>
          <w:sz w:val="22"/>
          <w:szCs w:val="22"/>
          <w:lang w:val="en-GB"/>
        </w:rPr>
        <w:t xml:space="preserve">. </w:t>
      </w:r>
    </w:p>
    <w:p w14:paraId="4F6F6ED2" w14:textId="77777777" w:rsidR="00A16074" w:rsidRDefault="00A16074" w:rsidP="00A16074">
      <w:pPr>
        <w:rPr>
          <w:rFonts w:ascii="Arial" w:hAnsi="Arial" w:cs="Arial"/>
          <w:sz w:val="22"/>
          <w:szCs w:val="22"/>
          <w:lang w:val="en-GB"/>
        </w:rPr>
      </w:pPr>
    </w:p>
    <w:p w14:paraId="1B0FDD98" w14:textId="3FB4A8C4" w:rsidR="00A16074" w:rsidRPr="00A16074" w:rsidRDefault="00A16074" w:rsidP="00A16074">
      <w:pPr>
        <w:rPr>
          <w:rFonts w:ascii="Arial" w:hAnsi="Arial" w:cs="Arial"/>
          <w:sz w:val="22"/>
          <w:szCs w:val="22"/>
          <w:lang w:val="en-GB"/>
        </w:rPr>
      </w:pPr>
      <w:r w:rsidRPr="00A16074">
        <w:rPr>
          <w:rFonts w:ascii="Arial" w:hAnsi="Arial" w:cs="Arial"/>
          <w:sz w:val="22"/>
          <w:szCs w:val="22"/>
          <w:lang w:val="en-GB"/>
        </w:rPr>
        <w:t xml:space="preserve">Further measurements of Oumuamua’s velocity revealed an unexpected observation: it was experiencing a net NON-GRAVITATIONAL accelerating force AWAY from the Sun. This net accelerating force was calculated to be 4.9 </w:t>
      </w:r>
      <w:r w:rsidR="00472E1E">
        <w:rPr>
          <w:rFonts w:ascii="Arial" w:hAnsi="Arial" w:cs="Arial"/>
          <w:sz w:val="22"/>
          <w:szCs w:val="22"/>
          <w:lang w:val="en-GB"/>
        </w:rPr>
        <w:t>×</w:t>
      </w:r>
      <w:r w:rsidRPr="00A16074">
        <w:rPr>
          <w:rFonts w:ascii="Arial" w:hAnsi="Arial" w:cs="Arial"/>
          <w:sz w:val="22"/>
          <w:szCs w:val="22"/>
          <w:lang w:val="en-GB"/>
        </w:rPr>
        <w:t xml:space="preserve"> 10</w:t>
      </w:r>
      <w:r w:rsidRPr="00A16074">
        <w:rPr>
          <w:rFonts w:ascii="Arial" w:hAnsi="Arial" w:cs="Arial"/>
          <w:sz w:val="22"/>
          <w:szCs w:val="22"/>
          <w:vertAlign w:val="superscript"/>
          <w:lang w:val="en-GB"/>
        </w:rPr>
        <w:t>-4</w:t>
      </w:r>
      <w:r w:rsidRPr="00A16074">
        <w:rPr>
          <w:rFonts w:ascii="Arial" w:hAnsi="Arial" w:cs="Arial"/>
          <w:sz w:val="22"/>
          <w:szCs w:val="22"/>
          <w:lang w:val="en-GB"/>
        </w:rPr>
        <w:t xml:space="preserve"> times the gravitational force from the Sun at that distance. </w:t>
      </w:r>
    </w:p>
    <w:p w14:paraId="4AB4D11B" w14:textId="52EE5C26" w:rsidR="00A16074" w:rsidRPr="00A16074" w:rsidRDefault="00A16074" w:rsidP="00A16074">
      <w:pPr>
        <w:rPr>
          <w:rFonts w:ascii="Arial" w:hAnsi="Arial" w:cs="Arial"/>
          <w:sz w:val="22"/>
          <w:szCs w:val="22"/>
          <w:lang w:val="en-GB"/>
        </w:rPr>
      </w:pPr>
      <w:r w:rsidRPr="00A16074">
        <w:rPr>
          <w:rFonts w:ascii="Arial" w:hAnsi="Arial" w:cs="Arial"/>
          <w:sz w:val="22"/>
          <w:szCs w:val="22"/>
          <w:lang w:val="en-GB"/>
        </w:rPr>
        <w:t>In other words, after experiencing a sling shot and increasing speed, Oumuamua did not seem to be gravitationally bound to the Sun and was, instead, accelerating outwards a</w:t>
      </w:r>
      <w:r w:rsidR="005863BA">
        <w:rPr>
          <w:rFonts w:ascii="Arial" w:hAnsi="Arial" w:cs="Arial"/>
          <w:sz w:val="22"/>
          <w:szCs w:val="22"/>
          <w:lang w:val="en-GB"/>
        </w:rPr>
        <w:t>s</w:t>
      </w:r>
      <w:r w:rsidRPr="00A16074">
        <w:rPr>
          <w:rFonts w:ascii="Arial" w:hAnsi="Arial" w:cs="Arial"/>
          <w:sz w:val="22"/>
          <w:szCs w:val="22"/>
          <w:lang w:val="en-GB"/>
        </w:rPr>
        <w:t xml:space="preserve"> it was leaving the Solar System. </w:t>
      </w:r>
    </w:p>
    <w:p w14:paraId="43080BCA" w14:textId="77777777" w:rsidR="00A16074" w:rsidRDefault="00A16074" w:rsidP="00A16074">
      <w:pPr>
        <w:rPr>
          <w:rFonts w:ascii="Arial" w:hAnsi="Arial" w:cs="Arial"/>
          <w:sz w:val="22"/>
          <w:szCs w:val="22"/>
          <w:lang w:val="en-GB"/>
        </w:rPr>
      </w:pPr>
    </w:p>
    <w:p w14:paraId="15C6DE31" w14:textId="2329044E" w:rsidR="00A16074" w:rsidRPr="00A16074" w:rsidRDefault="00A16074" w:rsidP="00A16074">
      <w:pPr>
        <w:rPr>
          <w:rFonts w:ascii="Arial" w:hAnsi="Arial" w:cs="Arial"/>
          <w:sz w:val="22"/>
          <w:szCs w:val="22"/>
          <w:lang w:val="en-GB"/>
        </w:rPr>
      </w:pPr>
      <w:r w:rsidRPr="00A16074">
        <w:rPr>
          <w:rFonts w:ascii="Arial" w:hAnsi="Arial" w:cs="Arial"/>
          <w:sz w:val="22"/>
          <w:szCs w:val="22"/>
          <w:lang w:val="en-GB"/>
        </w:rPr>
        <w:t xml:space="preserve">Given the much lower observed speeds of comets and asteroids originating in the Kuiper Belt within the Solar System, Oumuamua’s speed precluded it from having originated in the Solar System. This was an interstellar visitor </w:t>
      </w:r>
      <w:r w:rsidR="00703198">
        <w:rPr>
          <w:rFonts w:ascii="Arial" w:hAnsi="Arial" w:cs="Arial"/>
          <w:sz w:val="22"/>
          <w:szCs w:val="22"/>
          <w:lang w:val="en-GB"/>
        </w:rPr>
        <w:t>-</w:t>
      </w:r>
      <w:r w:rsidRPr="00A16074">
        <w:rPr>
          <w:rFonts w:ascii="Arial" w:hAnsi="Arial" w:cs="Arial"/>
          <w:sz w:val="22"/>
          <w:szCs w:val="22"/>
          <w:lang w:val="en-GB"/>
        </w:rPr>
        <w:t xml:space="preserve"> and an odd one!  </w:t>
      </w:r>
    </w:p>
    <w:p w14:paraId="27562782" w14:textId="77777777" w:rsidR="00A16074" w:rsidRDefault="00A16074" w:rsidP="00A16074">
      <w:pPr>
        <w:rPr>
          <w:rFonts w:ascii="Arial" w:hAnsi="Arial" w:cs="Arial"/>
          <w:sz w:val="22"/>
          <w:szCs w:val="22"/>
          <w:lang w:val="en-GB"/>
        </w:rPr>
      </w:pPr>
    </w:p>
    <w:p w14:paraId="0946A810" w14:textId="3E81F473" w:rsidR="00A16074" w:rsidRPr="00A16074" w:rsidRDefault="00A16074" w:rsidP="00A16074">
      <w:pPr>
        <w:rPr>
          <w:rFonts w:ascii="Arial" w:hAnsi="Arial" w:cs="Arial"/>
          <w:sz w:val="22"/>
          <w:szCs w:val="22"/>
          <w:lang w:val="en-GB"/>
        </w:rPr>
      </w:pPr>
      <w:r w:rsidRPr="00A16074">
        <w:rPr>
          <w:rFonts w:ascii="Arial" w:hAnsi="Arial" w:cs="Arial"/>
          <w:sz w:val="22"/>
          <w:szCs w:val="22"/>
          <w:lang w:val="en-GB"/>
        </w:rPr>
        <w:t xml:space="preserve">Other telescopes were deployed, and further observations made. Light reflected from Oumuamua suggested that </w:t>
      </w:r>
      <w:r w:rsidR="00D25772">
        <w:rPr>
          <w:rFonts w:ascii="Arial" w:hAnsi="Arial" w:cs="Arial"/>
          <w:sz w:val="22"/>
          <w:szCs w:val="22"/>
          <w:lang w:val="en-GB"/>
        </w:rPr>
        <w:t>-</w:t>
      </w:r>
      <w:r w:rsidRPr="00A16074">
        <w:rPr>
          <w:rFonts w:ascii="Arial" w:hAnsi="Arial" w:cs="Arial"/>
          <w:sz w:val="22"/>
          <w:szCs w:val="22"/>
          <w:lang w:val="en-GB"/>
        </w:rPr>
        <w:t xml:space="preserve"> at the time of its discovery - it possessed an unexpected ‘rod-shape’. When first observed, it had estimated dimensions of 45 m </w:t>
      </w:r>
      <w:r w:rsidR="00472E1E">
        <w:rPr>
          <w:rFonts w:ascii="Arial" w:hAnsi="Arial" w:cs="Arial"/>
          <w:sz w:val="22"/>
          <w:szCs w:val="22"/>
          <w:lang w:val="en-GB"/>
        </w:rPr>
        <w:t>×</w:t>
      </w:r>
      <w:r w:rsidRPr="00A16074">
        <w:rPr>
          <w:rFonts w:ascii="Arial" w:hAnsi="Arial" w:cs="Arial"/>
          <w:sz w:val="22"/>
          <w:szCs w:val="22"/>
          <w:lang w:val="en-GB"/>
        </w:rPr>
        <w:t xml:space="preserve"> 44 m </w:t>
      </w:r>
      <w:r w:rsidR="00472E1E">
        <w:rPr>
          <w:rFonts w:ascii="Arial" w:hAnsi="Arial" w:cs="Arial"/>
          <w:sz w:val="22"/>
          <w:szCs w:val="22"/>
          <w:lang w:val="en-GB"/>
        </w:rPr>
        <w:t>×</w:t>
      </w:r>
      <w:r w:rsidRPr="00A16074">
        <w:rPr>
          <w:rFonts w:ascii="Arial" w:hAnsi="Arial" w:cs="Arial"/>
          <w:sz w:val="22"/>
          <w:szCs w:val="22"/>
          <w:lang w:val="en-GB"/>
        </w:rPr>
        <w:t xml:space="preserve"> 7.5 m. In addition, it appeared to be tumbling end over end as it accelerated away from the Sun and out of the Solar System. </w:t>
      </w:r>
    </w:p>
    <w:p w14:paraId="5612FDEB" w14:textId="77777777" w:rsidR="00A16074" w:rsidRDefault="00A16074" w:rsidP="00A16074">
      <w:pPr>
        <w:rPr>
          <w:rFonts w:ascii="Arial" w:hAnsi="Arial" w:cs="Arial"/>
          <w:sz w:val="22"/>
          <w:szCs w:val="22"/>
          <w:lang w:val="en-GB"/>
        </w:rPr>
      </w:pPr>
    </w:p>
    <w:p w14:paraId="76AA325E" w14:textId="742A2185" w:rsidR="00A16074" w:rsidRPr="00A16074" w:rsidRDefault="00A16074" w:rsidP="00A16074">
      <w:pPr>
        <w:rPr>
          <w:rFonts w:ascii="Arial" w:hAnsi="Arial" w:cs="Arial"/>
          <w:sz w:val="22"/>
          <w:szCs w:val="22"/>
          <w:lang w:val="en-GB"/>
        </w:rPr>
      </w:pPr>
      <w:r w:rsidRPr="00A16074">
        <w:rPr>
          <w:rFonts w:ascii="Arial" w:hAnsi="Arial" w:cs="Arial"/>
          <w:sz w:val="22"/>
          <w:szCs w:val="22"/>
          <w:lang w:val="en-GB"/>
        </w:rPr>
        <w:t>These un</w:t>
      </w:r>
      <w:r w:rsidR="002623CA">
        <w:rPr>
          <w:rFonts w:ascii="Arial" w:hAnsi="Arial" w:cs="Arial"/>
          <w:sz w:val="22"/>
          <w:szCs w:val="22"/>
          <w:lang w:val="en-GB"/>
        </w:rPr>
        <w:t>ex</w:t>
      </w:r>
      <w:r w:rsidRPr="00A16074">
        <w:rPr>
          <w:rFonts w:ascii="Arial" w:hAnsi="Arial" w:cs="Arial"/>
          <w:sz w:val="22"/>
          <w:szCs w:val="22"/>
          <w:lang w:val="en-GB"/>
        </w:rPr>
        <w:t xml:space="preserve">pected observations (especially the non-gravitational acceleration away from the Sun) led an astronomer at Harvard University named Avi Loeb to speculate that Oumuamua may be a fully operational ‘alien probe’ sent to investigate the Earth. He speculated that the acceleration could have been achieved using ‘solar sail’ technology. This method of propulsion uses ‘radiation pressure’ exerted by sunlight on large surfaces. </w:t>
      </w:r>
    </w:p>
    <w:p w14:paraId="7E6051A5" w14:textId="77777777" w:rsidR="00A16074" w:rsidRDefault="00A16074" w:rsidP="00A16074">
      <w:pPr>
        <w:rPr>
          <w:rFonts w:ascii="Arial" w:hAnsi="Arial" w:cs="Arial"/>
          <w:sz w:val="22"/>
          <w:szCs w:val="22"/>
          <w:lang w:val="en-GB"/>
        </w:rPr>
      </w:pPr>
    </w:p>
    <w:p w14:paraId="7A5B4811" w14:textId="31A41257" w:rsidR="00A16074" w:rsidRPr="00A16074" w:rsidRDefault="00A16074" w:rsidP="00A16074">
      <w:pPr>
        <w:rPr>
          <w:rFonts w:ascii="Arial" w:hAnsi="Arial" w:cs="Arial"/>
          <w:sz w:val="22"/>
          <w:szCs w:val="22"/>
          <w:lang w:val="en-GB"/>
        </w:rPr>
      </w:pPr>
      <w:r w:rsidRPr="00A16074">
        <w:rPr>
          <w:rFonts w:ascii="Arial" w:hAnsi="Arial" w:cs="Arial"/>
          <w:sz w:val="22"/>
          <w:szCs w:val="22"/>
          <w:lang w:val="en-GB"/>
        </w:rPr>
        <w:t>Further observations, however, led to a more ‘natural’ theory to explain Oumuamua’s behaviour. It was known that collisions with Pluto-like exoplanets in the Kuiper Belt often caused large chunks of nitrogen (N</w:t>
      </w:r>
      <w:r w:rsidRPr="00A16074">
        <w:rPr>
          <w:rFonts w:ascii="Arial" w:hAnsi="Arial" w:cs="Arial"/>
          <w:sz w:val="22"/>
          <w:szCs w:val="22"/>
          <w:vertAlign w:val="subscript"/>
          <w:lang w:val="en-GB"/>
        </w:rPr>
        <w:t>2</w:t>
      </w:r>
      <w:r w:rsidRPr="00A16074">
        <w:rPr>
          <w:rFonts w:ascii="Arial" w:hAnsi="Arial" w:cs="Arial"/>
          <w:sz w:val="22"/>
          <w:szCs w:val="22"/>
          <w:lang w:val="en-GB"/>
        </w:rPr>
        <w:t xml:space="preserve">) ice to become dislodged and ejected from their surfaces. The presence of similar exoplanets has been confirmed in other stellar systems orbiting in the Milky Way. </w:t>
      </w:r>
    </w:p>
    <w:p w14:paraId="525A3005" w14:textId="77777777" w:rsidR="00A16074" w:rsidRDefault="00A16074" w:rsidP="00A16074">
      <w:pPr>
        <w:rPr>
          <w:rFonts w:ascii="Arial" w:hAnsi="Arial" w:cs="Arial"/>
          <w:sz w:val="22"/>
          <w:szCs w:val="22"/>
          <w:lang w:val="en-GB"/>
        </w:rPr>
      </w:pPr>
    </w:p>
    <w:p w14:paraId="13EEA6FD" w14:textId="77777777" w:rsidR="00246DCD" w:rsidRDefault="00246DCD">
      <w:pPr>
        <w:spacing w:after="160" w:line="259" w:lineRule="auto"/>
        <w:rPr>
          <w:rFonts w:ascii="Arial" w:hAnsi="Arial" w:cs="Arial"/>
          <w:sz w:val="22"/>
          <w:szCs w:val="22"/>
          <w:lang w:val="en-GB"/>
        </w:rPr>
      </w:pPr>
      <w:r>
        <w:rPr>
          <w:rFonts w:ascii="Arial" w:hAnsi="Arial" w:cs="Arial"/>
          <w:sz w:val="22"/>
          <w:szCs w:val="22"/>
          <w:lang w:val="en-GB"/>
        </w:rPr>
        <w:br w:type="page"/>
      </w:r>
    </w:p>
    <w:p w14:paraId="5CB57359" w14:textId="77777777" w:rsidR="00057DBC" w:rsidRDefault="00057DBC" w:rsidP="00A16074">
      <w:pPr>
        <w:rPr>
          <w:rFonts w:ascii="Arial" w:hAnsi="Arial" w:cs="Arial"/>
          <w:sz w:val="22"/>
          <w:szCs w:val="22"/>
          <w:lang w:val="en-GB"/>
        </w:rPr>
      </w:pPr>
    </w:p>
    <w:p w14:paraId="1AE8A133" w14:textId="62C5E37F" w:rsidR="00A16074" w:rsidRPr="00A16074" w:rsidRDefault="00A16074" w:rsidP="00A16074">
      <w:pPr>
        <w:rPr>
          <w:rFonts w:ascii="Arial" w:hAnsi="Arial" w:cs="Arial"/>
          <w:sz w:val="22"/>
          <w:szCs w:val="22"/>
          <w:lang w:val="en-GB"/>
        </w:rPr>
      </w:pPr>
      <w:r w:rsidRPr="00A16074">
        <w:rPr>
          <w:rFonts w:ascii="Arial" w:hAnsi="Arial" w:cs="Arial"/>
          <w:sz w:val="22"/>
          <w:szCs w:val="22"/>
          <w:lang w:val="en-GB"/>
        </w:rPr>
        <w:t>It was determined that the behaviour of Oumuamua could be explained if it was a large chunk of N</w:t>
      </w:r>
      <w:r w:rsidRPr="00A16074">
        <w:rPr>
          <w:rFonts w:ascii="Arial" w:hAnsi="Arial" w:cs="Arial"/>
          <w:sz w:val="22"/>
          <w:szCs w:val="22"/>
          <w:vertAlign w:val="subscript"/>
          <w:lang w:val="en-GB"/>
        </w:rPr>
        <w:t>2</w:t>
      </w:r>
      <w:r w:rsidRPr="00A16074">
        <w:rPr>
          <w:rFonts w:ascii="Arial" w:hAnsi="Arial" w:cs="Arial"/>
          <w:sz w:val="22"/>
          <w:szCs w:val="22"/>
          <w:lang w:val="en-GB"/>
        </w:rPr>
        <w:t xml:space="preserve"> ice with the dimensions mentioned previously. The estimated mass of the object at the time of discovery would have been about 8000 tonnes. </w:t>
      </w:r>
    </w:p>
    <w:p w14:paraId="7C0C6333" w14:textId="77777777" w:rsidR="00472E1E" w:rsidRDefault="00472E1E" w:rsidP="00A16074">
      <w:pPr>
        <w:rPr>
          <w:rFonts w:ascii="Arial" w:hAnsi="Arial" w:cs="Arial"/>
          <w:sz w:val="22"/>
          <w:szCs w:val="22"/>
          <w:lang w:val="en-GB"/>
        </w:rPr>
      </w:pPr>
    </w:p>
    <w:p w14:paraId="697CE017" w14:textId="1A8BB0DA" w:rsidR="00A16074" w:rsidRPr="00A16074" w:rsidRDefault="00A16074" w:rsidP="00A16074">
      <w:pPr>
        <w:rPr>
          <w:rFonts w:ascii="Arial" w:hAnsi="Arial" w:cs="Arial"/>
          <w:sz w:val="22"/>
          <w:szCs w:val="22"/>
          <w:lang w:val="en-GB"/>
        </w:rPr>
      </w:pPr>
      <w:r w:rsidRPr="00A16074">
        <w:rPr>
          <w:rFonts w:ascii="Arial" w:hAnsi="Arial" w:cs="Arial"/>
          <w:sz w:val="22"/>
          <w:szCs w:val="22"/>
          <w:lang w:val="en-GB"/>
        </w:rPr>
        <w:t>This composition would also explain the non-gravitational acceleration observed as being due to a ’recoil’ effect caused by the sublimation of solid N</w:t>
      </w:r>
      <w:r w:rsidRPr="00A16074">
        <w:rPr>
          <w:rFonts w:ascii="Arial" w:hAnsi="Arial" w:cs="Arial"/>
          <w:sz w:val="22"/>
          <w:szCs w:val="22"/>
          <w:vertAlign w:val="subscript"/>
          <w:lang w:val="en-GB"/>
        </w:rPr>
        <w:t>2</w:t>
      </w:r>
      <w:r w:rsidRPr="00A16074">
        <w:rPr>
          <w:rFonts w:ascii="Arial" w:hAnsi="Arial" w:cs="Arial"/>
          <w:sz w:val="22"/>
          <w:szCs w:val="22"/>
          <w:lang w:val="en-GB"/>
        </w:rPr>
        <w:t xml:space="preserve"> ice as Oumuamua absorbed cosmic rays and solar radiation. The resultant N</w:t>
      </w:r>
      <w:r w:rsidRPr="00A16074">
        <w:rPr>
          <w:rFonts w:ascii="Arial" w:hAnsi="Arial" w:cs="Arial"/>
          <w:sz w:val="22"/>
          <w:szCs w:val="22"/>
          <w:vertAlign w:val="subscript"/>
          <w:lang w:val="en-GB"/>
        </w:rPr>
        <w:t>2</w:t>
      </w:r>
      <w:r w:rsidRPr="00A16074">
        <w:rPr>
          <w:rFonts w:ascii="Arial" w:hAnsi="Arial" w:cs="Arial"/>
          <w:sz w:val="22"/>
          <w:szCs w:val="22"/>
          <w:lang w:val="en-GB"/>
        </w:rPr>
        <w:t xml:space="preserve"> gas is ejected in the opposite direction to Oumuamua’s velocity, causing the propulsion observed. However, due to Oumuamua’s high speed and low absolute magnitude, a tail was not able to be seen.</w:t>
      </w:r>
    </w:p>
    <w:p w14:paraId="0384D2C4" w14:textId="77777777" w:rsidR="00A16074" w:rsidRDefault="00A16074" w:rsidP="00A16074">
      <w:pPr>
        <w:rPr>
          <w:rFonts w:ascii="Arial" w:hAnsi="Arial" w:cs="Arial"/>
          <w:sz w:val="22"/>
          <w:szCs w:val="22"/>
          <w:lang w:val="en-GB"/>
        </w:rPr>
      </w:pPr>
    </w:p>
    <w:p w14:paraId="76ADC5E4" w14:textId="3DAE573A" w:rsidR="00A16074" w:rsidRPr="00A16074" w:rsidRDefault="00A16074" w:rsidP="00A16074">
      <w:pPr>
        <w:rPr>
          <w:rFonts w:ascii="Arial" w:hAnsi="Arial" w:cs="Arial"/>
          <w:sz w:val="22"/>
          <w:szCs w:val="22"/>
          <w:lang w:val="en-GB"/>
        </w:rPr>
      </w:pPr>
      <w:r w:rsidRPr="00A16074">
        <w:rPr>
          <w:rFonts w:ascii="Arial" w:hAnsi="Arial" w:cs="Arial"/>
          <w:sz w:val="22"/>
          <w:szCs w:val="22"/>
          <w:lang w:val="en-GB"/>
        </w:rPr>
        <w:t xml:space="preserve">This meant that during its journey through the Solar System, Oumuamua had been losing mass and volume. Calculations showed that at perihelion, its dimensions would have been 58 m </w:t>
      </w:r>
      <w:r w:rsidR="00472E1E">
        <w:rPr>
          <w:rFonts w:ascii="Arial" w:hAnsi="Arial" w:cs="Arial"/>
          <w:sz w:val="22"/>
          <w:szCs w:val="22"/>
          <w:lang w:val="en-GB"/>
        </w:rPr>
        <w:t>×</w:t>
      </w:r>
      <w:r w:rsidRPr="00A16074">
        <w:rPr>
          <w:rFonts w:ascii="Arial" w:hAnsi="Arial" w:cs="Arial"/>
          <w:sz w:val="22"/>
          <w:szCs w:val="22"/>
          <w:lang w:val="en-GB"/>
        </w:rPr>
        <w:t xml:space="preserve"> 56 m </w:t>
      </w:r>
      <w:r w:rsidR="00472E1E">
        <w:rPr>
          <w:rFonts w:ascii="Arial" w:hAnsi="Arial" w:cs="Arial"/>
          <w:sz w:val="22"/>
          <w:szCs w:val="22"/>
          <w:lang w:val="en-GB"/>
        </w:rPr>
        <w:t>×</w:t>
      </w:r>
      <w:r w:rsidRPr="00A16074">
        <w:rPr>
          <w:rFonts w:ascii="Arial" w:hAnsi="Arial" w:cs="Arial"/>
          <w:sz w:val="22"/>
          <w:szCs w:val="22"/>
          <w:lang w:val="en-GB"/>
        </w:rPr>
        <w:t xml:space="preserve"> 20 m; and its mass would have been as high as 95000 tonnes. </w:t>
      </w:r>
    </w:p>
    <w:p w14:paraId="37F2B672" w14:textId="77777777" w:rsidR="00A16074" w:rsidRDefault="00A16074" w:rsidP="00A16074">
      <w:pPr>
        <w:rPr>
          <w:rFonts w:ascii="Arial" w:hAnsi="Arial" w:cs="Arial"/>
          <w:sz w:val="22"/>
          <w:szCs w:val="22"/>
          <w:lang w:val="en-GB"/>
        </w:rPr>
      </w:pPr>
    </w:p>
    <w:p w14:paraId="038DBF7B" w14:textId="19965976" w:rsidR="00A16074" w:rsidRPr="00A16074" w:rsidRDefault="00A16074" w:rsidP="00A16074">
      <w:pPr>
        <w:rPr>
          <w:rFonts w:ascii="Arial" w:hAnsi="Arial" w:cs="Arial"/>
          <w:sz w:val="22"/>
          <w:szCs w:val="22"/>
          <w:lang w:val="en-GB"/>
        </w:rPr>
      </w:pPr>
      <w:r w:rsidRPr="00A16074">
        <w:rPr>
          <w:rFonts w:ascii="Arial" w:hAnsi="Arial" w:cs="Arial"/>
          <w:sz w:val="22"/>
          <w:szCs w:val="22"/>
          <w:lang w:val="en-GB"/>
        </w:rPr>
        <w:t xml:space="preserve">A plausible ‘history’ of Oumuamua is shown below. </w:t>
      </w:r>
    </w:p>
    <w:p w14:paraId="6FF78AB4" w14:textId="77777777" w:rsidR="00A16074" w:rsidRPr="00A16074" w:rsidRDefault="00A16074" w:rsidP="00A16074">
      <w:pPr>
        <w:rPr>
          <w:rFonts w:ascii="Arial" w:hAnsi="Arial" w:cs="Arial"/>
          <w:sz w:val="22"/>
          <w:szCs w:val="22"/>
          <w:lang w:val="en-GB"/>
        </w:rPr>
      </w:pPr>
      <w:r w:rsidRPr="00A16074">
        <w:rPr>
          <w:rFonts w:ascii="Arial" w:hAnsi="Arial" w:cs="Arial"/>
          <w:noProof/>
          <w:sz w:val="22"/>
          <w:szCs w:val="22"/>
          <w:lang w:val="en-GB"/>
        </w:rPr>
        <mc:AlternateContent>
          <mc:Choice Requires="wps">
            <w:drawing>
              <wp:anchor distT="0" distB="0" distL="114300" distR="114300" simplePos="0" relativeHeight="252789760" behindDoc="1" locked="0" layoutInCell="1" allowOverlap="1" wp14:anchorId="16534C72" wp14:editId="14A867F7">
                <wp:simplePos x="0" y="0"/>
                <wp:positionH relativeFrom="column">
                  <wp:posOffset>1111250</wp:posOffset>
                </wp:positionH>
                <wp:positionV relativeFrom="paragraph">
                  <wp:posOffset>151765</wp:posOffset>
                </wp:positionV>
                <wp:extent cx="2038350" cy="1149350"/>
                <wp:effectExtent l="0" t="0" r="0" b="0"/>
                <wp:wrapNone/>
                <wp:docPr id="342965219" name="Text Box 7"/>
                <wp:cNvGraphicFramePr/>
                <a:graphic xmlns:a="http://schemas.openxmlformats.org/drawingml/2006/main">
                  <a:graphicData uri="http://schemas.microsoft.com/office/word/2010/wordprocessingShape">
                    <wps:wsp>
                      <wps:cNvSpPr txBox="1"/>
                      <wps:spPr>
                        <a:xfrm>
                          <a:off x="0" y="0"/>
                          <a:ext cx="2038350" cy="1149350"/>
                        </a:xfrm>
                        <a:prstGeom prst="rect">
                          <a:avLst/>
                        </a:prstGeom>
                        <a:solidFill>
                          <a:schemeClr val="lt1"/>
                        </a:solidFill>
                        <a:ln w="6350">
                          <a:noFill/>
                        </a:ln>
                      </wps:spPr>
                      <wps:txbx>
                        <w:txbxContent>
                          <w:p w14:paraId="1C20E752" w14:textId="77777777" w:rsidR="00A16074" w:rsidRPr="004D53DC" w:rsidRDefault="00A16074" w:rsidP="00A16074">
                            <w:pPr>
                              <w:rPr>
                                <w:rFonts w:ascii="Arial" w:hAnsi="Arial" w:cs="Arial"/>
                                <w:b/>
                                <w:bCs/>
                                <w:color w:val="000000" w:themeColor="text1"/>
                                <w:sz w:val="18"/>
                                <w:szCs w:val="18"/>
                                <w:lang w:val="en-GB"/>
                              </w:rPr>
                            </w:pPr>
                            <w:r w:rsidRPr="004D53DC">
                              <w:rPr>
                                <w:rFonts w:ascii="Arial" w:hAnsi="Arial" w:cs="Arial"/>
                                <w:b/>
                                <w:bCs/>
                                <w:color w:val="000000" w:themeColor="text1"/>
                                <w:sz w:val="18"/>
                                <w:szCs w:val="18"/>
                                <w:lang w:val="en-GB"/>
                              </w:rPr>
                              <w:t>Ejection from ‘Parent’ Stellar System</w:t>
                            </w:r>
                          </w:p>
                          <w:p w14:paraId="3556EAAA" w14:textId="77777777" w:rsidR="00A16074" w:rsidRPr="004D53DC" w:rsidRDefault="00A16074" w:rsidP="00A16074">
                            <w:pPr>
                              <w:rPr>
                                <w:rFonts w:ascii="Arial" w:hAnsi="Arial" w:cs="Arial"/>
                                <w:b/>
                                <w:bCs/>
                                <w:color w:val="000000" w:themeColor="text1"/>
                                <w:sz w:val="18"/>
                                <w:szCs w:val="18"/>
                                <w:lang w:val="en-GB"/>
                              </w:rPr>
                            </w:pPr>
                            <w:r w:rsidRPr="004D53DC">
                              <w:rPr>
                                <w:rFonts w:ascii="Arial" w:hAnsi="Arial" w:cs="Arial"/>
                                <w:b/>
                                <w:bCs/>
                                <w:color w:val="000000" w:themeColor="text1"/>
                                <w:sz w:val="18"/>
                                <w:szCs w:val="18"/>
                                <w:lang w:val="en-GB"/>
                              </w:rPr>
                              <w:t>~0.4 Giga years ago</w:t>
                            </w:r>
                          </w:p>
                          <w:p w14:paraId="6275463C" w14:textId="0845997D" w:rsidR="00A16074" w:rsidRDefault="00A16074" w:rsidP="00A16074">
                            <w:pPr>
                              <w:rPr>
                                <w:rFonts w:ascii="Arial" w:hAnsi="Arial" w:cs="Arial"/>
                                <w:b/>
                                <w:bCs/>
                                <w:color w:val="000000" w:themeColor="text1"/>
                                <w:sz w:val="18"/>
                                <w:szCs w:val="18"/>
                                <w:lang w:val="en-GB"/>
                              </w:rPr>
                            </w:pPr>
                            <w:r w:rsidRPr="004D53DC">
                              <w:rPr>
                                <w:rFonts w:ascii="Arial" w:hAnsi="Arial" w:cs="Arial"/>
                                <w:b/>
                                <w:bCs/>
                                <w:color w:val="000000" w:themeColor="text1"/>
                                <w:sz w:val="18"/>
                                <w:szCs w:val="18"/>
                                <w:lang w:val="en-GB"/>
                              </w:rPr>
                              <w:t xml:space="preserve">Dimensions: 92 m </w:t>
                            </w:r>
                            <w:r w:rsidR="00472E1E">
                              <w:rPr>
                                <w:rFonts w:ascii="Arial" w:hAnsi="Arial" w:cs="Arial"/>
                                <w:b/>
                                <w:bCs/>
                                <w:color w:val="000000" w:themeColor="text1"/>
                                <w:sz w:val="18"/>
                                <w:szCs w:val="18"/>
                                <w:lang w:val="en-GB"/>
                              </w:rPr>
                              <w:t>×</w:t>
                            </w:r>
                            <w:r w:rsidRPr="004D53DC">
                              <w:rPr>
                                <w:rFonts w:ascii="Arial" w:hAnsi="Arial" w:cs="Arial"/>
                                <w:b/>
                                <w:bCs/>
                                <w:color w:val="000000" w:themeColor="text1"/>
                                <w:sz w:val="18"/>
                                <w:szCs w:val="18"/>
                                <w:lang w:val="en-GB"/>
                              </w:rPr>
                              <w:t xml:space="preserve"> 91 m </w:t>
                            </w:r>
                            <w:r w:rsidR="00472E1E">
                              <w:rPr>
                                <w:rFonts w:ascii="Arial" w:hAnsi="Arial" w:cs="Arial"/>
                                <w:b/>
                                <w:bCs/>
                                <w:color w:val="000000" w:themeColor="text1"/>
                                <w:sz w:val="18"/>
                                <w:szCs w:val="18"/>
                                <w:lang w:val="en-GB"/>
                              </w:rPr>
                              <w:t>×</w:t>
                            </w:r>
                            <w:r w:rsidRPr="004D53DC">
                              <w:rPr>
                                <w:rFonts w:ascii="Arial" w:hAnsi="Arial" w:cs="Arial"/>
                                <w:b/>
                                <w:bCs/>
                                <w:color w:val="000000" w:themeColor="text1"/>
                                <w:sz w:val="18"/>
                                <w:szCs w:val="18"/>
                                <w:lang w:val="en-GB"/>
                              </w:rPr>
                              <w:t xml:space="preserve"> 54 m</w:t>
                            </w:r>
                          </w:p>
                          <w:p w14:paraId="48145AC4" w14:textId="77777777" w:rsidR="00A16074" w:rsidRPr="004D53DC" w:rsidRDefault="00A16074" w:rsidP="00A16074">
                            <w:pPr>
                              <w:rPr>
                                <w:rFonts w:ascii="Arial" w:hAnsi="Arial" w:cs="Arial"/>
                                <w:b/>
                                <w:bCs/>
                                <w:color w:val="000000" w:themeColor="text1"/>
                                <w:sz w:val="18"/>
                                <w:szCs w:val="18"/>
                                <w:lang w:val="en-GB"/>
                              </w:rPr>
                            </w:pPr>
                            <w:r>
                              <w:rPr>
                                <w:rFonts w:ascii="Arial" w:hAnsi="Arial" w:cs="Arial"/>
                                <w:b/>
                                <w:bCs/>
                                <w:color w:val="000000" w:themeColor="text1"/>
                                <w:sz w:val="18"/>
                                <w:szCs w:val="18"/>
                                <w:lang w:val="en-GB"/>
                              </w:rPr>
                              <w:t>240000 tonnes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34C72" id="Text Box 7" o:spid="_x0000_s1073" type="#_x0000_t202" style="position:absolute;margin-left:87.5pt;margin-top:11.95pt;width:160.5pt;height:90.5pt;z-index:-25052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" fillcolor="white [3201]" stroked="f" strokeweight=".5pt">
                <v:textbox>
                  <w:txbxContent>
                    <w:p w14:paraId="1C20E752" w14:textId="77777777" w:rsidR="00A16074" w:rsidRPr="004D53DC" w:rsidRDefault="00A16074" w:rsidP="00A16074">
                      <w:pPr>
                        <w:rPr>
                          <w:rFonts w:ascii="Arial" w:hAnsi="Arial" w:cs="Arial"/>
                          <w:b/>
                          <w:bCs/>
                          <w:color w:val="000000" w:themeColor="text1"/>
                          <w:sz w:val="18"/>
                          <w:szCs w:val="18"/>
                          <w:lang w:val="en-GB"/>
                        </w:rPr>
                      </w:pPr>
                      <w:r w:rsidRPr="004D53DC">
                        <w:rPr>
                          <w:rFonts w:ascii="Arial" w:hAnsi="Arial" w:cs="Arial"/>
                          <w:b/>
                          <w:bCs/>
                          <w:color w:val="000000" w:themeColor="text1"/>
                          <w:sz w:val="18"/>
                          <w:szCs w:val="18"/>
                          <w:lang w:val="en-GB"/>
                        </w:rPr>
                        <w:t>Ejection from ‘Parent’ Stellar System</w:t>
                      </w:r>
                    </w:p>
                    <w:p w14:paraId="3556EAAA" w14:textId="77777777" w:rsidR="00A16074" w:rsidRPr="004D53DC" w:rsidRDefault="00A16074" w:rsidP="00A16074">
                      <w:pPr>
                        <w:rPr>
                          <w:rFonts w:ascii="Arial" w:hAnsi="Arial" w:cs="Arial"/>
                          <w:b/>
                          <w:bCs/>
                          <w:color w:val="000000" w:themeColor="text1"/>
                          <w:sz w:val="18"/>
                          <w:szCs w:val="18"/>
                          <w:lang w:val="en-GB"/>
                        </w:rPr>
                      </w:pPr>
                      <w:r w:rsidRPr="004D53DC">
                        <w:rPr>
                          <w:rFonts w:ascii="Arial" w:hAnsi="Arial" w:cs="Arial"/>
                          <w:b/>
                          <w:bCs/>
                          <w:color w:val="000000" w:themeColor="text1"/>
                          <w:sz w:val="18"/>
                          <w:szCs w:val="18"/>
                          <w:lang w:val="en-GB"/>
                        </w:rPr>
                        <w:t>~0.4 Giga years ago</w:t>
                      </w:r>
                    </w:p>
                    <w:p w14:paraId="6275463C" w14:textId="0845997D" w:rsidR="00A16074" w:rsidRDefault="00A16074" w:rsidP="00A16074">
                      <w:pPr>
                        <w:rPr>
                          <w:rFonts w:ascii="Arial" w:hAnsi="Arial" w:cs="Arial"/>
                          <w:b/>
                          <w:bCs/>
                          <w:color w:val="000000" w:themeColor="text1"/>
                          <w:sz w:val="18"/>
                          <w:szCs w:val="18"/>
                          <w:lang w:val="en-GB"/>
                        </w:rPr>
                      </w:pPr>
                      <w:r w:rsidRPr="004D53DC">
                        <w:rPr>
                          <w:rFonts w:ascii="Arial" w:hAnsi="Arial" w:cs="Arial"/>
                          <w:b/>
                          <w:bCs/>
                          <w:color w:val="000000" w:themeColor="text1"/>
                          <w:sz w:val="18"/>
                          <w:szCs w:val="18"/>
                          <w:lang w:val="en-GB"/>
                        </w:rPr>
                        <w:t xml:space="preserve">Dimensions: 92 m </w:t>
                      </w:r>
                      <w:r w:rsidR="00472E1E">
                        <w:rPr>
                          <w:rFonts w:ascii="Arial" w:hAnsi="Arial" w:cs="Arial"/>
                          <w:b/>
                          <w:bCs/>
                          <w:color w:val="000000" w:themeColor="text1"/>
                          <w:sz w:val="18"/>
                          <w:szCs w:val="18"/>
                          <w:lang w:val="en-GB"/>
                        </w:rPr>
                        <w:t>×</w:t>
                      </w:r>
                      <w:r w:rsidRPr="004D53DC">
                        <w:rPr>
                          <w:rFonts w:ascii="Arial" w:hAnsi="Arial" w:cs="Arial"/>
                          <w:b/>
                          <w:bCs/>
                          <w:color w:val="000000" w:themeColor="text1"/>
                          <w:sz w:val="18"/>
                          <w:szCs w:val="18"/>
                          <w:lang w:val="en-GB"/>
                        </w:rPr>
                        <w:t xml:space="preserve"> 91 m </w:t>
                      </w:r>
                      <w:r w:rsidR="00472E1E">
                        <w:rPr>
                          <w:rFonts w:ascii="Arial" w:hAnsi="Arial" w:cs="Arial"/>
                          <w:b/>
                          <w:bCs/>
                          <w:color w:val="000000" w:themeColor="text1"/>
                          <w:sz w:val="18"/>
                          <w:szCs w:val="18"/>
                          <w:lang w:val="en-GB"/>
                        </w:rPr>
                        <w:t>×</w:t>
                      </w:r>
                      <w:r w:rsidRPr="004D53DC">
                        <w:rPr>
                          <w:rFonts w:ascii="Arial" w:hAnsi="Arial" w:cs="Arial"/>
                          <w:b/>
                          <w:bCs/>
                          <w:color w:val="000000" w:themeColor="text1"/>
                          <w:sz w:val="18"/>
                          <w:szCs w:val="18"/>
                          <w:lang w:val="en-GB"/>
                        </w:rPr>
                        <w:t xml:space="preserve"> 54 m</w:t>
                      </w:r>
                    </w:p>
                    <w:p w14:paraId="48145AC4" w14:textId="77777777" w:rsidR="00A16074" w:rsidRPr="004D53DC" w:rsidRDefault="00A16074" w:rsidP="00A16074">
                      <w:pPr>
                        <w:rPr>
                          <w:rFonts w:ascii="Arial" w:hAnsi="Arial" w:cs="Arial"/>
                          <w:b/>
                          <w:bCs/>
                          <w:color w:val="000000" w:themeColor="text1"/>
                          <w:sz w:val="18"/>
                          <w:szCs w:val="18"/>
                          <w:lang w:val="en-GB"/>
                        </w:rPr>
                      </w:pPr>
                      <w:r>
                        <w:rPr>
                          <w:rFonts w:ascii="Arial" w:hAnsi="Arial" w:cs="Arial"/>
                          <w:b/>
                          <w:bCs/>
                          <w:color w:val="000000" w:themeColor="text1"/>
                          <w:sz w:val="18"/>
                          <w:szCs w:val="18"/>
                          <w:lang w:val="en-GB"/>
                        </w:rPr>
                        <w:t>240000 tonnes</w:t>
                      </w:r>
                    </w:p>
                  </w:txbxContent>
                </v:textbox>
              </v:shape>
            </w:pict>
          </mc:Fallback>
        </mc:AlternateContent>
      </w:r>
    </w:p>
    <w:p w14:paraId="0690FE00" w14:textId="1448DFED" w:rsidR="00A16074" w:rsidRPr="00A16074" w:rsidRDefault="00A16074" w:rsidP="00A16074">
      <w:pPr>
        <w:rPr>
          <w:rFonts w:ascii="Arial" w:hAnsi="Arial" w:cs="Arial"/>
          <w:sz w:val="22"/>
          <w:szCs w:val="22"/>
          <w:lang w:val="en-GB"/>
        </w:rPr>
      </w:pPr>
      <w:r w:rsidRPr="00A16074">
        <w:rPr>
          <w:rFonts w:ascii="Arial" w:hAnsi="Arial" w:cs="Arial"/>
          <w:noProof/>
          <w:sz w:val="22"/>
          <w:szCs w:val="22"/>
          <w:lang w:val="en-GB"/>
        </w:rPr>
        <mc:AlternateContent>
          <mc:Choice Requires="wps">
            <w:drawing>
              <wp:anchor distT="0" distB="0" distL="114300" distR="114300" simplePos="0" relativeHeight="252793856" behindDoc="1" locked="0" layoutInCell="1" allowOverlap="1" wp14:anchorId="1BA92B33" wp14:editId="6C8FB0CE">
                <wp:simplePos x="0" y="0"/>
                <wp:positionH relativeFrom="column">
                  <wp:posOffset>4375150</wp:posOffset>
                </wp:positionH>
                <wp:positionV relativeFrom="paragraph">
                  <wp:posOffset>791845</wp:posOffset>
                </wp:positionV>
                <wp:extent cx="1339850" cy="933450"/>
                <wp:effectExtent l="0" t="0" r="0" b="0"/>
                <wp:wrapNone/>
                <wp:docPr id="521060691" name="Text Box 7"/>
                <wp:cNvGraphicFramePr/>
                <a:graphic xmlns:a="http://schemas.openxmlformats.org/drawingml/2006/main">
                  <a:graphicData uri="http://schemas.microsoft.com/office/word/2010/wordprocessingShape">
                    <wps:wsp>
                      <wps:cNvSpPr txBox="1"/>
                      <wps:spPr>
                        <a:xfrm>
                          <a:off x="0" y="0"/>
                          <a:ext cx="1339850" cy="933450"/>
                        </a:xfrm>
                        <a:prstGeom prst="rect">
                          <a:avLst/>
                        </a:prstGeom>
                        <a:solidFill>
                          <a:schemeClr val="lt1"/>
                        </a:solidFill>
                        <a:ln w="6350">
                          <a:noFill/>
                        </a:ln>
                      </wps:spPr>
                      <wps:txbx>
                        <w:txbxContent>
                          <w:p w14:paraId="4FEAEB6B"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Exit from Solar System</w:t>
                            </w:r>
                          </w:p>
                          <w:p w14:paraId="02563607"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~2040</w:t>
                            </w:r>
                          </w:p>
                          <w:p w14:paraId="406348F7" w14:textId="4F820562"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 xml:space="preserve">43 m </w:t>
                            </w:r>
                            <w:r w:rsidR="00472E1E">
                              <w:rPr>
                                <w:rFonts w:ascii="Arial" w:hAnsi="Arial" w:cs="Arial"/>
                                <w:b/>
                                <w:bCs/>
                                <w:sz w:val="18"/>
                                <w:szCs w:val="18"/>
                                <w:lang w:val="en-GB"/>
                              </w:rPr>
                              <w:t>×</w:t>
                            </w:r>
                            <w:r w:rsidRPr="004D53DC">
                              <w:rPr>
                                <w:rFonts w:ascii="Arial" w:hAnsi="Arial" w:cs="Arial"/>
                                <w:b/>
                                <w:bCs/>
                                <w:sz w:val="18"/>
                                <w:szCs w:val="18"/>
                                <w:lang w:val="en-GB"/>
                              </w:rPr>
                              <w:t xml:space="preserve"> 41 m </w:t>
                            </w:r>
                            <w:r w:rsidR="00472E1E">
                              <w:rPr>
                                <w:rFonts w:ascii="Arial" w:hAnsi="Arial" w:cs="Arial"/>
                                <w:b/>
                                <w:bCs/>
                                <w:sz w:val="18"/>
                                <w:szCs w:val="18"/>
                                <w:lang w:val="en-GB"/>
                              </w:rPr>
                              <w:t>×</w:t>
                            </w:r>
                            <w:r w:rsidRPr="004D53DC">
                              <w:rPr>
                                <w:rFonts w:ascii="Arial" w:hAnsi="Arial" w:cs="Arial"/>
                                <w:b/>
                                <w:bCs/>
                                <w:sz w:val="18"/>
                                <w:szCs w:val="18"/>
                                <w:lang w:val="en-GB"/>
                              </w:rPr>
                              <w:t xml:space="preserve"> 4.9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92B33" id="_x0000_s1074" type="#_x0000_t202" style="position:absolute;margin-left:344.5pt;margin-top:62.35pt;width:105.5pt;height:73.5pt;z-index:-2505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" fillcolor="white [3201]" stroked="f" strokeweight=".5pt">
                <v:textbox>
                  <w:txbxContent>
                    <w:p w14:paraId="4FEAEB6B"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Exit from Solar System</w:t>
                      </w:r>
                    </w:p>
                    <w:p w14:paraId="02563607"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~2040</w:t>
                      </w:r>
                    </w:p>
                    <w:p w14:paraId="406348F7" w14:textId="4F820562"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 xml:space="preserve">43 m </w:t>
                      </w:r>
                      <w:r w:rsidR="00472E1E">
                        <w:rPr>
                          <w:rFonts w:ascii="Arial" w:hAnsi="Arial" w:cs="Arial"/>
                          <w:b/>
                          <w:bCs/>
                          <w:sz w:val="18"/>
                          <w:szCs w:val="18"/>
                          <w:lang w:val="en-GB"/>
                        </w:rPr>
                        <w:t>×</w:t>
                      </w:r>
                      <w:r w:rsidRPr="004D53DC">
                        <w:rPr>
                          <w:rFonts w:ascii="Arial" w:hAnsi="Arial" w:cs="Arial"/>
                          <w:b/>
                          <w:bCs/>
                          <w:sz w:val="18"/>
                          <w:szCs w:val="18"/>
                          <w:lang w:val="en-GB"/>
                        </w:rPr>
                        <w:t xml:space="preserve"> 41 m </w:t>
                      </w:r>
                      <w:r w:rsidR="00472E1E">
                        <w:rPr>
                          <w:rFonts w:ascii="Arial" w:hAnsi="Arial" w:cs="Arial"/>
                          <w:b/>
                          <w:bCs/>
                          <w:sz w:val="18"/>
                          <w:szCs w:val="18"/>
                          <w:lang w:val="en-GB"/>
                        </w:rPr>
                        <w:t>×</w:t>
                      </w:r>
                      <w:r w:rsidRPr="004D53DC">
                        <w:rPr>
                          <w:rFonts w:ascii="Arial" w:hAnsi="Arial" w:cs="Arial"/>
                          <w:b/>
                          <w:bCs/>
                          <w:sz w:val="18"/>
                          <w:szCs w:val="18"/>
                          <w:lang w:val="en-GB"/>
                        </w:rPr>
                        <w:t xml:space="preserve"> 4.9 m</w:t>
                      </w:r>
                    </w:p>
                  </w:txbxContent>
                </v:textbox>
              </v:shape>
            </w:pict>
          </mc:Fallback>
        </mc:AlternateContent>
      </w:r>
      <w:r w:rsidRPr="00A16074">
        <w:rPr>
          <w:rFonts w:ascii="Arial" w:hAnsi="Arial" w:cs="Arial"/>
          <w:noProof/>
          <w:sz w:val="22"/>
          <w:szCs w:val="22"/>
          <w:lang w:val="en-GB"/>
        </w:rPr>
        <mc:AlternateContent>
          <mc:Choice Requires="wps">
            <w:drawing>
              <wp:anchor distT="0" distB="0" distL="114300" distR="114300" simplePos="0" relativeHeight="252787712" behindDoc="0" locked="0" layoutInCell="1" allowOverlap="1" wp14:anchorId="2B6E2C5E" wp14:editId="3FDE7D3D">
                <wp:simplePos x="0" y="0"/>
                <wp:positionH relativeFrom="column">
                  <wp:posOffset>812800</wp:posOffset>
                </wp:positionH>
                <wp:positionV relativeFrom="paragraph">
                  <wp:posOffset>207645</wp:posOffset>
                </wp:positionV>
                <wp:extent cx="1578327" cy="2213990"/>
                <wp:effectExtent l="0" t="19050" r="22225" b="15240"/>
                <wp:wrapNone/>
                <wp:docPr id="2115278914" name="Freeform: Shape 5"/>
                <wp:cNvGraphicFramePr/>
                <a:graphic xmlns:a="http://schemas.openxmlformats.org/drawingml/2006/main">
                  <a:graphicData uri="http://schemas.microsoft.com/office/word/2010/wordprocessingShape">
                    <wps:wsp>
                      <wps:cNvSpPr/>
                      <wps:spPr>
                        <a:xfrm>
                          <a:off x="0" y="0"/>
                          <a:ext cx="1578327" cy="2213990"/>
                        </a:xfrm>
                        <a:custGeom>
                          <a:avLst/>
                          <a:gdLst>
                            <a:gd name="connsiteX0" fmla="*/ 0 w 1578327"/>
                            <a:gd name="connsiteY0" fmla="*/ 10173 h 2213990"/>
                            <a:gd name="connsiteX1" fmla="*/ 203200 w 1578327"/>
                            <a:gd name="connsiteY1" fmla="*/ 80023 h 2213990"/>
                            <a:gd name="connsiteX2" fmla="*/ 311150 w 1578327"/>
                            <a:gd name="connsiteY2" fmla="*/ 600723 h 2213990"/>
                            <a:gd name="connsiteX3" fmla="*/ 374650 w 1578327"/>
                            <a:gd name="connsiteY3" fmla="*/ 1108723 h 2213990"/>
                            <a:gd name="connsiteX4" fmla="*/ 698500 w 1578327"/>
                            <a:gd name="connsiteY4" fmla="*/ 1661173 h 2213990"/>
                            <a:gd name="connsiteX5" fmla="*/ 1085850 w 1578327"/>
                            <a:gd name="connsiteY5" fmla="*/ 2092973 h 2213990"/>
                            <a:gd name="connsiteX6" fmla="*/ 1320800 w 1578327"/>
                            <a:gd name="connsiteY6" fmla="*/ 2188223 h 2213990"/>
                            <a:gd name="connsiteX7" fmla="*/ 1543050 w 1578327"/>
                            <a:gd name="connsiteY7" fmla="*/ 2213623 h 2213990"/>
                            <a:gd name="connsiteX8" fmla="*/ 1574800 w 1578327"/>
                            <a:gd name="connsiteY8" fmla="*/ 2200923 h 22139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578327" h="2213990">
                              <a:moveTo>
                                <a:pt x="0" y="10173"/>
                              </a:moveTo>
                              <a:cubicBezTo>
                                <a:pt x="75671" y="-4115"/>
                                <a:pt x="151342" y="-18402"/>
                                <a:pt x="203200" y="80023"/>
                              </a:cubicBezTo>
                              <a:cubicBezTo>
                                <a:pt x="255058" y="178448"/>
                                <a:pt x="282575" y="429273"/>
                                <a:pt x="311150" y="600723"/>
                              </a:cubicBezTo>
                              <a:cubicBezTo>
                                <a:pt x="339725" y="772173"/>
                                <a:pt x="310092" y="931981"/>
                                <a:pt x="374650" y="1108723"/>
                              </a:cubicBezTo>
                              <a:cubicBezTo>
                                <a:pt x="439208" y="1285465"/>
                                <a:pt x="579967" y="1497131"/>
                                <a:pt x="698500" y="1661173"/>
                              </a:cubicBezTo>
                              <a:cubicBezTo>
                                <a:pt x="817033" y="1825215"/>
                                <a:pt x="982133" y="2005131"/>
                                <a:pt x="1085850" y="2092973"/>
                              </a:cubicBezTo>
                              <a:cubicBezTo>
                                <a:pt x="1189567" y="2180815"/>
                                <a:pt x="1244600" y="2168115"/>
                                <a:pt x="1320800" y="2188223"/>
                              </a:cubicBezTo>
                              <a:cubicBezTo>
                                <a:pt x="1397000" y="2208331"/>
                                <a:pt x="1500717" y="2211506"/>
                                <a:pt x="1543050" y="2213623"/>
                              </a:cubicBezTo>
                              <a:cubicBezTo>
                                <a:pt x="1585383" y="2215740"/>
                                <a:pt x="1580091" y="2208331"/>
                                <a:pt x="1574800" y="2200923"/>
                              </a:cubicBezTo>
                            </a:path>
                          </a:pathLst>
                        </a:cu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20DCCE" id="Freeform: Shape 5" o:spid="_x0000_s1026" style="position:absolute;margin-left:64pt;margin-top:16.35pt;width:124.3pt;height:174.35pt;z-index:252787712;visibility:visible;mso-wrap-style:square;mso-wrap-distance-left:9pt;mso-wrap-distance-top:0;mso-wrap-distance-right:9pt;mso-wrap-distance-bottom:0;mso-position-horizontal:absolute;mso-position-horizontal-relative:text;mso-position-vertical:absolute;mso-position-vertical-relative:text;v-text-anchor:middle" coordsize="1578327,221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" path="m,10173c75671,-4115,151342,-18402,203200,80023v51858,98425,79375,349250,107950,520700c339725,772173,310092,931981,374650,1108723v64558,176742,205317,388408,323850,552450c817033,1825215,982133,2005131,1085850,2092973v103717,87842,158750,75142,234950,95250c1397000,2208331,1500717,2211506,1543050,2213623v42333,2117,37041,-5292,31750,-12700e" filled="f" strokecolor="black [3213]" strokeweight="1pt">
                <v:stroke joinstyle="miter"/>
                <v:path arrowok="t" o:connecttype="custom" o:connectlocs="0,10173;203200,80023;311150,600723;374650,1108723;698500,1661173;1085850,2092973;1320800,2188223;1543050,2213623;1574800,2200923" o:connectangles="0,0,0,0,0,0,0,0,0"/>
              </v:shape>
            </w:pict>
          </mc:Fallback>
        </mc:AlternateContent>
      </w:r>
      <w:r w:rsidRPr="00A16074">
        <w:rPr>
          <w:rFonts w:ascii="Arial" w:hAnsi="Arial" w:cs="Arial"/>
          <w:noProof/>
          <w:sz w:val="22"/>
          <w:szCs w:val="22"/>
          <w:lang w:val="en-GB"/>
        </w:rPr>
        <w:drawing>
          <wp:inline distT="0" distB="0" distL="0" distR="0" wp14:anchorId="36B1833F" wp14:editId="5304E8D8">
            <wp:extent cx="914400" cy="914400"/>
            <wp:effectExtent l="0" t="0" r="0" b="0"/>
            <wp:docPr id="896801246" name="Graphic 1" descr="Solar system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01246" name="Graphic 896801246" descr="Solar system outline"/>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914400" cy="914400"/>
                    </a:xfrm>
                    <a:prstGeom prst="rect">
                      <a:avLst/>
                    </a:prstGeom>
                  </pic:spPr>
                </pic:pic>
              </a:graphicData>
            </a:graphic>
          </wp:inline>
        </w:drawing>
      </w:r>
    </w:p>
    <w:p w14:paraId="036CFAFA" w14:textId="0C675898" w:rsidR="00A16074" w:rsidRPr="00A16074" w:rsidRDefault="00A16074" w:rsidP="00A16074">
      <w:pPr>
        <w:ind w:left="2160"/>
        <w:rPr>
          <w:rFonts w:ascii="Arial" w:hAnsi="Arial" w:cs="Arial"/>
          <w:sz w:val="22"/>
          <w:szCs w:val="22"/>
          <w:lang w:val="en-GB"/>
        </w:rPr>
      </w:pPr>
      <w:r w:rsidRPr="00A16074">
        <w:rPr>
          <w:rFonts w:ascii="Arial" w:hAnsi="Arial" w:cs="Arial"/>
          <w:noProof/>
          <w:sz w:val="22"/>
          <w:szCs w:val="22"/>
          <w:lang w:val="en-GB"/>
        </w:rPr>
        <mc:AlternateContent>
          <mc:Choice Requires="wps">
            <w:drawing>
              <wp:anchor distT="0" distB="0" distL="114300" distR="114300" simplePos="0" relativeHeight="252790784" behindDoc="1" locked="0" layoutInCell="1" allowOverlap="1" wp14:anchorId="7E6581F4" wp14:editId="17376587">
                <wp:simplePos x="0" y="0"/>
                <wp:positionH relativeFrom="column">
                  <wp:posOffset>0</wp:posOffset>
                </wp:positionH>
                <wp:positionV relativeFrom="paragraph">
                  <wp:posOffset>746760</wp:posOffset>
                </wp:positionV>
                <wp:extent cx="1511300" cy="965200"/>
                <wp:effectExtent l="0" t="0" r="0" b="6350"/>
                <wp:wrapNone/>
                <wp:docPr id="330479943" name="Text Box 7"/>
                <wp:cNvGraphicFramePr/>
                <a:graphic xmlns:a="http://schemas.openxmlformats.org/drawingml/2006/main">
                  <a:graphicData uri="http://schemas.microsoft.com/office/word/2010/wordprocessingShape">
                    <wps:wsp>
                      <wps:cNvSpPr txBox="1"/>
                      <wps:spPr>
                        <a:xfrm>
                          <a:off x="0" y="0"/>
                          <a:ext cx="1511300" cy="965200"/>
                        </a:xfrm>
                        <a:prstGeom prst="rect">
                          <a:avLst/>
                        </a:prstGeom>
                        <a:solidFill>
                          <a:schemeClr val="lt1"/>
                        </a:solidFill>
                        <a:ln w="6350">
                          <a:noFill/>
                        </a:ln>
                      </wps:spPr>
                      <wps:txbx>
                        <w:txbxContent>
                          <w:p w14:paraId="3BF2FBD5"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Entry into Solar System</w:t>
                            </w:r>
                          </w:p>
                          <w:p w14:paraId="73B3EB86"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~1995</w:t>
                            </w:r>
                          </w:p>
                          <w:p w14:paraId="585F6904" w14:textId="6FB22D71" w:rsidR="00A16074" w:rsidRDefault="00A16074" w:rsidP="00A16074">
                            <w:pPr>
                              <w:rPr>
                                <w:rFonts w:ascii="Arial" w:hAnsi="Arial" w:cs="Arial"/>
                                <w:b/>
                                <w:bCs/>
                                <w:sz w:val="18"/>
                                <w:szCs w:val="18"/>
                                <w:lang w:val="en-GB"/>
                              </w:rPr>
                            </w:pPr>
                            <w:r w:rsidRPr="004D53DC">
                              <w:rPr>
                                <w:rFonts w:ascii="Arial" w:hAnsi="Arial" w:cs="Arial"/>
                                <w:b/>
                                <w:bCs/>
                                <w:sz w:val="18"/>
                                <w:szCs w:val="18"/>
                                <w:lang w:val="en-GB"/>
                              </w:rPr>
                              <w:t xml:space="preserve">72 m </w:t>
                            </w:r>
                            <w:r w:rsidR="00472E1E">
                              <w:rPr>
                                <w:rFonts w:ascii="Arial" w:hAnsi="Arial" w:cs="Arial"/>
                                <w:b/>
                                <w:bCs/>
                                <w:sz w:val="18"/>
                                <w:szCs w:val="18"/>
                                <w:lang w:val="en-GB"/>
                              </w:rPr>
                              <w:t>×</w:t>
                            </w:r>
                            <w:r w:rsidRPr="004D53DC">
                              <w:rPr>
                                <w:rFonts w:ascii="Arial" w:hAnsi="Arial" w:cs="Arial"/>
                                <w:b/>
                                <w:bCs/>
                                <w:sz w:val="18"/>
                                <w:szCs w:val="18"/>
                                <w:lang w:val="en-GB"/>
                              </w:rPr>
                              <w:t xml:space="preserve"> 71 m </w:t>
                            </w:r>
                            <w:r w:rsidR="00472E1E">
                              <w:rPr>
                                <w:rFonts w:ascii="Arial" w:hAnsi="Arial" w:cs="Arial"/>
                                <w:b/>
                                <w:bCs/>
                                <w:sz w:val="18"/>
                                <w:szCs w:val="18"/>
                                <w:lang w:val="en-GB"/>
                              </w:rPr>
                              <w:t>×</w:t>
                            </w:r>
                            <w:r w:rsidRPr="004D53DC">
                              <w:rPr>
                                <w:rFonts w:ascii="Arial" w:hAnsi="Arial" w:cs="Arial"/>
                                <w:b/>
                                <w:bCs/>
                                <w:sz w:val="18"/>
                                <w:szCs w:val="18"/>
                                <w:lang w:val="en-GB"/>
                              </w:rPr>
                              <w:t xml:space="preserve"> 34 m</w:t>
                            </w:r>
                          </w:p>
                          <w:p w14:paraId="5F4CA9AD" w14:textId="77777777" w:rsidR="00A16074" w:rsidRPr="004D53DC" w:rsidRDefault="00A16074" w:rsidP="00A16074">
                            <w:pPr>
                              <w:rPr>
                                <w:rFonts w:ascii="Arial" w:hAnsi="Arial" w:cs="Arial"/>
                                <w:b/>
                                <w:bCs/>
                                <w:sz w:val="18"/>
                                <w:szCs w:val="18"/>
                                <w:lang w:val="en-GB"/>
                              </w:rPr>
                            </w:pPr>
                            <w:r>
                              <w:rPr>
                                <w:rFonts w:ascii="Arial" w:hAnsi="Arial" w:cs="Arial"/>
                                <w:b/>
                                <w:bCs/>
                                <w:sz w:val="18"/>
                                <w:szCs w:val="18"/>
                                <w:lang w:val="en-GB"/>
                              </w:rPr>
                              <w:t>100000 tonnes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581F4" id="_x0000_s1075" type="#_x0000_t202" style="position:absolute;left:0;text-align:left;margin-left:0;margin-top:58.8pt;width:119pt;height:76pt;z-index:-25052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" fillcolor="white [3201]" stroked="f" strokeweight=".5pt">
                <v:textbox>
                  <w:txbxContent>
                    <w:p w14:paraId="3BF2FBD5"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Entry into Solar System</w:t>
                      </w:r>
                    </w:p>
                    <w:p w14:paraId="73B3EB86"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~1995</w:t>
                      </w:r>
                    </w:p>
                    <w:p w14:paraId="585F6904" w14:textId="6FB22D71" w:rsidR="00A16074" w:rsidRDefault="00A16074" w:rsidP="00A16074">
                      <w:pPr>
                        <w:rPr>
                          <w:rFonts w:ascii="Arial" w:hAnsi="Arial" w:cs="Arial"/>
                          <w:b/>
                          <w:bCs/>
                          <w:sz w:val="18"/>
                          <w:szCs w:val="18"/>
                          <w:lang w:val="en-GB"/>
                        </w:rPr>
                      </w:pPr>
                      <w:r w:rsidRPr="004D53DC">
                        <w:rPr>
                          <w:rFonts w:ascii="Arial" w:hAnsi="Arial" w:cs="Arial"/>
                          <w:b/>
                          <w:bCs/>
                          <w:sz w:val="18"/>
                          <w:szCs w:val="18"/>
                          <w:lang w:val="en-GB"/>
                        </w:rPr>
                        <w:t xml:space="preserve">72 m </w:t>
                      </w:r>
                      <w:r w:rsidR="00472E1E">
                        <w:rPr>
                          <w:rFonts w:ascii="Arial" w:hAnsi="Arial" w:cs="Arial"/>
                          <w:b/>
                          <w:bCs/>
                          <w:sz w:val="18"/>
                          <w:szCs w:val="18"/>
                          <w:lang w:val="en-GB"/>
                        </w:rPr>
                        <w:t>×</w:t>
                      </w:r>
                      <w:r w:rsidRPr="004D53DC">
                        <w:rPr>
                          <w:rFonts w:ascii="Arial" w:hAnsi="Arial" w:cs="Arial"/>
                          <w:b/>
                          <w:bCs/>
                          <w:sz w:val="18"/>
                          <w:szCs w:val="18"/>
                          <w:lang w:val="en-GB"/>
                        </w:rPr>
                        <w:t xml:space="preserve"> 71 m </w:t>
                      </w:r>
                      <w:r w:rsidR="00472E1E">
                        <w:rPr>
                          <w:rFonts w:ascii="Arial" w:hAnsi="Arial" w:cs="Arial"/>
                          <w:b/>
                          <w:bCs/>
                          <w:sz w:val="18"/>
                          <w:szCs w:val="18"/>
                          <w:lang w:val="en-GB"/>
                        </w:rPr>
                        <w:t>×</w:t>
                      </w:r>
                      <w:r w:rsidRPr="004D53DC">
                        <w:rPr>
                          <w:rFonts w:ascii="Arial" w:hAnsi="Arial" w:cs="Arial"/>
                          <w:b/>
                          <w:bCs/>
                          <w:sz w:val="18"/>
                          <w:szCs w:val="18"/>
                          <w:lang w:val="en-GB"/>
                        </w:rPr>
                        <w:t xml:space="preserve"> 34 m</w:t>
                      </w:r>
                    </w:p>
                    <w:p w14:paraId="5F4CA9AD" w14:textId="77777777" w:rsidR="00A16074" w:rsidRPr="004D53DC" w:rsidRDefault="00A16074" w:rsidP="00A16074">
                      <w:pPr>
                        <w:rPr>
                          <w:rFonts w:ascii="Arial" w:hAnsi="Arial" w:cs="Arial"/>
                          <w:b/>
                          <w:bCs/>
                          <w:sz w:val="18"/>
                          <w:szCs w:val="18"/>
                          <w:lang w:val="en-GB"/>
                        </w:rPr>
                      </w:pPr>
                      <w:r>
                        <w:rPr>
                          <w:rFonts w:ascii="Arial" w:hAnsi="Arial" w:cs="Arial"/>
                          <w:b/>
                          <w:bCs/>
                          <w:sz w:val="18"/>
                          <w:szCs w:val="18"/>
                          <w:lang w:val="en-GB"/>
                        </w:rPr>
                        <w:t>100000 tonnes</w:t>
                      </w:r>
                    </w:p>
                  </w:txbxContent>
                </v:textbox>
              </v:shape>
            </w:pict>
          </mc:Fallback>
        </mc:AlternateContent>
      </w:r>
      <w:r w:rsidRPr="00A16074">
        <w:rPr>
          <w:rFonts w:ascii="Arial" w:hAnsi="Arial" w:cs="Arial"/>
          <w:noProof/>
          <w:sz w:val="22"/>
          <w:szCs w:val="22"/>
          <w:lang w:val="en-GB"/>
        </w:rPr>
        <w:drawing>
          <wp:anchor distT="0" distB="0" distL="114300" distR="114300" simplePos="0" relativeHeight="252784640" behindDoc="1" locked="0" layoutInCell="1" allowOverlap="1" wp14:anchorId="601AA634" wp14:editId="25E5F352">
            <wp:simplePos x="0" y="0"/>
            <wp:positionH relativeFrom="column">
              <wp:posOffset>2514600</wp:posOffset>
            </wp:positionH>
            <wp:positionV relativeFrom="paragraph">
              <wp:posOffset>603250</wp:posOffset>
            </wp:positionV>
            <wp:extent cx="571500" cy="571500"/>
            <wp:effectExtent l="0" t="0" r="0" b="0"/>
            <wp:wrapNone/>
            <wp:docPr id="1574349615" name="Graphic 4" descr="Su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49615" name="Graphic 1574349615" descr="Sun outline"/>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571500" cy="571500"/>
                    </a:xfrm>
                    <a:prstGeom prst="rect">
                      <a:avLst/>
                    </a:prstGeom>
                  </pic:spPr>
                </pic:pic>
              </a:graphicData>
            </a:graphic>
            <wp14:sizeRelH relativeFrom="margin">
              <wp14:pctWidth>0</wp14:pctWidth>
            </wp14:sizeRelH>
            <wp14:sizeRelV relativeFrom="margin">
              <wp14:pctHeight>0</wp14:pctHeight>
            </wp14:sizeRelV>
          </wp:anchor>
        </w:drawing>
      </w:r>
      <w:r w:rsidRPr="00A16074">
        <w:rPr>
          <w:rFonts w:ascii="Arial" w:hAnsi="Arial" w:cs="Arial"/>
          <w:sz w:val="22"/>
          <w:szCs w:val="22"/>
          <w:lang w:val="en-GB"/>
        </w:rPr>
        <w:t xml:space="preserve"> </w:t>
      </w:r>
    </w:p>
    <w:p w14:paraId="1EB843A5" w14:textId="39CE90D4" w:rsidR="00F870BA" w:rsidRDefault="00426AEB" w:rsidP="00F870BA">
      <w:pPr>
        <w:rPr>
          <w:rFonts w:ascii="Arial" w:hAnsi="Arial" w:cs="Arial"/>
          <w:sz w:val="22"/>
          <w:szCs w:val="22"/>
          <w:lang w:val="en-GB"/>
        </w:rPr>
      </w:pPr>
      <w:r w:rsidRPr="00A16074">
        <w:rPr>
          <w:rFonts w:ascii="Arial" w:hAnsi="Arial" w:cs="Arial"/>
          <w:noProof/>
          <w:sz w:val="22"/>
          <w:szCs w:val="22"/>
          <w:lang w:val="en-GB"/>
        </w:rPr>
        <w:drawing>
          <wp:anchor distT="0" distB="0" distL="114300" distR="114300" simplePos="0" relativeHeight="252783616" behindDoc="1" locked="0" layoutInCell="1" allowOverlap="1" wp14:anchorId="2CE5395B" wp14:editId="114984F3">
            <wp:simplePos x="0" y="0"/>
            <wp:positionH relativeFrom="column">
              <wp:posOffset>1022350</wp:posOffset>
            </wp:positionH>
            <wp:positionV relativeFrom="paragraph">
              <wp:posOffset>67945</wp:posOffset>
            </wp:positionV>
            <wp:extent cx="488950" cy="488950"/>
            <wp:effectExtent l="19050" t="0" r="44450" b="0"/>
            <wp:wrapNone/>
            <wp:docPr id="1348845731" name="Graphic 3" descr="Com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45731" name="Graphic 1348845731" descr="Comet with solid fill"/>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488950" cy="488950"/>
                    </a:xfrm>
                    <a:prstGeom prst="rect">
                      <a:avLst/>
                    </a:prstGeom>
                    <a:scene3d>
                      <a:camera prst="orthographicFront">
                        <a:rot lat="0" lon="10799999" rev="11700000"/>
                      </a:camera>
                      <a:lightRig rig="threePt" dir="t"/>
                    </a:scene3d>
                  </pic:spPr>
                </pic:pic>
              </a:graphicData>
            </a:graphic>
          </wp:anchor>
        </w:drawing>
      </w:r>
      <w:r w:rsidR="00472E1E" w:rsidRPr="00A16074">
        <w:rPr>
          <w:rFonts w:ascii="Arial" w:hAnsi="Arial" w:cs="Arial"/>
          <w:noProof/>
          <w:sz w:val="22"/>
          <w:szCs w:val="22"/>
          <w:lang w:val="en-GB"/>
        </w:rPr>
        <mc:AlternateContent>
          <mc:Choice Requires="wps">
            <w:drawing>
              <wp:anchor distT="0" distB="0" distL="114300" distR="114300" simplePos="0" relativeHeight="252792832" behindDoc="1" locked="0" layoutInCell="1" allowOverlap="1" wp14:anchorId="433EB77F" wp14:editId="04F54893">
                <wp:simplePos x="0" y="0"/>
                <wp:positionH relativeFrom="column">
                  <wp:posOffset>4228465</wp:posOffset>
                </wp:positionH>
                <wp:positionV relativeFrom="paragraph">
                  <wp:posOffset>964565</wp:posOffset>
                </wp:positionV>
                <wp:extent cx="1358900" cy="1035050"/>
                <wp:effectExtent l="0" t="0" r="0" b="0"/>
                <wp:wrapNone/>
                <wp:docPr id="136137403" name="Text Box 7"/>
                <wp:cNvGraphicFramePr/>
                <a:graphic xmlns:a="http://schemas.openxmlformats.org/drawingml/2006/main">
                  <a:graphicData uri="http://schemas.microsoft.com/office/word/2010/wordprocessingShape">
                    <wps:wsp>
                      <wps:cNvSpPr txBox="1"/>
                      <wps:spPr>
                        <a:xfrm>
                          <a:off x="0" y="0"/>
                          <a:ext cx="1358900" cy="1035050"/>
                        </a:xfrm>
                        <a:prstGeom prst="rect">
                          <a:avLst/>
                        </a:prstGeom>
                        <a:solidFill>
                          <a:schemeClr val="lt1"/>
                        </a:solidFill>
                        <a:ln w="6350">
                          <a:noFill/>
                        </a:ln>
                      </wps:spPr>
                      <wps:txbx>
                        <w:txbxContent>
                          <w:p w14:paraId="1B1628EB"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First Observation</w:t>
                            </w:r>
                          </w:p>
                          <w:p w14:paraId="3C2C7565"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1</w:t>
                            </w:r>
                            <w:r>
                              <w:rPr>
                                <w:rFonts w:ascii="Arial" w:hAnsi="Arial" w:cs="Arial"/>
                                <w:b/>
                                <w:bCs/>
                                <w:sz w:val="18"/>
                                <w:szCs w:val="18"/>
                                <w:lang w:val="en-GB"/>
                              </w:rPr>
                              <w:t>9</w:t>
                            </w:r>
                            <w:r w:rsidRPr="004D53DC">
                              <w:rPr>
                                <w:rFonts w:ascii="Arial" w:hAnsi="Arial" w:cs="Arial"/>
                                <w:b/>
                                <w:bCs/>
                                <w:sz w:val="18"/>
                                <w:szCs w:val="18"/>
                                <w:lang w:val="en-GB"/>
                              </w:rPr>
                              <w:t>/10/2017</w:t>
                            </w:r>
                          </w:p>
                          <w:p w14:paraId="10A07C1C" w14:textId="0D5C4EF6"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 xml:space="preserve">45 m </w:t>
                            </w:r>
                            <w:r w:rsidR="00472E1E">
                              <w:rPr>
                                <w:rFonts w:ascii="Arial" w:hAnsi="Arial" w:cs="Arial"/>
                                <w:b/>
                                <w:bCs/>
                                <w:sz w:val="18"/>
                                <w:szCs w:val="18"/>
                                <w:lang w:val="en-GB"/>
                              </w:rPr>
                              <w:t>×</w:t>
                            </w:r>
                            <w:r w:rsidRPr="004D53DC">
                              <w:rPr>
                                <w:rFonts w:ascii="Arial" w:hAnsi="Arial" w:cs="Arial"/>
                                <w:b/>
                                <w:bCs/>
                                <w:sz w:val="18"/>
                                <w:szCs w:val="18"/>
                                <w:lang w:val="en-GB"/>
                              </w:rPr>
                              <w:t xml:space="preserve"> 44 m </w:t>
                            </w:r>
                            <w:r w:rsidR="00472E1E">
                              <w:rPr>
                                <w:rFonts w:ascii="Arial" w:hAnsi="Arial" w:cs="Arial"/>
                                <w:b/>
                                <w:bCs/>
                                <w:sz w:val="18"/>
                                <w:szCs w:val="18"/>
                                <w:lang w:val="en-GB"/>
                              </w:rPr>
                              <w:t>×</w:t>
                            </w:r>
                            <w:r w:rsidRPr="004D53DC">
                              <w:rPr>
                                <w:rFonts w:ascii="Arial" w:hAnsi="Arial" w:cs="Arial"/>
                                <w:b/>
                                <w:bCs/>
                                <w:sz w:val="18"/>
                                <w:szCs w:val="18"/>
                                <w:lang w:val="en-GB"/>
                              </w:rPr>
                              <w:t xml:space="preserve"> 7.5 m</w:t>
                            </w:r>
                          </w:p>
                          <w:p w14:paraId="77C5FE88" w14:textId="77777777" w:rsidR="00A16074" w:rsidRPr="00EC673A" w:rsidRDefault="00A16074" w:rsidP="00A16074">
                            <w:pPr>
                              <w:rPr>
                                <w:rFonts w:ascii="Arial" w:hAnsi="Arial" w:cs="Arial"/>
                                <w:sz w:val="18"/>
                                <w:szCs w:val="18"/>
                                <w:lang w:val="en-GB"/>
                              </w:rPr>
                            </w:pPr>
                            <w:r w:rsidRPr="004D53DC">
                              <w:rPr>
                                <w:rFonts w:ascii="Arial" w:hAnsi="Arial" w:cs="Arial"/>
                                <w:b/>
                                <w:bCs/>
                                <w:sz w:val="18"/>
                                <w:szCs w:val="18"/>
                                <w:lang w:val="en-GB"/>
                              </w:rPr>
                              <w:t>8000 tonnes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EB77F" id="_x0000_s1076" type="#_x0000_t202" style="position:absolute;margin-left:332.95pt;margin-top:75.95pt;width:107pt;height:81.5pt;z-index:-25052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" fillcolor="white [3201]" stroked="f" strokeweight=".5pt">
                <v:textbox>
                  <w:txbxContent>
                    <w:p w14:paraId="1B1628EB"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First Observation</w:t>
                      </w:r>
                    </w:p>
                    <w:p w14:paraId="3C2C7565"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1</w:t>
                      </w:r>
                      <w:r>
                        <w:rPr>
                          <w:rFonts w:ascii="Arial" w:hAnsi="Arial" w:cs="Arial"/>
                          <w:b/>
                          <w:bCs/>
                          <w:sz w:val="18"/>
                          <w:szCs w:val="18"/>
                          <w:lang w:val="en-GB"/>
                        </w:rPr>
                        <w:t>9</w:t>
                      </w:r>
                      <w:r w:rsidRPr="004D53DC">
                        <w:rPr>
                          <w:rFonts w:ascii="Arial" w:hAnsi="Arial" w:cs="Arial"/>
                          <w:b/>
                          <w:bCs/>
                          <w:sz w:val="18"/>
                          <w:szCs w:val="18"/>
                          <w:lang w:val="en-GB"/>
                        </w:rPr>
                        <w:t>/10/2017</w:t>
                      </w:r>
                    </w:p>
                    <w:p w14:paraId="10A07C1C" w14:textId="0D5C4EF6"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 xml:space="preserve">45 m </w:t>
                      </w:r>
                      <w:r w:rsidR="00472E1E">
                        <w:rPr>
                          <w:rFonts w:ascii="Arial" w:hAnsi="Arial" w:cs="Arial"/>
                          <w:b/>
                          <w:bCs/>
                          <w:sz w:val="18"/>
                          <w:szCs w:val="18"/>
                          <w:lang w:val="en-GB"/>
                        </w:rPr>
                        <w:t>×</w:t>
                      </w:r>
                      <w:r w:rsidRPr="004D53DC">
                        <w:rPr>
                          <w:rFonts w:ascii="Arial" w:hAnsi="Arial" w:cs="Arial"/>
                          <w:b/>
                          <w:bCs/>
                          <w:sz w:val="18"/>
                          <w:szCs w:val="18"/>
                          <w:lang w:val="en-GB"/>
                        </w:rPr>
                        <w:t xml:space="preserve"> 44 m </w:t>
                      </w:r>
                      <w:r w:rsidR="00472E1E">
                        <w:rPr>
                          <w:rFonts w:ascii="Arial" w:hAnsi="Arial" w:cs="Arial"/>
                          <w:b/>
                          <w:bCs/>
                          <w:sz w:val="18"/>
                          <w:szCs w:val="18"/>
                          <w:lang w:val="en-GB"/>
                        </w:rPr>
                        <w:t>×</w:t>
                      </w:r>
                      <w:r w:rsidRPr="004D53DC">
                        <w:rPr>
                          <w:rFonts w:ascii="Arial" w:hAnsi="Arial" w:cs="Arial"/>
                          <w:b/>
                          <w:bCs/>
                          <w:sz w:val="18"/>
                          <w:szCs w:val="18"/>
                          <w:lang w:val="en-GB"/>
                        </w:rPr>
                        <w:t xml:space="preserve"> 7.5 m</w:t>
                      </w:r>
                    </w:p>
                    <w:p w14:paraId="77C5FE88" w14:textId="77777777" w:rsidR="00A16074" w:rsidRPr="00EC673A" w:rsidRDefault="00A16074" w:rsidP="00A16074">
                      <w:pPr>
                        <w:rPr>
                          <w:rFonts w:ascii="Arial" w:hAnsi="Arial" w:cs="Arial"/>
                          <w:sz w:val="18"/>
                          <w:szCs w:val="18"/>
                          <w:lang w:val="en-GB"/>
                        </w:rPr>
                      </w:pPr>
                      <w:r w:rsidRPr="004D53DC">
                        <w:rPr>
                          <w:rFonts w:ascii="Arial" w:hAnsi="Arial" w:cs="Arial"/>
                          <w:b/>
                          <w:bCs/>
                          <w:sz w:val="18"/>
                          <w:szCs w:val="18"/>
                          <w:lang w:val="en-GB"/>
                        </w:rPr>
                        <w:t>8000 tonnes</w:t>
                      </w:r>
                    </w:p>
                  </w:txbxContent>
                </v:textbox>
              </v:shape>
            </w:pict>
          </mc:Fallback>
        </mc:AlternateContent>
      </w:r>
      <w:r w:rsidR="00DC0049" w:rsidRPr="00A16074">
        <w:rPr>
          <w:rFonts w:ascii="Arial" w:hAnsi="Arial" w:cs="Arial"/>
          <w:noProof/>
          <w:sz w:val="22"/>
          <w:szCs w:val="22"/>
          <w:lang w:val="en-GB"/>
        </w:rPr>
        <mc:AlternateContent>
          <mc:Choice Requires="wps">
            <w:drawing>
              <wp:anchor distT="0" distB="0" distL="114300" distR="114300" simplePos="0" relativeHeight="252791808" behindDoc="1" locked="0" layoutInCell="1" allowOverlap="1" wp14:anchorId="53045A50" wp14:editId="44A8AD79">
                <wp:simplePos x="0" y="0"/>
                <wp:positionH relativeFrom="column">
                  <wp:posOffset>2057400</wp:posOffset>
                </wp:positionH>
                <wp:positionV relativeFrom="paragraph">
                  <wp:posOffset>1761490</wp:posOffset>
                </wp:positionV>
                <wp:extent cx="1371600" cy="1035050"/>
                <wp:effectExtent l="0" t="0" r="0" b="0"/>
                <wp:wrapNone/>
                <wp:docPr id="1812019145" name="Text Box 7"/>
                <wp:cNvGraphicFramePr/>
                <a:graphic xmlns:a="http://schemas.openxmlformats.org/drawingml/2006/main">
                  <a:graphicData uri="http://schemas.microsoft.com/office/word/2010/wordprocessingShape">
                    <wps:wsp>
                      <wps:cNvSpPr txBox="1"/>
                      <wps:spPr>
                        <a:xfrm>
                          <a:off x="0" y="0"/>
                          <a:ext cx="1371600" cy="1035050"/>
                        </a:xfrm>
                        <a:prstGeom prst="rect">
                          <a:avLst/>
                        </a:prstGeom>
                        <a:solidFill>
                          <a:schemeClr val="lt1"/>
                        </a:solidFill>
                        <a:ln w="6350">
                          <a:noFill/>
                        </a:ln>
                      </wps:spPr>
                      <wps:txbx>
                        <w:txbxContent>
                          <w:p w14:paraId="01C2A8BD"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Perihelion</w:t>
                            </w:r>
                          </w:p>
                          <w:p w14:paraId="23CFFB8E"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9/9/2017</w:t>
                            </w:r>
                          </w:p>
                          <w:p w14:paraId="7CF24675" w14:textId="1883EA28"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 xml:space="preserve">58 m </w:t>
                            </w:r>
                            <w:r w:rsidR="00472E1E">
                              <w:rPr>
                                <w:rFonts w:ascii="Arial" w:hAnsi="Arial" w:cs="Arial"/>
                                <w:b/>
                                <w:bCs/>
                                <w:sz w:val="18"/>
                                <w:szCs w:val="18"/>
                                <w:lang w:val="en-GB"/>
                              </w:rPr>
                              <w:t>×</w:t>
                            </w:r>
                            <w:r w:rsidRPr="004D53DC">
                              <w:rPr>
                                <w:rFonts w:ascii="Arial" w:hAnsi="Arial" w:cs="Arial"/>
                                <w:b/>
                                <w:bCs/>
                                <w:sz w:val="18"/>
                                <w:szCs w:val="18"/>
                                <w:lang w:val="en-GB"/>
                              </w:rPr>
                              <w:t xml:space="preserve"> 56 m </w:t>
                            </w:r>
                            <w:r w:rsidR="00472E1E">
                              <w:rPr>
                                <w:rFonts w:ascii="Arial" w:hAnsi="Arial" w:cs="Arial"/>
                                <w:b/>
                                <w:bCs/>
                                <w:sz w:val="18"/>
                                <w:szCs w:val="18"/>
                                <w:lang w:val="en-GB"/>
                              </w:rPr>
                              <w:t>×</w:t>
                            </w:r>
                            <w:r w:rsidRPr="004D53DC">
                              <w:rPr>
                                <w:rFonts w:ascii="Arial" w:hAnsi="Arial" w:cs="Arial"/>
                                <w:b/>
                                <w:bCs/>
                                <w:sz w:val="18"/>
                                <w:szCs w:val="18"/>
                                <w:lang w:val="en-GB"/>
                              </w:rPr>
                              <w:t xml:space="preserve"> 20 m</w:t>
                            </w:r>
                          </w:p>
                          <w:p w14:paraId="7585FF78" w14:textId="77777777" w:rsidR="00A16074" w:rsidRPr="00EC673A" w:rsidRDefault="00A16074" w:rsidP="00A16074">
                            <w:pPr>
                              <w:rPr>
                                <w:rFonts w:ascii="Arial" w:hAnsi="Arial" w:cs="Arial"/>
                                <w:sz w:val="18"/>
                                <w:szCs w:val="18"/>
                                <w:lang w:val="en-GB"/>
                              </w:rPr>
                            </w:pPr>
                            <w:r w:rsidRPr="004D53DC">
                              <w:rPr>
                                <w:rFonts w:ascii="Arial" w:hAnsi="Arial" w:cs="Arial"/>
                                <w:b/>
                                <w:bCs/>
                                <w:sz w:val="18"/>
                                <w:szCs w:val="18"/>
                                <w:lang w:val="en-GB"/>
                              </w:rPr>
                              <w:t>Mass: 95000 tonnes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45A50" id="_x0000_s1077" type="#_x0000_t202" style="position:absolute;margin-left:162pt;margin-top:138.7pt;width:108pt;height:81.5pt;z-index:-25052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" fillcolor="white [3201]" stroked="f" strokeweight=".5pt">
                <v:textbox>
                  <w:txbxContent>
                    <w:p w14:paraId="01C2A8BD"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Perihelion</w:t>
                      </w:r>
                    </w:p>
                    <w:p w14:paraId="23CFFB8E" w14:textId="77777777"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9/9/2017</w:t>
                      </w:r>
                    </w:p>
                    <w:p w14:paraId="7CF24675" w14:textId="1883EA28" w:rsidR="00A16074" w:rsidRPr="004D53DC" w:rsidRDefault="00A16074" w:rsidP="00A16074">
                      <w:pPr>
                        <w:rPr>
                          <w:rFonts w:ascii="Arial" w:hAnsi="Arial" w:cs="Arial"/>
                          <w:b/>
                          <w:bCs/>
                          <w:sz w:val="18"/>
                          <w:szCs w:val="18"/>
                          <w:lang w:val="en-GB"/>
                        </w:rPr>
                      </w:pPr>
                      <w:r w:rsidRPr="004D53DC">
                        <w:rPr>
                          <w:rFonts w:ascii="Arial" w:hAnsi="Arial" w:cs="Arial"/>
                          <w:b/>
                          <w:bCs/>
                          <w:sz w:val="18"/>
                          <w:szCs w:val="18"/>
                          <w:lang w:val="en-GB"/>
                        </w:rPr>
                        <w:t xml:space="preserve">58 m </w:t>
                      </w:r>
                      <w:r w:rsidR="00472E1E">
                        <w:rPr>
                          <w:rFonts w:ascii="Arial" w:hAnsi="Arial" w:cs="Arial"/>
                          <w:b/>
                          <w:bCs/>
                          <w:sz w:val="18"/>
                          <w:szCs w:val="18"/>
                          <w:lang w:val="en-GB"/>
                        </w:rPr>
                        <w:t>×</w:t>
                      </w:r>
                      <w:r w:rsidRPr="004D53DC">
                        <w:rPr>
                          <w:rFonts w:ascii="Arial" w:hAnsi="Arial" w:cs="Arial"/>
                          <w:b/>
                          <w:bCs/>
                          <w:sz w:val="18"/>
                          <w:szCs w:val="18"/>
                          <w:lang w:val="en-GB"/>
                        </w:rPr>
                        <w:t xml:space="preserve"> 56 m </w:t>
                      </w:r>
                      <w:r w:rsidR="00472E1E">
                        <w:rPr>
                          <w:rFonts w:ascii="Arial" w:hAnsi="Arial" w:cs="Arial"/>
                          <w:b/>
                          <w:bCs/>
                          <w:sz w:val="18"/>
                          <w:szCs w:val="18"/>
                          <w:lang w:val="en-GB"/>
                        </w:rPr>
                        <w:t>×</w:t>
                      </w:r>
                      <w:r w:rsidRPr="004D53DC">
                        <w:rPr>
                          <w:rFonts w:ascii="Arial" w:hAnsi="Arial" w:cs="Arial"/>
                          <w:b/>
                          <w:bCs/>
                          <w:sz w:val="18"/>
                          <w:szCs w:val="18"/>
                          <w:lang w:val="en-GB"/>
                        </w:rPr>
                        <w:t xml:space="preserve"> 20 m</w:t>
                      </w:r>
                    </w:p>
                    <w:p w14:paraId="7585FF78" w14:textId="77777777" w:rsidR="00A16074" w:rsidRPr="00EC673A" w:rsidRDefault="00A16074" w:rsidP="00A16074">
                      <w:pPr>
                        <w:rPr>
                          <w:rFonts w:ascii="Arial" w:hAnsi="Arial" w:cs="Arial"/>
                          <w:sz w:val="18"/>
                          <w:szCs w:val="18"/>
                          <w:lang w:val="en-GB"/>
                        </w:rPr>
                      </w:pPr>
                      <w:r w:rsidRPr="004D53DC">
                        <w:rPr>
                          <w:rFonts w:ascii="Arial" w:hAnsi="Arial" w:cs="Arial"/>
                          <w:b/>
                          <w:bCs/>
                          <w:sz w:val="18"/>
                          <w:szCs w:val="18"/>
                          <w:lang w:val="en-GB"/>
                        </w:rPr>
                        <w:t>Mass: 95000 tonnes</w:t>
                      </w:r>
                    </w:p>
                  </w:txbxContent>
                </v:textbox>
              </v:shape>
            </w:pict>
          </mc:Fallback>
        </mc:AlternateContent>
      </w:r>
      <w:r w:rsidR="00A16074" w:rsidRPr="00A16074">
        <w:rPr>
          <w:rFonts w:ascii="Arial" w:hAnsi="Arial" w:cs="Arial"/>
          <w:noProof/>
          <w:sz w:val="22"/>
          <w:szCs w:val="22"/>
          <w:lang w:val="en-GB"/>
        </w:rPr>
        <mc:AlternateContent>
          <mc:Choice Requires="wps">
            <w:drawing>
              <wp:anchor distT="0" distB="0" distL="114300" distR="114300" simplePos="0" relativeHeight="252788736" behindDoc="0" locked="0" layoutInCell="1" allowOverlap="1" wp14:anchorId="5495DDA9" wp14:editId="64247ECC">
                <wp:simplePos x="0" y="0"/>
                <wp:positionH relativeFrom="column">
                  <wp:posOffset>2390775</wp:posOffset>
                </wp:positionH>
                <wp:positionV relativeFrom="paragraph">
                  <wp:posOffset>404495</wp:posOffset>
                </wp:positionV>
                <wp:extent cx="2517775" cy="939800"/>
                <wp:effectExtent l="0" t="0" r="15875" b="12700"/>
                <wp:wrapNone/>
                <wp:docPr id="1227126392" name="Freeform: Shape 6"/>
                <wp:cNvGraphicFramePr/>
                <a:graphic xmlns:a="http://schemas.openxmlformats.org/drawingml/2006/main">
                  <a:graphicData uri="http://schemas.microsoft.com/office/word/2010/wordprocessingShape">
                    <wps:wsp>
                      <wps:cNvSpPr/>
                      <wps:spPr>
                        <a:xfrm>
                          <a:off x="0" y="0"/>
                          <a:ext cx="2517775" cy="939800"/>
                        </a:xfrm>
                        <a:custGeom>
                          <a:avLst/>
                          <a:gdLst>
                            <a:gd name="connsiteX0" fmla="*/ 0 w 2508250"/>
                            <a:gd name="connsiteY0" fmla="*/ 914400 h 937032"/>
                            <a:gd name="connsiteX1" fmla="*/ 742950 w 2508250"/>
                            <a:gd name="connsiteY1" fmla="*/ 933450 h 937032"/>
                            <a:gd name="connsiteX2" fmla="*/ 1295400 w 2508250"/>
                            <a:gd name="connsiteY2" fmla="*/ 850900 h 937032"/>
                            <a:gd name="connsiteX3" fmla="*/ 1676400 w 2508250"/>
                            <a:gd name="connsiteY3" fmla="*/ 647700 h 937032"/>
                            <a:gd name="connsiteX4" fmla="*/ 2508250 w 2508250"/>
                            <a:gd name="connsiteY4" fmla="*/ 0 h 93703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08250" h="937032">
                              <a:moveTo>
                                <a:pt x="0" y="914400"/>
                              </a:moveTo>
                              <a:cubicBezTo>
                                <a:pt x="263525" y="929216"/>
                                <a:pt x="527050" y="944033"/>
                                <a:pt x="742950" y="933450"/>
                              </a:cubicBezTo>
                              <a:cubicBezTo>
                                <a:pt x="958850" y="922867"/>
                                <a:pt x="1139825" y="898525"/>
                                <a:pt x="1295400" y="850900"/>
                              </a:cubicBezTo>
                              <a:cubicBezTo>
                                <a:pt x="1450975" y="803275"/>
                                <a:pt x="1474258" y="789517"/>
                                <a:pt x="1676400" y="647700"/>
                              </a:cubicBezTo>
                              <a:cubicBezTo>
                                <a:pt x="1878542" y="505883"/>
                                <a:pt x="2193396" y="252941"/>
                                <a:pt x="2508250" y="0"/>
                              </a:cubicBezTo>
                            </a:path>
                          </a:pathLst>
                        </a:cu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49152" id="Freeform: Shape 6" o:spid="_x0000_s1026" style="position:absolute;margin-left:188.25pt;margin-top:31.85pt;width:198.25pt;height:74pt;z-index:25278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08250,937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" path="m,914400v263525,14816,527050,29633,742950,19050c958850,922867,1139825,898525,1295400,850900v155575,-47625,178858,-61383,381000,-203200c1878542,505883,2193396,252941,2508250,e" filled="f" strokecolor="black [3213]" strokeweight="1pt">
                <v:stroke joinstyle="miter"/>
                <v:path arrowok="t" o:connecttype="custom" o:connectlocs="0,917101;745771,936207;1300319,853414;1682766,649613;2517775,0" o:connectangles="0,0,0,0,0"/>
              </v:shape>
            </w:pict>
          </mc:Fallback>
        </mc:AlternateContent>
      </w:r>
    </w:p>
    <w:p w14:paraId="2B1E0D83" w14:textId="77777777" w:rsidR="00F870BA" w:rsidRDefault="00F870BA" w:rsidP="00F870BA">
      <w:pPr>
        <w:rPr>
          <w:rFonts w:ascii="Arial" w:hAnsi="Arial" w:cs="Arial"/>
          <w:sz w:val="22"/>
          <w:szCs w:val="22"/>
          <w:lang w:val="en-GB"/>
        </w:rPr>
      </w:pPr>
    </w:p>
    <w:p w14:paraId="005B2B51" w14:textId="77777777" w:rsidR="00F870BA" w:rsidRDefault="00F870BA" w:rsidP="00F870BA">
      <w:pPr>
        <w:rPr>
          <w:rFonts w:ascii="Arial" w:hAnsi="Arial" w:cs="Arial"/>
          <w:sz w:val="22"/>
          <w:szCs w:val="22"/>
          <w:lang w:val="en-GB"/>
        </w:rPr>
      </w:pPr>
    </w:p>
    <w:p w14:paraId="4DB77751" w14:textId="74AEDA5B" w:rsidR="00F870BA" w:rsidRDefault="00426AEB" w:rsidP="00F870BA">
      <w:pPr>
        <w:rPr>
          <w:rFonts w:ascii="Arial" w:hAnsi="Arial" w:cs="Arial"/>
          <w:sz w:val="22"/>
          <w:szCs w:val="22"/>
          <w:lang w:val="en-GB"/>
        </w:rPr>
      </w:pPr>
      <w:r w:rsidRPr="00A16074">
        <w:rPr>
          <w:rFonts w:ascii="Arial" w:hAnsi="Arial" w:cs="Arial"/>
          <w:noProof/>
          <w:sz w:val="22"/>
          <w:szCs w:val="22"/>
          <w:lang w:val="en-GB"/>
        </w:rPr>
        <w:drawing>
          <wp:anchor distT="0" distB="0" distL="114300" distR="114300" simplePos="0" relativeHeight="252786688" behindDoc="1" locked="0" layoutInCell="1" allowOverlap="1" wp14:anchorId="13618E61" wp14:editId="40FBC020">
            <wp:simplePos x="0" y="0"/>
            <wp:positionH relativeFrom="column">
              <wp:posOffset>4140200</wp:posOffset>
            </wp:positionH>
            <wp:positionV relativeFrom="paragraph">
              <wp:posOffset>43815</wp:posOffset>
            </wp:positionV>
            <wp:extent cx="488950" cy="488950"/>
            <wp:effectExtent l="76200" t="0" r="44450" b="0"/>
            <wp:wrapNone/>
            <wp:docPr id="568179589" name="Graphic 568179589" descr="Com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45731" name="Graphic 1348845731" descr="Comet with solid fill"/>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488950" cy="488950"/>
                    </a:xfrm>
                    <a:prstGeom prst="rect">
                      <a:avLst/>
                    </a:prstGeom>
                    <a:scene3d>
                      <a:camera prst="orthographicFront">
                        <a:rot lat="0" lon="10799999" rev="2100000"/>
                      </a:camera>
                      <a:lightRig rig="threePt" dir="t"/>
                    </a:scene3d>
                  </pic:spPr>
                </pic:pic>
              </a:graphicData>
            </a:graphic>
          </wp:anchor>
        </w:drawing>
      </w:r>
    </w:p>
    <w:p w14:paraId="69559DBC" w14:textId="77777777" w:rsidR="00F870BA" w:rsidRDefault="00F870BA" w:rsidP="00F870BA">
      <w:pPr>
        <w:rPr>
          <w:rFonts w:ascii="Arial" w:hAnsi="Arial" w:cs="Arial"/>
          <w:sz w:val="22"/>
          <w:szCs w:val="22"/>
          <w:lang w:val="en-GB"/>
        </w:rPr>
      </w:pPr>
    </w:p>
    <w:p w14:paraId="207C4FA9" w14:textId="77777777" w:rsidR="00F870BA" w:rsidRDefault="00F870BA" w:rsidP="00F870BA">
      <w:pPr>
        <w:rPr>
          <w:rFonts w:ascii="Arial" w:hAnsi="Arial" w:cs="Arial"/>
          <w:sz w:val="22"/>
          <w:szCs w:val="22"/>
          <w:lang w:val="en-GB"/>
        </w:rPr>
      </w:pPr>
    </w:p>
    <w:p w14:paraId="55EC3064" w14:textId="5417A6CF" w:rsidR="00F870BA" w:rsidRDefault="00426AEB" w:rsidP="00F870BA">
      <w:pPr>
        <w:rPr>
          <w:rFonts w:ascii="Arial" w:hAnsi="Arial" w:cs="Arial"/>
          <w:sz w:val="22"/>
          <w:szCs w:val="22"/>
          <w:lang w:val="en-GB"/>
        </w:rPr>
      </w:pPr>
      <w:r w:rsidRPr="00A16074">
        <w:rPr>
          <w:rFonts w:ascii="Arial" w:hAnsi="Arial" w:cs="Arial"/>
          <w:noProof/>
          <w:sz w:val="22"/>
          <w:szCs w:val="22"/>
          <w:lang w:val="en-GB"/>
        </w:rPr>
        <w:drawing>
          <wp:anchor distT="0" distB="0" distL="114300" distR="114300" simplePos="0" relativeHeight="252785664" behindDoc="1" locked="0" layoutInCell="1" allowOverlap="1" wp14:anchorId="2CD0435C" wp14:editId="0F6A6207">
            <wp:simplePos x="0" y="0"/>
            <wp:positionH relativeFrom="column">
              <wp:posOffset>2305050</wp:posOffset>
            </wp:positionH>
            <wp:positionV relativeFrom="paragraph">
              <wp:posOffset>82550</wp:posOffset>
            </wp:positionV>
            <wp:extent cx="488950" cy="488950"/>
            <wp:effectExtent l="0" t="38100" r="0" b="44450"/>
            <wp:wrapNone/>
            <wp:docPr id="1469849536" name="Graphic 1469849536" descr="Com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45731" name="Graphic 1348845731" descr="Comet with solid fill"/>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488950" cy="488950"/>
                    </a:xfrm>
                    <a:prstGeom prst="rect">
                      <a:avLst/>
                    </a:prstGeom>
                    <a:scene3d>
                      <a:camera prst="orthographicFront">
                        <a:rot lat="0" lon="10799999" rev="17400000"/>
                      </a:camera>
                      <a:lightRig rig="threePt" dir="t"/>
                    </a:scene3d>
                  </pic:spPr>
                </pic:pic>
              </a:graphicData>
            </a:graphic>
          </wp:anchor>
        </w:drawing>
      </w:r>
    </w:p>
    <w:p w14:paraId="3B5736FC" w14:textId="1382E2F1" w:rsidR="00F870BA" w:rsidRDefault="00F870BA" w:rsidP="00F870BA">
      <w:pPr>
        <w:rPr>
          <w:rFonts w:ascii="Arial" w:hAnsi="Arial" w:cs="Arial"/>
          <w:sz w:val="22"/>
          <w:szCs w:val="22"/>
          <w:lang w:val="en-GB"/>
        </w:rPr>
      </w:pPr>
    </w:p>
    <w:p w14:paraId="42806985" w14:textId="77777777" w:rsidR="00F870BA" w:rsidRDefault="00F870BA" w:rsidP="00F870BA">
      <w:pPr>
        <w:rPr>
          <w:rFonts w:ascii="Arial" w:hAnsi="Arial" w:cs="Arial"/>
          <w:sz w:val="22"/>
          <w:szCs w:val="22"/>
          <w:lang w:val="en-GB"/>
        </w:rPr>
      </w:pPr>
    </w:p>
    <w:p w14:paraId="2D1FFEEE" w14:textId="77777777" w:rsidR="00F870BA" w:rsidRDefault="00F870BA" w:rsidP="00F870BA">
      <w:pPr>
        <w:rPr>
          <w:rFonts w:ascii="Arial" w:hAnsi="Arial" w:cs="Arial"/>
          <w:sz w:val="22"/>
          <w:szCs w:val="22"/>
          <w:lang w:val="en-GB"/>
        </w:rPr>
      </w:pPr>
    </w:p>
    <w:p w14:paraId="3E287B51" w14:textId="77777777" w:rsidR="00F870BA" w:rsidRDefault="00F870BA" w:rsidP="00F870BA">
      <w:pPr>
        <w:rPr>
          <w:rFonts w:ascii="Arial" w:hAnsi="Arial" w:cs="Arial"/>
          <w:sz w:val="22"/>
          <w:szCs w:val="22"/>
          <w:lang w:val="en-GB"/>
        </w:rPr>
      </w:pPr>
    </w:p>
    <w:p w14:paraId="1EA0FAC2" w14:textId="77777777" w:rsidR="00F870BA" w:rsidRDefault="00F870BA" w:rsidP="00F870BA">
      <w:pPr>
        <w:rPr>
          <w:rFonts w:ascii="Arial" w:hAnsi="Arial" w:cs="Arial"/>
          <w:sz w:val="22"/>
          <w:szCs w:val="22"/>
          <w:lang w:val="en-GB"/>
        </w:rPr>
      </w:pPr>
    </w:p>
    <w:p w14:paraId="17757E9C" w14:textId="77777777" w:rsidR="00F870BA" w:rsidRDefault="00F870BA" w:rsidP="00F870BA">
      <w:pPr>
        <w:rPr>
          <w:rFonts w:ascii="Arial" w:hAnsi="Arial" w:cs="Arial"/>
          <w:sz w:val="22"/>
          <w:szCs w:val="22"/>
          <w:lang w:val="en-GB"/>
        </w:rPr>
      </w:pPr>
    </w:p>
    <w:p w14:paraId="7DC7B156" w14:textId="77777777" w:rsidR="00F870BA" w:rsidRDefault="00F870BA" w:rsidP="00F870BA">
      <w:pPr>
        <w:rPr>
          <w:rFonts w:ascii="Arial" w:hAnsi="Arial" w:cs="Arial"/>
          <w:sz w:val="22"/>
          <w:szCs w:val="22"/>
          <w:lang w:val="en-GB"/>
        </w:rPr>
      </w:pPr>
    </w:p>
    <w:p w14:paraId="071934E9" w14:textId="77777777" w:rsidR="00F870BA" w:rsidRDefault="00F870BA" w:rsidP="00F870BA">
      <w:pPr>
        <w:rPr>
          <w:rFonts w:ascii="Arial" w:hAnsi="Arial" w:cs="Arial"/>
          <w:sz w:val="22"/>
          <w:szCs w:val="22"/>
          <w:lang w:val="en-GB"/>
        </w:rPr>
      </w:pPr>
    </w:p>
    <w:p w14:paraId="064D78F5" w14:textId="77777777" w:rsidR="00F870BA" w:rsidRDefault="00F870BA" w:rsidP="00F870BA">
      <w:pPr>
        <w:rPr>
          <w:rFonts w:ascii="Arial" w:hAnsi="Arial" w:cs="Arial"/>
          <w:sz w:val="22"/>
          <w:szCs w:val="22"/>
          <w:lang w:val="en-GB"/>
        </w:rPr>
      </w:pPr>
    </w:p>
    <w:p w14:paraId="7C3491A1" w14:textId="77777777" w:rsidR="00F870BA" w:rsidRDefault="00F870BA" w:rsidP="00F870BA">
      <w:pPr>
        <w:rPr>
          <w:rFonts w:ascii="Arial" w:hAnsi="Arial" w:cs="Arial"/>
          <w:sz w:val="22"/>
          <w:szCs w:val="22"/>
          <w:lang w:val="en-GB"/>
        </w:rPr>
      </w:pPr>
    </w:p>
    <w:p w14:paraId="7F93FB93" w14:textId="77777777" w:rsidR="00F870BA" w:rsidRDefault="00F870BA" w:rsidP="00F870BA">
      <w:pPr>
        <w:rPr>
          <w:rFonts w:ascii="Arial" w:hAnsi="Arial" w:cs="Arial"/>
          <w:sz w:val="22"/>
          <w:szCs w:val="22"/>
          <w:lang w:val="en-GB"/>
        </w:rPr>
      </w:pPr>
    </w:p>
    <w:p w14:paraId="30E91ED2" w14:textId="165D8D7D" w:rsidR="00F870BA" w:rsidRPr="003560B4" w:rsidRDefault="00F870BA" w:rsidP="003560B4">
      <w:pPr>
        <w:jc w:val="center"/>
        <w:rPr>
          <w:rFonts w:ascii="Arial" w:hAnsi="Arial" w:cs="Arial"/>
          <w:b/>
          <w:bCs/>
          <w:sz w:val="22"/>
          <w:szCs w:val="22"/>
          <w:lang w:val="en-GB"/>
        </w:rPr>
      </w:pPr>
      <w:r w:rsidRPr="003560B4">
        <w:rPr>
          <w:rFonts w:ascii="Arial" w:hAnsi="Arial" w:cs="Arial"/>
          <w:b/>
          <w:bCs/>
          <w:sz w:val="22"/>
          <w:szCs w:val="22"/>
          <w:lang w:val="en-GB"/>
        </w:rPr>
        <w:t>Figure 6: A plausible history of Oumuamua</w:t>
      </w:r>
    </w:p>
    <w:p w14:paraId="7318B510" w14:textId="77777777" w:rsidR="00F870BA" w:rsidRDefault="00F870BA" w:rsidP="00F870BA">
      <w:pPr>
        <w:rPr>
          <w:rFonts w:ascii="Arial" w:hAnsi="Arial" w:cs="Arial"/>
          <w:sz w:val="22"/>
          <w:szCs w:val="22"/>
          <w:lang w:val="en-GB"/>
        </w:rPr>
      </w:pPr>
    </w:p>
    <w:p w14:paraId="4F77C2EB" w14:textId="77777777" w:rsidR="00F870BA" w:rsidRDefault="00F870BA" w:rsidP="00F870BA">
      <w:pPr>
        <w:spacing w:after="160" w:line="259" w:lineRule="auto"/>
        <w:rPr>
          <w:rFonts w:ascii="Arial" w:hAnsi="Arial" w:cs="Arial"/>
          <w:sz w:val="22"/>
          <w:szCs w:val="22"/>
          <w:lang w:val="en-GB"/>
        </w:rPr>
      </w:pPr>
      <w:r>
        <w:rPr>
          <w:rFonts w:ascii="Arial" w:hAnsi="Arial" w:cs="Arial"/>
          <w:sz w:val="22"/>
          <w:szCs w:val="22"/>
          <w:lang w:val="en-GB"/>
        </w:rPr>
        <w:br w:type="page"/>
      </w:r>
    </w:p>
    <w:p w14:paraId="23B9AF0A" w14:textId="2491F86B" w:rsidR="00A16074" w:rsidRPr="00CE15DA" w:rsidRDefault="00F870BA" w:rsidP="00F870BA">
      <w:pPr>
        <w:spacing w:after="160" w:line="259" w:lineRule="auto"/>
        <w:rPr>
          <w:rFonts w:ascii="Arial" w:hAnsi="Arial" w:cs="Arial"/>
          <w:sz w:val="22"/>
          <w:szCs w:val="22"/>
          <w:lang w:val="en-GB"/>
        </w:rPr>
      </w:pPr>
      <w:r>
        <w:rPr>
          <w:rFonts w:ascii="Arial" w:hAnsi="Arial" w:cs="Arial"/>
          <w:sz w:val="22"/>
          <w:szCs w:val="22"/>
          <w:lang w:val="en-GB"/>
        </w:rPr>
        <w:lastRenderedPageBreak/>
        <w:t>(a)</w:t>
      </w:r>
      <w:r>
        <w:rPr>
          <w:rFonts w:ascii="Arial" w:hAnsi="Arial" w:cs="Arial"/>
          <w:sz w:val="22"/>
          <w:szCs w:val="22"/>
          <w:lang w:val="en-GB"/>
        </w:rPr>
        <w:tab/>
      </w:r>
      <w:r w:rsidR="0066118A">
        <w:rPr>
          <w:rFonts w:ascii="Arial" w:hAnsi="Arial" w:cs="Arial"/>
          <w:sz w:val="22"/>
          <w:szCs w:val="22"/>
          <w:lang w:val="en-GB"/>
        </w:rPr>
        <w:t>Estimate</w:t>
      </w:r>
      <w:r w:rsidR="00A16074" w:rsidRPr="00A16074">
        <w:rPr>
          <w:rFonts w:ascii="Arial" w:hAnsi="Arial" w:cs="Arial"/>
          <w:sz w:val="22"/>
          <w:szCs w:val="22"/>
          <w:lang w:val="en-GB"/>
        </w:rPr>
        <w:t xml:space="preserve"> the gravitational force between Oumuamua and the Sun at perihelion. </w:t>
      </w:r>
      <w:r w:rsidR="00CE15DA">
        <w:rPr>
          <w:rFonts w:ascii="Arial" w:hAnsi="Arial" w:cs="Arial"/>
          <w:sz w:val="22"/>
          <w:szCs w:val="22"/>
          <w:lang w:val="en-GB"/>
        </w:rPr>
        <w:tab/>
        <w:t xml:space="preserve">          </w:t>
      </w:r>
      <w:r w:rsidR="001E06C4" w:rsidRPr="00CE15DA">
        <w:rPr>
          <w:rFonts w:ascii="Arial" w:hAnsi="Arial" w:cs="Arial"/>
          <w:sz w:val="22"/>
          <w:szCs w:val="22"/>
          <w:lang w:val="en-GB"/>
        </w:rPr>
        <w:t>(3</w:t>
      </w:r>
      <w:r w:rsidR="00CE15DA">
        <w:rPr>
          <w:rFonts w:ascii="Arial" w:hAnsi="Arial" w:cs="Arial"/>
          <w:sz w:val="22"/>
          <w:szCs w:val="22"/>
          <w:lang w:val="en-GB"/>
        </w:rPr>
        <w:t xml:space="preserve"> marks</w:t>
      </w:r>
      <w:r w:rsidR="001E06C4" w:rsidRPr="00CE15DA">
        <w:rPr>
          <w:rFonts w:ascii="Arial" w:hAnsi="Arial" w:cs="Arial"/>
          <w:sz w:val="22"/>
          <w:szCs w:val="22"/>
          <w:lang w:val="en-GB"/>
        </w:rPr>
        <w:t>)</w:t>
      </w:r>
    </w:p>
    <w:p w14:paraId="257CE4AE" w14:textId="77777777" w:rsidR="00A16074" w:rsidRPr="00A16074" w:rsidRDefault="00A16074" w:rsidP="00A16074">
      <w:pPr>
        <w:pStyle w:val="ListParagraph"/>
        <w:jc w:val="right"/>
        <w:rPr>
          <w:rFonts w:ascii="Arial" w:hAnsi="Arial" w:cs="Arial"/>
          <w:sz w:val="22"/>
          <w:szCs w:val="22"/>
          <w:lang w:val="en-GB"/>
        </w:rPr>
      </w:pPr>
    </w:p>
    <w:p w14:paraId="435DBD14" w14:textId="77777777" w:rsidR="00A16074" w:rsidRPr="00A16074" w:rsidRDefault="00A16074" w:rsidP="00A16074">
      <w:pPr>
        <w:pStyle w:val="ListParagraph"/>
        <w:jc w:val="right"/>
        <w:rPr>
          <w:rFonts w:ascii="Arial" w:hAnsi="Arial" w:cs="Arial"/>
          <w:sz w:val="22"/>
          <w:szCs w:val="22"/>
          <w:lang w:val="en-GB"/>
        </w:rPr>
      </w:pPr>
    </w:p>
    <w:p w14:paraId="7E2B883F" w14:textId="77777777" w:rsidR="00A16074" w:rsidRPr="00A16074" w:rsidRDefault="00A16074" w:rsidP="00A16074">
      <w:pPr>
        <w:pStyle w:val="ListParagraph"/>
        <w:jc w:val="right"/>
        <w:rPr>
          <w:rFonts w:ascii="Arial" w:hAnsi="Arial" w:cs="Arial"/>
          <w:sz w:val="22"/>
          <w:szCs w:val="22"/>
          <w:lang w:val="en-GB"/>
        </w:rPr>
      </w:pPr>
    </w:p>
    <w:p w14:paraId="6716CCE0" w14:textId="77777777" w:rsidR="00A16074" w:rsidRPr="00A16074" w:rsidRDefault="00A16074" w:rsidP="00A16074">
      <w:pPr>
        <w:pStyle w:val="ListParagraph"/>
        <w:jc w:val="right"/>
        <w:rPr>
          <w:rFonts w:ascii="Arial" w:hAnsi="Arial" w:cs="Arial"/>
          <w:sz w:val="22"/>
          <w:szCs w:val="22"/>
          <w:lang w:val="en-GB"/>
        </w:rPr>
      </w:pPr>
    </w:p>
    <w:p w14:paraId="70BE8E1B" w14:textId="77777777" w:rsidR="00A16074" w:rsidRPr="00A16074" w:rsidRDefault="00A16074" w:rsidP="00A16074">
      <w:pPr>
        <w:pStyle w:val="ListParagraph"/>
        <w:jc w:val="right"/>
        <w:rPr>
          <w:rFonts w:ascii="Arial" w:hAnsi="Arial" w:cs="Arial"/>
          <w:sz w:val="22"/>
          <w:szCs w:val="22"/>
          <w:lang w:val="en-GB"/>
        </w:rPr>
      </w:pPr>
    </w:p>
    <w:p w14:paraId="595E8EC1" w14:textId="77777777" w:rsidR="00A16074" w:rsidRPr="00A16074" w:rsidRDefault="00A16074" w:rsidP="00A16074">
      <w:pPr>
        <w:pStyle w:val="ListParagraph"/>
        <w:jc w:val="right"/>
        <w:rPr>
          <w:rFonts w:ascii="Arial" w:hAnsi="Arial" w:cs="Arial"/>
          <w:sz w:val="22"/>
          <w:szCs w:val="22"/>
          <w:lang w:val="en-GB"/>
        </w:rPr>
      </w:pPr>
    </w:p>
    <w:p w14:paraId="1B976027" w14:textId="77777777" w:rsidR="00A16074" w:rsidRPr="00A16074" w:rsidRDefault="00A16074" w:rsidP="00A16074">
      <w:pPr>
        <w:pStyle w:val="ListParagraph"/>
        <w:jc w:val="right"/>
        <w:rPr>
          <w:rFonts w:ascii="Arial" w:hAnsi="Arial" w:cs="Arial"/>
          <w:sz w:val="22"/>
          <w:szCs w:val="22"/>
          <w:lang w:val="en-GB"/>
        </w:rPr>
      </w:pPr>
    </w:p>
    <w:p w14:paraId="19506A13" w14:textId="77777777" w:rsidR="00A16074" w:rsidRPr="00A16074" w:rsidRDefault="00A16074" w:rsidP="00A16074">
      <w:pPr>
        <w:pStyle w:val="ListParagraph"/>
        <w:jc w:val="right"/>
        <w:rPr>
          <w:rFonts w:ascii="Arial" w:hAnsi="Arial" w:cs="Arial"/>
          <w:sz w:val="22"/>
          <w:szCs w:val="22"/>
          <w:lang w:val="en-GB"/>
        </w:rPr>
      </w:pPr>
    </w:p>
    <w:p w14:paraId="3D020D54" w14:textId="77777777" w:rsidR="00A16074" w:rsidRPr="00A16074" w:rsidRDefault="00A16074" w:rsidP="00A16074">
      <w:pPr>
        <w:pStyle w:val="ListParagraph"/>
        <w:jc w:val="right"/>
        <w:rPr>
          <w:rFonts w:ascii="Arial" w:hAnsi="Arial" w:cs="Arial"/>
          <w:sz w:val="22"/>
          <w:szCs w:val="22"/>
          <w:lang w:val="en-GB"/>
        </w:rPr>
      </w:pPr>
    </w:p>
    <w:p w14:paraId="12C632B9" w14:textId="77777777" w:rsidR="00A16074" w:rsidRPr="00A16074" w:rsidRDefault="00A16074" w:rsidP="00A16074">
      <w:pPr>
        <w:pStyle w:val="ListParagraph"/>
        <w:jc w:val="right"/>
        <w:rPr>
          <w:rFonts w:ascii="Arial" w:hAnsi="Arial" w:cs="Arial"/>
          <w:sz w:val="22"/>
          <w:szCs w:val="22"/>
          <w:lang w:val="en-GB"/>
        </w:rPr>
      </w:pPr>
    </w:p>
    <w:p w14:paraId="5894A990" w14:textId="77777777" w:rsidR="00A16074" w:rsidRPr="00A16074" w:rsidRDefault="00A16074" w:rsidP="00A16074">
      <w:pPr>
        <w:pStyle w:val="ListParagraph"/>
        <w:jc w:val="right"/>
        <w:rPr>
          <w:rFonts w:ascii="Arial" w:hAnsi="Arial" w:cs="Arial"/>
          <w:sz w:val="22"/>
          <w:szCs w:val="22"/>
          <w:lang w:val="en-GB"/>
        </w:rPr>
      </w:pPr>
    </w:p>
    <w:p w14:paraId="5A39E8A8" w14:textId="77777777" w:rsidR="00A16074" w:rsidRPr="00A16074" w:rsidRDefault="00A16074" w:rsidP="00A16074">
      <w:pPr>
        <w:pStyle w:val="ListParagraph"/>
        <w:jc w:val="right"/>
        <w:rPr>
          <w:rFonts w:ascii="Arial" w:hAnsi="Arial" w:cs="Arial"/>
          <w:sz w:val="22"/>
          <w:szCs w:val="22"/>
          <w:lang w:val="en-GB"/>
        </w:rPr>
      </w:pPr>
    </w:p>
    <w:p w14:paraId="7A9F4BB8" w14:textId="77777777" w:rsidR="00A16074" w:rsidRPr="00A16074" w:rsidRDefault="00A16074" w:rsidP="00A16074">
      <w:pPr>
        <w:pStyle w:val="ListParagraph"/>
        <w:jc w:val="right"/>
        <w:rPr>
          <w:rFonts w:ascii="Arial" w:hAnsi="Arial" w:cs="Arial"/>
          <w:sz w:val="22"/>
          <w:szCs w:val="22"/>
          <w:lang w:val="en-GB"/>
        </w:rPr>
      </w:pPr>
    </w:p>
    <w:p w14:paraId="4C28D81D" w14:textId="77777777" w:rsidR="00A16074" w:rsidRPr="00A16074" w:rsidRDefault="00A16074" w:rsidP="00A16074">
      <w:pPr>
        <w:pStyle w:val="ListParagraph"/>
        <w:jc w:val="right"/>
        <w:rPr>
          <w:rFonts w:ascii="Arial" w:hAnsi="Arial" w:cs="Arial"/>
          <w:sz w:val="22"/>
          <w:szCs w:val="22"/>
          <w:lang w:val="en-GB"/>
        </w:rPr>
      </w:pPr>
    </w:p>
    <w:p w14:paraId="55F7BD8E" w14:textId="77777777" w:rsidR="00A16074" w:rsidRPr="00A16074" w:rsidRDefault="00A16074" w:rsidP="00A16074">
      <w:pPr>
        <w:pStyle w:val="ListParagraph"/>
        <w:jc w:val="right"/>
        <w:rPr>
          <w:rFonts w:ascii="Arial" w:hAnsi="Arial" w:cs="Arial"/>
          <w:sz w:val="22"/>
          <w:szCs w:val="22"/>
          <w:lang w:val="en-GB"/>
        </w:rPr>
      </w:pPr>
    </w:p>
    <w:p w14:paraId="1C2FD571" w14:textId="77777777" w:rsidR="00A16074" w:rsidRPr="00A16074" w:rsidRDefault="00A16074" w:rsidP="00A16074">
      <w:pPr>
        <w:pStyle w:val="ListParagraph"/>
        <w:jc w:val="right"/>
        <w:rPr>
          <w:rFonts w:ascii="Arial" w:hAnsi="Arial" w:cs="Arial"/>
          <w:sz w:val="22"/>
          <w:szCs w:val="22"/>
          <w:lang w:val="en-GB"/>
        </w:rPr>
      </w:pPr>
    </w:p>
    <w:p w14:paraId="721C1642" w14:textId="712EDF25" w:rsidR="00A16074" w:rsidRPr="00A16074" w:rsidRDefault="001423E4" w:rsidP="00A16074">
      <w:pPr>
        <w:pStyle w:val="ListParagraph"/>
        <w:jc w:val="right"/>
        <w:rPr>
          <w:rFonts w:ascii="Arial" w:hAnsi="Arial" w:cs="Arial"/>
          <w:sz w:val="22"/>
          <w:szCs w:val="22"/>
          <w:lang w:val="en-GB"/>
        </w:rPr>
      </w:pPr>
      <w:r>
        <w:rPr>
          <w:rFonts w:ascii="Arial" w:hAnsi="Arial" w:cs="Arial"/>
          <w:bCs/>
          <w:sz w:val="22"/>
          <w:szCs w:val="22"/>
        </w:rPr>
        <w:t xml:space="preserve">Answer </w:t>
      </w:r>
      <w:r w:rsidRPr="009D5597">
        <w:rPr>
          <w:rFonts w:ascii="Arial" w:hAnsi="Arial" w:cs="Arial"/>
          <w:bCs/>
          <w:sz w:val="22"/>
          <w:szCs w:val="22"/>
        </w:rPr>
        <w:t>________________</w:t>
      </w:r>
      <w:r w:rsidR="00A16074" w:rsidRPr="00A16074">
        <w:rPr>
          <w:rFonts w:ascii="Arial" w:hAnsi="Arial" w:cs="Arial"/>
          <w:sz w:val="22"/>
          <w:szCs w:val="22"/>
          <w:lang w:val="en-GB"/>
        </w:rPr>
        <w:t xml:space="preserve"> N</w:t>
      </w:r>
    </w:p>
    <w:p w14:paraId="3A8EC362" w14:textId="77777777" w:rsidR="00A16074" w:rsidRPr="00A16074" w:rsidRDefault="00A16074" w:rsidP="00A16074">
      <w:pPr>
        <w:rPr>
          <w:rFonts w:ascii="Arial" w:hAnsi="Arial" w:cs="Arial"/>
          <w:sz w:val="22"/>
          <w:szCs w:val="22"/>
          <w:lang w:val="en-GB"/>
        </w:rPr>
      </w:pPr>
    </w:p>
    <w:p w14:paraId="11EA658A" w14:textId="42D997E7" w:rsidR="00A16074" w:rsidRPr="00A16074" w:rsidRDefault="00965910" w:rsidP="00965910">
      <w:pPr>
        <w:pStyle w:val="ListParagraph"/>
        <w:spacing w:after="160" w:line="259" w:lineRule="auto"/>
        <w:ind w:hanging="720"/>
        <w:rPr>
          <w:rFonts w:ascii="Arial" w:hAnsi="Arial" w:cs="Arial"/>
          <w:sz w:val="22"/>
          <w:szCs w:val="22"/>
          <w:lang w:val="en-GB"/>
        </w:rPr>
      </w:pPr>
      <w:r>
        <w:rPr>
          <w:rFonts w:ascii="Arial" w:hAnsi="Arial" w:cs="Arial"/>
          <w:sz w:val="22"/>
          <w:szCs w:val="22"/>
          <w:lang w:val="en-GB"/>
        </w:rPr>
        <w:t>(b)</w:t>
      </w:r>
      <w:r>
        <w:rPr>
          <w:rFonts w:ascii="Arial" w:hAnsi="Arial" w:cs="Arial"/>
          <w:sz w:val="22"/>
          <w:szCs w:val="22"/>
          <w:lang w:val="en-GB"/>
        </w:rPr>
        <w:tab/>
      </w:r>
      <w:r w:rsidR="00A16074" w:rsidRPr="00A16074">
        <w:rPr>
          <w:rFonts w:ascii="Arial" w:hAnsi="Arial" w:cs="Arial"/>
          <w:sz w:val="22"/>
          <w:szCs w:val="22"/>
          <w:lang w:val="en-GB"/>
        </w:rPr>
        <w:t>Oumuamua’s speed at perihelion was very close to 87.3 km</w:t>
      </w:r>
      <w:r w:rsidR="00F049E8">
        <w:rPr>
          <w:rFonts w:ascii="Arial" w:hAnsi="Arial" w:cs="Arial"/>
          <w:sz w:val="22"/>
          <w:szCs w:val="22"/>
          <w:lang w:val="en-GB"/>
        </w:rPr>
        <w:t xml:space="preserve"> </w:t>
      </w:r>
      <w:r w:rsidR="00A16074" w:rsidRPr="00A16074">
        <w:rPr>
          <w:rFonts w:ascii="Arial" w:hAnsi="Arial" w:cs="Arial"/>
          <w:sz w:val="22"/>
          <w:szCs w:val="22"/>
          <w:lang w:val="en-GB"/>
        </w:rPr>
        <w:t>s</w:t>
      </w:r>
      <w:r w:rsidR="00A16074" w:rsidRPr="00A16074">
        <w:rPr>
          <w:rFonts w:ascii="Arial" w:hAnsi="Arial" w:cs="Arial"/>
          <w:sz w:val="22"/>
          <w:szCs w:val="22"/>
          <w:vertAlign w:val="superscript"/>
          <w:lang w:val="en-GB"/>
        </w:rPr>
        <w:t>-1</w:t>
      </w:r>
      <w:r w:rsidR="00A16074" w:rsidRPr="00A16074">
        <w:rPr>
          <w:rFonts w:ascii="Arial" w:hAnsi="Arial" w:cs="Arial"/>
          <w:sz w:val="22"/>
          <w:szCs w:val="22"/>
          <w:lang w:val="en-GB"/>
        </w:rPr>
        <w:t>. Estimate the centripetal force that would be required to allow Oumuamua to settle into a stable orbit around the Sun.</w:t>
      </w:r>
    </w:p>
    <w:p w14:paraId="684617ED" w14:textId="23FAE92C" w:rsidR="00A16074" w:rsidRPr="00A16074" w:rsidRDefault="001E06C4" w:rsidP="00A16074">
      <w:pPr>
        <w:pStyle w:val="ListParagraph"/>
        <w:jc w:val="right"/>
        <w:rPr>
          <w:rFonts w:ascii="Arial" w:hAnsi="Arial" w:cs="Arial"/>
          <w:sz w:val="22"/>
          <w:szCs w:val="22"/>
          <w:lang w:val="en-GB"/>
        </w:rPr>
      </w:pPr>
      <w:r>
        <w:rPr>
          <w:rFonts w:ascii="Arial" w:hAnsi="Arial" w:cs="Arial"/>
          <w:sz w:val="22"/>
          <w:szCs w:val="22"/>
          <w:lang w:val="en-GB"/>
        </w:rPr>
        <w:t>(</w:t>
      </w:r>
      <w:r w:rsidR="00D764C8">
        <w:rPr>
          <w:rFonts w:ascii="Arial" w:hAnsi="Arial" w:cs="Arial"/>
          <w:sz w:val="22"/>
          <w:szCs w:val="22"/>
          <w:lang w:val="en-GB"/>
        </w:rPr>
        <w:t>2</w:t>
      </w:r>
      <w:r w:rsidR="009825E7">
        <w:rPr>
          <w:rFonts w:ascii="Arial" w:hAnsi="Arial" w:cs="Arial"/>
          <w:sz w:val="22"/>
          <w:szCs w:val="22"/>
          <w:lang w:val="en-GB"/>
        </w:rPr>
        <w:t xml:space="preserve"> marks</w:t>
      </w:r>
      <w:r>
        <w:rPr>
          <w:rFonts w:ascii="Arial" w:hAnsi="Arial" w:cs="Arial"/>
          <w:sz w:val="22"/>
          <w:szCs w:val="22"/>
          <w:lang w:val="en-GB"/>
        </w:rPr>
        <w:t>)</w:t>
      </w:r>
    </w:p>
    <w:p w14:paraId="6410D329" w14:textId="77777777" w:rsidR="00A16074" w:rsidRPr="00A16074" w:rsidRDefault="00A16074" w:rsidP="00A16074">
      <w:pPr>
        <w:pStyle w:val="ListParagraph"/>
        <w:jc w:val="right"/>
        <w:rPr>
          <w:rFonts w:ascii="Arial" w:hAnsi="Arial" w:cs="Arial"/>
          <w:sz w:val="22"/>
          <w:szCs w:val="22"/>
          <w:lang w:val="en-GB"/>
        </w:rPr>
      </w:pPr>
    </w:p>
    <w:p w14:paraId="7481B398" w14:textId="77777777" w:rsidR="00A16074" w:rsidRPr="00A16074" w:rsidRDefault="00A16074" w:rsidP="00A16074">
      <w:pPr>
        <w:pStyle w:val="ListParagraph"/>
        <w:jc w:val="right"/>
        <w:rPr>
          <w:rFonts w:ascii="Arial" w:hAnsi="Arial" w:cs="Arial"/>
          <w:sz w:val="22"/>
          <w:szCs w:val="22"/>
          <w:lang w:val="en-GB"/>
        </w:rPr>
      </w:pPr>
    </w:p>
    <w:p w14:paraId="2ED3B70B" w14:textId="77777777" w:rsidR="00A16074" w:rsidRPr="00A16074" w:rsidRDefault="00A16074" w:rsidP="00A16074">
      <w:pPr>
        <w:pStyle w:val="ListParagraph"/>
        <w:jc w:val="right"/>
        <w:rPr>
          <w:rFonts w:ascii="Arial" w:hAnsi="Arial" w:cs="Arial"/>
          <w:sz w:val="22"/>
          <w:szCs w:val="22"/>
          <w:lang w:val="en-GB"/>
        </w:rPr>
      </w:pPr>
    </w:p>
    <w:p w14:paraId="0B21FF56" w14:textId="77777777" w:rsidR="00A16074" w:rsidRPr="00A16074" w:rsidRDefault="00A16074" w:rsidP="00A16074">
      <w:pPr>
        <w:pStyle w:val="ListParagraph"/>
        <w:jc w:val="right"/>
        <w:rPr>
          <w:rFonts w:ascii="Arial" w:hAnsi="Arial" w:cs="Arial"/>
          <w:sz w:val="22"/>
          <w:szCs w:val="22"/>
          <w:lang w:val="en-GB"/>
        </w:rPr>
      </w:pPr>
    </w:p>
    <w:p w14:paraId="324D2DA8" w14:textId="77777777" w:rsidR="00A16074" w:rsidRPr="00A16074" w:rsidRDefault="00A16074" w:rsidP="00A16074">
      <w:pPr>
        <w:pStyle w:val="ListParagraph"/>
        <w:jc w:val="right"/>
        <w:rPr>
          <w:rFonts w:ascii="Arial" w:hAnsi="Arial" w:cs="Arial"/>
          <w:sz w:val="22"/>
          <w:szCs w:val="22"/>
          <w:lang w:val="en-GB"/>
        </w:rPr>
      </w:pPr>
    </w:p>
    <w:p w14:paraId="55DD4E56" w14:textId="77777777" w:rsidR="00A16074" w:rsidRPr="00A16074" w:rsidRDefault="00A16074" w:rsidP="00A16074">
      <w:pPr>
        <w:pStyle w:val="ListParagraph"/>
        <w:jc w:val="right"/>
        <w:rPr>
          <w:rFonts w:ascii="Arial" w:hAnsi="Arial" w:cs="Arial"/>
          <w:sz w:val="22"/>
          <w:szCs w:val="22"/>
          <w:lang w:val="en-GB"/>
        </w:rPr>
      </w:pPr>
    </w:p>
    <w:p w14:paraId="26131DF3" w14:textId="77777777" w:rsidR="00A16074" w:rsidRDefault="00A16074" w:rsidP="00A16074">
      <w:pPr>
        <w:pStyle w:val="ListParagraph"/>
        <w:jc w:val="right"/>
        <w:rPr>
          <w:rFonts w:ascii="Arial" w:hAnsi="Arial" w:cs="Arial"/>
          <w:sz w:val="22"/>
          <w:szCs w:val="22"/>
          <w:lang w:val="en-GB"/>
        </w:rPr>
      </w:pPr>
    </w:p>
    <w:p w14:paraId="53D2800A" w14:textId="77777777" w:rsidR="001E06C4" w:rsidRDefault="001E06C4" w:rsidP="00A16074">
      <w:pPr>
        <w:pStyle w:val="ListParagraph"/>
        <w:jc w:val="right"/>
        <w:rPr>
          <w:rFonts w:ascii="Arial" w:hAnsi="Arial" w:cs="Arial"/>
          <w:sz w:val="22"/>
          <w:szCs w:val="22"/>
          <w:lang w:val="en-GB"/>
        </w:rPr>
      </w:pPr>
    </w:p>
    <w:p w14:paraId="4BE6EAE2" w14:textId="77777777" w:rsidR="001E06C4" w:rsidRDefault="001E06C4" w:rsidP="00A16074">
      <w:pPr>
        <w:pStyle w:val="ListParagraph"/>
        <w:jc w:val="right"/>
        <w:rPr>
          <w:rFonts w:ascii="Arial" w:hAnsi="Arial" w:cs="Arial"/>
          <w:sz w:val="22"/>
          <w:szCs w:val="22"/>
          <w:lang w:val="en-GB"/>
        </w:rPr>
      </w:pPr>
    </w:p>
    <w:p w14:paraId="1501119A" w14:textId="77777777" w:rsidR="001E06C4" w:rsidRDefault="001E06C4" w:rsidP="00A16074">
      <w:pPr>
        <w:pStyle w:val="ListParagraph"/>
        <w:jc w:val="right"/>
        <w:rPr>
          <w:rFonts w:ascii="Arial" w:hAnsi="Arial" w:cs="Arial"/>
          <w:sz w:val="22"/>
          <w:szCs w:val="22"/>
          <w:lang w:val="en-GB"/>
        </w:rPr>
      </w:pPr>
    </w:p>
    <w:p w14:paraId="400C023F" w14:textId="77777777" w:rsidR="001E06C4" w:rsidRDefault="001E06C4" w:rsidP="00A16074">
      <w:pPr>
        <w:pStyle w:val="ListParagraph"/>
        <w:jc w:val="right"/>
        <w:rPr>
          <w:rFonts w:ascii="Arial" w:hAnsi="Arial" w:cs="Arial"/>
          <w:sz w:val="22"/>
          <w:szCs w:val="22"/>
          <w:lang w:val="en-GB"/>
        </w:rPr>
      </w:pPr>
    </w:p>
    <w:p w14:paraId="674A580D" w14:textId="77777777" w:rsidR="001E06C4" w:rsidRDefault="001E06C4" w:rsidP="00A16074">
      <w:pPr>
        <w:pStyle w:val="ListParagraph"/>
        <w:jc w:val="right"/>
        <w:rPr>
          <w:rFonts w:ascii="Arial" w:hAnsi="Arial" w:cs="Arial"/>
          <w:sz w:val="22"/>
          <w:szCs w:val="22"/>
          <w:lang w:val="en-GB"/>
        </w:rPr>
      </w:pPr>
    </w:p>
    <w:p w14:paraId="003CB9E5" w14:textId="77777777" w:rsidR="001E06C4" w:rsidRDefault="001E06C4" w:rsidP="00A16074">
      <w:pPr>
        <w:pStyle w:val="ListParagraph"/>
        <w:jc w:val="right"/>
        <w:rPr>
          <w:rFonts w:ascii="Arial" w:hAnsi="Arial" w:cs="Arial"/>
          <w:sz w:val="22"/>
          <w:szCs w:val="22"/>
          <w:lang w:val="en-GB"/>
        </w:rPr>
      </w:pPr>
    </w:p>
    <w:p w14:paraId="7EBC61D2" w14:textId="77777777" w:rsidR="001E06C4" w:rsidRDefault="001E06C4" w:rsidP="00A16074">
      <w:pPr>
        <w:pStyle w:val="ListParagraph"/>
        <w:jc w:val="right"/>
        <w:rPr>
          <w:rFonts w:ascii="Arial" w:hAnsi="Arial" w:cs="Arial"/>
          <w:sz w:val="22"/>
          <w:szCs w:val="22"/>
          <w:lang w:val="en-GB"/>
        </w:rPr>
      </w:pPr>
    </w:p>
    <w:p w14:paraId="078B60BC" w14:textId="77777777" w:rsidR="001E06C4" w:rsidRDefault="001E06C4" w:rsidP="00A16074">
      <w:pPr>
        <w:pStyle w:val="ListParagraph"/>
        <w:jc w:val="right"/>
        <w:rPr>
          <w:rFonts w:ascii="Arial" w:hAnsi="Arial" w:cs="Arial"/>
          <w:sz w:val="22"/>
          <w:szCs w:val="22"/>
          <w:lang w:val="en-GB"/>
        </w:rPr>
      </w:pPr>
    </w:p>
    <w:p w14:paraId="7D8873CB" w14:textId="77777777" w:rsidR="001E06C4" w:rsidRPr="00A16074" w:rsidRDefault="001E06C4" w:rsidP="00A16074">
      <w:pPr>
        <w:pStyle w:val="ListParagraph"/>
        <w:jc w:val="right"/>
        <w:rPr>
          <w:rFonts w:ascii="Arial" w:hAnsi="Arial" w:cs="Arial"/>
          <w:sz w:val="22"/>
          <w:szCs w:val="22"/>
          <w:lang w:val="en-GB"/>
        </w:rPr>
      </w:pPr>
    </w:p>
    <w:p w14:paraId="4670AB8C" w14:textId="77777777" w:rsidR="00A16074" w:rsidRPr="00A16074" w:rsidRDefault="00A16074" w:rsidP="00A16074">
      <w:pPr>
        <w:pStyle w:val="ListParagraph"/>
        <w:jc w:val="right"/>
        <w:rPr>
          <w:rFonts w:ascii="Arial" w:hAnsi="Arial" w:cs="Arial"/>
          <w:sz w:val="22"/>
          <w:szCs w:val="22"/>
          <w:lang w:val="en-GB"/>
        </w:rPr>
      </w:pPr>
    </w:p>
    <w:p w14:paraId="6B720382" w14:textId="77777777" w:rsidR="00A16074" w:rsidRPr="00A16074" w:rsidRDefault="00A16074" w:rsidP="00A16074">
      <w:pPr>
        <w:pStyle w:val="ListParagraph"/>
        <w:jc w:val="right"/>
        <w:rPr>
          <w:rFonts w:ascii="Arial" w:hAnsi="Arial" w:cs="Arial"/>
          <w:sz w:val="22"/>
          <w:szCs w:val="22"/>
          <w:lang w:val="en-GB"/>
        </w:rPr>
      </w:pPr>
    </w:p>
    <w:p w14:paraId="0FFD706A" w14:textId="77777777" w:rsidR="00A16074" w:rsidRPr="00A16074" w:rsidRDefault="00A16074" w:rsidP="00A16074">
      <w:pPr>
        <w:pStyle w:val="ListParagraph"/>
        <w:jc w:val="right"/>
        <w:rPr>
          <w:rFonts w:ascii="Arial" w:hAnsi="Arial" w:cs="Arial"/>
          <w:sz w:val="22"/>
          <w:szCs w:val="22"/>
          <w:lang w:val="en-GB"/>
        </w:rPr>
      </w:pPr>
    </w:p>
    <w:p w14:paraId="08CE526D" w14:textId="4CFB2871" w:rsidR="00A16074" w:rsidRPr="00A16074" w:rsidRDefault="001423E4" w:rsidP="00A16074">
      <w:pPr>
        <w:pStyle w:val="ListParagraph"/>
        <w:jc w:val="right"/>
        <w:rPr>
          <w:rFonts w:ascii="Arial" w:hAnsi="Arial" w:cs="Arial"/>
          <w:sz w:val="22"/>
          <w:szCs w:val="22"/>
          <w:lang w:val="en-GB"/>
        </w:rPr>
      </w:pPr>
      <w:r>
        <w:rPr>
          <w:rFonts w:ascii="Arial" w:hAnsi="Arial" w:cs="Arial"/>
          <w:bCs/>
          <w:sz w:val="22"/>
          <w:szCs w:val="22"/>
        </w:rPr>
        <w:t xml:space="preserve">Answer </w:t>
      </w:r>
      <w:r w:rsidRPr="009D5597">
        <w:rPr>
          <w:rFonts w:ascii="Arial" w:hAnsi="Arial" w:cs="Arial"/>
          <w:bCs/>
          <w:sz w:val="22"/>
          <w:szCs w:val="22"/>
        </w:rPr>
        <w:t>________________</w:t>
      </w:r>
      <w:r w:rsidR="00A16074" w:rsidRPr="00A16074">
        <w:rPr>
          <w:rFonts w:ascii="Arial" w:hAnsi="Arial" w:cs="Arial"/>
          <w:sz w:val="22"/>
          <w:szCs w:val="22"/>
          <w:lang w:val="en-GB"/>
        </w:rPr>
        <w:t xml:space="preserve"> N</w:t>
      </w:r>
    </w:p>
    <w:p w14:paraId="6E3CD0C0" w14:textId="77777777" w:rsidR="00A16074" w:rsidRPr="00A16074" w:rsidRDefault="00A16074" w:rsidP="00A16074">
      <w:pPr>
        <w:pStyle w:val="ListParagraph"/>
        <w:rPr>
          <w:rFonts w:ascii="Arial" w:hAnsi="Arial" w:cs="Arial"/>
          <w:sz w:val="22"/>
          <w:szCs w:val="22"/>
          <w:lang w:val="en-GB"/>
        </w:rPr>
      </w:pPr>
    </w:p>
    <w:p w14:paraId="2E213596" w14:textId="4830C860" w:rsidR="00A16074" w:rsidRPr="00A16074" w:rsidRDefault="00965910" w:rsidP="00965910">
      <w:pPr>
        <w:pStyle w:val="ListParagraph"/>
        <w:spacing w:after="160" w:line="259" w:lineRule="auto"/>
        <w:ind w:hanging="720"/>
        <w:rPr>
          <w:rFonts w:ascii="Arial" w:hAnsi="Arial" w:cs="Arial"/>
          <w:sz w:val="22"/>
          <w:szCs w:val="22"/>
          <w:lang w:val="en-GB"/>
        </w:rPr>
      </w:pPr>
      <w:r>
        <w:rPr>
          <w:rFonts w:ascii="Arial" w:hAnsi="Arial" w:cs="Arial"/>
          <w:sz w:val="22"/>
          <w:szCs w:val="22"/>
          <w:lang w:val="en-GB"/>
        </w:rPr>
        <w:t>(c)</w:t>
      </w:r>
      <w:r>
        <w:rPr>
          <w:rFonts w:ascii="Arial" w:hAnsi="Arial" w:cs="Arial"/>
          <w:sz w:val="22"/>
          <w:szCs w:val="22"/>
          <w:lang w:val="en-GB"/>
        </w:rPr>
        <w:tab/>
      </w:r>
      <w:r w:rsidR="00A16074" w:rsidRPr="00A16074">
        <w:rPr>
          <w:rFonts w:ascii="Arial" w:hAnsi="Arial" w:cs="Arial"/>
          <w:sz w:val="22"/>
          <w:szCs w:val="22"/>
          <w:lang w:val="en-GB"/>
        </w:rPr>
        <w:t>Hence, explain why Oumuamua was not gravitationally bound in an orbit by the Sun at perihelion.</w:t>
      </w:r>
    </w:p>
    <w:p w14:paraId="4B117B41" w14:textId="7E93D91D" w:rsidR="00A16074" w:rsidRPr="00A16074" w:rsidRDefault="001E06C4" w:rsidP="00A16074">
      <w:pPr>
        <w:pStyle w:val="ListParagraph"/>
        <w:jc w:val="right"/>
        <w:rPr>
          <w:rFonts w:ascii="Arial" w:hAnsi="Arial" w:cs="Arial"/>
          <w:sz w:val="22"/>
          <w:szCs w:val="22"/>
          <w:lang w:val="en-GB"/>
        </w:rPr>
      </w:pPr>
      <w:r>
        <w:rPr>
          <w:rFonts w:ascii="Arial" w:hAnsi="Arial" w:cs="Arial"/>
          <w:sz w:val="22"/>
          <w:szCs w:val="22"/>
          <w:lang w:val="en-GB"/>
        </w:rPr>
        <w:t>(2</w:t>
      </w:r>
      <w:r w:rsidR="00CA7F96">
        <w:rPr>
          <w:rFonts w:ascii="Arial" w:hAnsi="Arial" w:cs="Arial"/>
          <w:sz w:val="22"/>
          <w:szCs w:val="22"/>
          <w:lang w:val="en-GB"/>
        </w:rPr>
        <w:t xml:space="preserve"> marks</w:t>
      </w:r>
      <w:r>
        <w:rPr>
          <w:rFonts w:ascii="Arial" w:hAnsi="Arial" w:cs="Arial"/>
          <w:sz w:val="22"/>
          <w:szCs w:val="22"/>
          <w:lang w:val="en-GB"/>
        </w:rPr>
        <w:t>)</w:t>
      </w:r>
    </w:p>
    <w:p w14:paraId="78B25C8E" w14:textId="77777777" w:rsidR="00A16074" w:rsidRPr="00A16074" w:rsidRDefault="00A16074" w:rsidP="00A16074">
      <w:pPr>
        <w:pStyle w:val="ListParagraph"/>
        <w:rPr>
          <w:rFonts w:ascii="Arial" w:hAnsi="Arial" w:cs="Arial"/>
          <w:sz w:val="22"/>
          <w:szCs w:val="22"/>
          <w:lang w:val="en-GB"/>
        </w:rPr>
      </w:pPr>
    </w:p>
    <w:p w14:paraId="7096AAAF" w14:textId="0EF3F29F" w:rsidR="00057DBC" w:rsidRDefault="00A16074" w:rsidP="00F870BA">
      <w:pPr>
        <w:spacing w:line="480" w:lineRule="auto"/>
        <w:rPr>
          <w:rFonts w:ascii="Arial" w:hAnsi="Arial" w:cs="Arial"/>
          <w:sz w:val="22"/>
          <w:szCs w:val="22"/>
          <w:lang w:val="en-GB"/>
        </w:rPr>
      </w:pPr>
      <w:r w:rsidRPr="00A16074">
        <w:rPr>
          <w:rFonts w:ascii="Arial" w:hAnsi="Arial" w:cs="Arial"/>
          <w:sz w:val="22"/>
          <w:szCs w:val="22"/>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E06C4">
        <w:rPr>
          <w:rFonts w:ascii="Arial" w:hAnsi="Arial" w:cs="Arial"/>
          <w:sz w:val="22"/>
          <w:szCs w:val="22"/>
          <w:lang w:val="en-GB"/>
        </w:rPr>
        <w:t>__________________________________________________</w:t>
      </w:r>
    </w:p>
    <w:p w14:paraId="3506B0A5" w14:textId="77777777" w:rsidR="00495D66" w:rsidRDefault="00495D66" w:rsidP="001E06C4">
      <w:pPr>
        <w:spacing w:after="160" w:line="259" w:lineRule="auto"/>
        <w:rPr>
          <w:rFonts w:ascii="Arial" w:hAnsi="Arial" w:cs="Arial"/>
          <w:sz w:val="22"/>
          <w:szCs w:val="22"/>
          <w:lang w:val="en-GB"/>
        </w:rPr>
      </w:pPr>
    </w:p>
    <w:p w14:paraId="1F8187C6" w14:textId="6E830FEC" w:rsidR="00A16074" w:rsidRPr="00A16074" w:rsidRDefault="00A16074" w:rsidP="001E06C4">
      <w:pPr>
        <w:spacing w:after="160" w:line="259" w:lineRule="auto"/>
        <w:rPr>
          <w:rFonts w:ascii="Arial" w:hAnsi="Arial" w:cs="Arial"/>
          <w:sz w:val="22"/>
          <w:szCs w:val="22"/>
          <w:lang w:val="en-GB"/>
        </w:rPr>
      </w:pPr>
      <w:r w:rsidRPr="00A16074">
        <w:rPr>
          <w:rFonts w:ascii="Arial" w:hAnsi="Arial" w:cs="Arial"/>
          <w:sz w:val="22"/>
          <w:szCs w:val="22"/>
          <w:lang w:val="en-GB"/>
        </w:rPr>
        <w:t xml:space="preserve">(d) </w:t>
      </w:r>
      <w:r w:rsidRPr="00A16074">
        <w:rPr>
          <w:rFonts w:ascii="Arial" w:hAnsi="Arial" w:cs="Arial"/>
          <w:sz w:val="22"/>
          <w:szCs w:val="22"/>
          <w:lang w:val="en-GB"/>
        </w:rPr>
        <w:tab/>
        <w:t xml:space="preserve">Using information from the article, estimate the non-gravitational acceleration experienced by </w:t>
      </w:r>
      <w:r w:rsidR="001E06C4">
        <w:rPr>
          <w:rFonts w:ascii="Arial" w:hAnsi="Arial" w:cs="Arial"/>
          <w:sz w:val="22"/>
          <w:szCs w:val="22"/>
          <w:lang w:val="en-GB"/>
        </w:rPr>
        <w:tab/>
      </w:r>
      <w:r w:rsidRPr="00A16074">
        <w:rPr>
          <w:rFonts w:ascii="Arial" w:hAnsi="Arial" w:cs="Arial"/>
          <w:sz w:val="22"/>
          <w:szCs w:val="22"/>
          <w:lang w:val="en-GB"/>
        </w:rPr>
        <w:t xml:space="preserve">Oumuamua at </w:t>
      </w:r>
      <w:r w:rsidR="00564AC1">
        <w:rPr>
          <w:rFonts w:ascii="Arial" w:hAnsi="Arial" w:cs="Arial"/>
          <w:sz w:val="22"/>
          <w:szCs w:val="22"/>
          <w:lang w:val="en-GB"/>
        </w:rPr>
        <w:t>the</w:t>
      </w:r>
      <w:r w:rsidRPr="00A16074">
        <w:rPr>
          <w:rFonts w:ascii="Arial" w:hAnsi="Arial" w:cs="Arial"/>
          <w:sz w:val="22"/>
          <w:szCs w:val="22"/>
          <w:lang w:val="en-GB"/>
        </w:rPr>
        <w:t xml:space="preserve"> time</w:t>
      </w:r>
      <w:r w:rsidR="00564AC1">
        <w:rPr>
          <w:rFonts w:ascii="Arial" w:hAnsi="Arial" w:cs="Arial"/>
          <w:sz w:val="22"/>
          <w:szCs w:val="22"/>
          <w:lang w:val="en-GB"/>
        </w:rPr>
        <w:t xml:space="preserve"> of its discovery on October 1</w:t>
      </w:r>
      <w:r w:rsidR="001423E4">
        <w:rPr>
          <w:rFonts w:ascii="Arial" w:hAnsi="Arial" w:cs="Arial"/>
          <w:sz w:val="22"/>
          <w:szCs w:val="22"/>
          <w:lang w:val="en-GB"/>
        </w:rPr>
        <w:t>9</w:t>
      </w:r>
      <w:r w:rsidRPr="00A16074">
        <w:rPr>
          <w:rFonts w:ascii="Arial" w:hAnsi="Arial" w:cs="Arial"/>
          <w:sz w:val="22"/>
          <w:szCs w:val="22"/>
          <w:lang w:val="en-GB"/>
        </w:rPr>
        <w:t>.</w:t>
      </w:r>
    </w:p>
    <w:p w14:paraId="474287A1" w14:textId="227ED126" w:rsidR="00A16074" w:rsidRPr="00A16074" w:rsidRDefault="001E06C4" w:rsidP="00A16074">
      <w:pPr>
        <w:spacing w:line="276" w:lineRule="auto"/>
        <w:jc w:val="right"/>
        <w:rPr>
          <w:rFonts w:ascii="Arial" w:hAnsi="Arial" w:cs="Arial"/>
          <w:sz w:val="22"/>
          <w:szCs w:val="22"/>
          <w:lang w:val="en-GB"/>
        </w:rPr>
      </w:pPr>
      <w:r>
        <w:rPr>
          <w:rFonts w:ascii="Arial" w:hAnsi="Arial" w:cs="Arial"/>
          <w:sz w:val="22"/>
          <w:szCs w:val="22"/>
          <w:lang w:val="en-GB"/>
        </w:rPr>
        <w:t>(</w:t>
      </w:r>
      <w:r w:rsidR="006A2B4D">
        <w:rPr>
          <w:rFonts w:ascii="Arial" w:hAnsi="Arial" w:cs="Arial"/>
          <w:sz w:val="22"/>
          <w:szCs w:val="22"/>
          <w:lang w:val="en-GB"/>
        </w:rPr>
        <w:t>4</w:t>
      </w:r>
      <w:r>
        <w:rPr>
          <w:rFonts w:ascii="Arial" w:hAnsi="Arial" w:cs="Arial"/>
          <w:sz w:val="22"/>
          <w:szCs w:val="22"/>
          <w:lang w:val="en-GB"/>
        </w:rPr>
        <w:t>)</w:t>
      </w:r>
    </w:p>
    <w:p w14:paraId="5E59F704" w14:textId="77777777" w:rsidR="00A16074" w:rsidRPr="00A16074" w:rsidRDefault="00A16074" w:rsidP="00A16074">
      <w:pPr>
        <w:spacing w:line="276" w:lineRule="auto"/>
        <w:jc w:val="right"/>
        <w:rPr>
          <w:rFonts w:ascii="Arial" w:hAnsi="Arial" w:cs="Arial"/>
          <w:sz w:val="22"/>
          <w:szCs w:val="22"/>
          <w:lang w:val="en-GB"/>
        </w:rPr>
      </w:pPr>
    </w:p>
    <w:p w14:paraId="3C6631E4" w14:textId="77777777" w:rsidR="00A16074" w:rsidRPr="00A16074" w:rsidRDefault="00A16074" w:rsidP="00A16074">
      <w:pPr>
        <w:spacing w:line="276" w:lineRule="auto"/>
        <w:jc w:val="right"/>
        <w:rPr>
          <w:rFonts w:ascii="Arial" w:hAnsi="Arial" w:cs="Arial"/>
          <w:sz w:val="22"/>
          <w:szCs w:val="22"/>
          <w:lang w:val="en-GB"/>
        </w:rPr>
      </w:pPr>
    </w:p>
    <w:p w14:paraId="3794BEB6" w14:textId="77777777" w:rsidR="00A16074" w:rsidRPr="00A16074" w:rsidRDefault="00A16074" w:rsidP="00A16074">
      <w:pPr>
        <w:spacing w:line="276" w:lineRule="auto"/>
        <w:jc w:val="right"/>
        <w:rPr>
          <w:rFonts w:ascii="Arial" w:hAnsi="Arial" w:cs="Arial"/>
          <w:sz w:val="22"/>
          <w:szCs w:val="22"/>
          <w:lang w:val="en-GB"/>
        </w:rPr>
      </w:pPr>
    </w:p>
    <w:p w14:paraId="60651F83" w14:textId="77777777" w:rsidR="00A16074" w:rsidRPr="00A16074" w:rsidRDefault="00A16074" w:rsidP="00A16074">
      <w:pPr>
        <w:spacing w:line="276" w:lineRule="auto"/>
        <w:jc w:val="right"/>
        <w:rPr>
          <w:rFonts w:ascii="Arial" w:hAnsi="Arial" w:cs="Arial"/>
          <w:sz w:val="22"/>
          <w:szCs w:val="22"/>
          <w:lang w:val="en-GB"/>
        </w:rPr>
      </w:pPr>
    </w:p>
    <w:p w14:paraId="2276C4CD" w14:textId="77777777" w:rsidR="00A16074" w:rsidRPr="00A16074" w:rsidRDefault="00A16074" w:rsidP="00A16074">
      <w:pPr>
        <w:spacing w:line="276" w:lineRule="auto"/>
        <w:jc w:val="right"/>
        <w:rPr>
          <w:rFonts w:ascii="Arial" w:hAnsi="Arial" w:cs="Arial"/>
          <w:sz w:val="22"/>
          <w:szCs w:val="22"/>
          <w:lang w:val="en-GB"/>
        </w:rPr>
      </w:pPr>
    </w:p>
    <w:p w14:paraId="4168A8A4" w14:textId="77777777" w:rsidR="00A16074" w:rsidRPr="00A16074" w:rsidRDefault="00A16074" w:rsidP="00A16074">
      <w:pPr>
        <w:spacing w:line="276" w:lineRule="auto"/>
        <w:jc w:val="right"/>
        <w:rPr>
          <w:rFonts w:ascii="Arial" w:hAnsi="Arial" w:cs="Arial"/>
          <w:sz w:val="22"/>
          <w:szCs w:val="22"/>
          <w:lang w:val="en-GB"/>
        </w:rPr>
      </w:pPr>
    </w:p>
    <w:p w14:paraId="671A6FF2" w14:textId="77777777" w:rsidR="00A16074" w:rsidRDefault="00A16074" w:rsidP="00A16074">
      <w:pPr>
        <w:spacing w:line="276" w:lineRule="auto"/>
        <w:jc w:val="right"/>
        <w:rPr>
          <w:rFonts w:ascii="Arial" w:hAnsi="Arial" w:cs="Arial"/>
          <w:sz w:val="22"/>
          <w:szCs w:val="22"/>
          <w:lang w:val="en-GB"/>
        </w:rPr>
      </w:pPr>
    </w:p>
    <w:p w14:paraId="021C79A3" w14:textId="77777777" w:rsidR="001423E4" w:rsidRDefault="001423E4" w:rsidP="00A16074">
      <w:pPr>
        <w:spacing w:line="276" w:lineRule="auto"/>
        <w:jc w:val="right"/>
        <w:rPr>
          <w:rFonts w:ascii="Arial" w:hAnsi="Arial" w:cs="Arial"/>
          <w:sz w:val="22"/>
          <w:szCs w:val="22"/>
          <w:lang w:val="en-GB"/>
        </w:rPr>
      </w:pPr>
    </w:p>
    <w:p w14:paraId="6EF17A86" w14:textId="77777777" w:rsidR="001423E4" w:rsidRDefault="001423E4" w:rsidP="00A16074">
      <w:pPr>
        <w:spacing w:line="276" w:lineRule="auto"/>
        <w:jc w:val="right"/>
        <w:rPr>
          <w:rFonts w:ascii="Arial" w:hAnsi="Arial" w:cs="Arial"/>
          <w:sz w:val="22"/>
          <w:szCs w:val="22"/>
          <w:lang w:val="en-GB"/>
        </w:rPr>
      </w:pPr>
    </w:p>
    <w:p w14:paraId="4720A5EC" w14:textId="77777777" w:rsidR="001423E4" w:rsidRDefault="001423E4" w:rsidP="00A16074">
      <w:pPr>
        <w:spacing w:line="276" w:lineRule="auto"/>
        <w:jc w:val="right"/>
        <w:rPr>
          <w:rFonts w:ascii="Arial" w:hAnsi="Arial" w:cs="Arial"/>
          <w:sz w:val="22"/>
          <w:szCs w:val="22"/>
          <w:lang w:val="en-GB"/>
        </w:rPr>
      </w:pPr>
    </w:p>
    <w:p w14:paraId="2FDC113E" w14:textId="77777777" w:rsidR="001423E4" w:rsidRDefault="001423E4" w:rsidP="00A16074">
      <w:pPr>
        <w:spacing w:line="276" w:lineRule="auto"/>
        <w:jc w:val="right"/>
        <w:rPr>
          <w:rFonts w:ascii="Arial" w:hAnsi="Arial" w:cs="Arial"/>
          <w:sz w:val="22"/>
          <w:szCs w:val="22"/>
          <w:lang w:val="en-GB"/>
        </w:rPr>
      </w:pPr>
    </w:p>
    <w:p w14:paraId="7378B51F" w14:textId="77777777" w:rsidR="001423E4" w:rsidRDefault="001423E4" w:rsidP="00A16074">
      <w:pPr>
        <w:spacing w:line="276" w:lineRule="auto"/>
        <w:jc w:val="right"/>
        <w:rPr>
          <w:rFonts w:ascii="Arial" w:hAnsi="Arial" w:cs="Arial"/>
          <w:sz w:val="22"/>
          <w:szCs w:val="22"/>
          <w:lang w:val="en-GB"/>
        </w:rPr>
      </w:pPr>
    </w:p>
    <w:p w14:paraId="620ACDF0" w14:textId="77777777" w:rsidR="001423E4" w:rsidRDefault="001423E4" w:rsidP="00A16074">
      <w:pPr>
        <w:spacing w:line="276" w:lineRule="auto"/>
        <w:jc w:val="right"/>
        <w:rPr>
          <w:rFonts w:ascii="Arial" w:hAnsi="Arial" w:cs="Arial"/>
          <w:sz w:val="22"/>
          <w:szCs w:val="22"/>
          <w:lang w:val="en-GB"/>
        </w:rPr>
      </w:pPr>
    </w:p>
    <w:p w14:paraId="243322BB" w14:textId="77777777" w:rsidR="001423E4" w:rsidRDefault="001423E4" w:rsidP="00A16074">
      <w:pPr>
        <w:spacing w:line="276" w:lineRule="auto"/>
        <w:jc w:val="right"/>
        <w:rPr>
          <w:rFonts w:ascii="Arial" w:hAnsi="Arial" w:cs="Arial"/>
          <w:sz w:val="22"/>
          <w:szCs w:val="22"/>
          <w:lang w:val="en-GB"/>
        </w:rPr>
      </w:pPr>
    </w:p>
    <w:p w14:paraId="117793F9" w14:textId="77777777" w:rsidR="001423E4" w:rsidRDefault="001423E4" w:rsidP="00A16074">
      <w:pPr>
        <w:spacing w:line="276" w:lineRule="auto"/>
        <w:jc w:val="right"/>
        <w:rPr>
          <w:rFonts w:ascii="Arial" w:hAnsi="Arial" w:cs="Arial"/>
          <w:sz w:val="22"/>
          <w:szCs w:val="22"/>
          <w:lang w:val="en-GB"/>
        </w:rPr>
      </w:pPr>
    </w:p>
    <w:p w14:paraId="12823828" w14:textId="77777777" w:rsidR="001423E4" w:rsidRDefault="001423E4" w:rsidP="00A16074">
      <w:pPr>
        <w:spacing w:line="276" w:lineRule="auto"/>
        <w:jc w:val="right"/>
        <w:rPr>
          <w:rFonts w:ascii="Arial" w:hAnsi="Arial" w:cs="Arial"/>
          <w:sz w:val="22"/>
          <w:szCs w:val="22"/>
          <w:lang w:val="en-GB"/>
        </w:rPr>
      </w:pPr>
    </w:p>
    <w:p w14:paraId="2CAB6B73" w14:textId="77777777" w:rsidR="001423E4" w:rsidRDefault="001423E4" w:rsidP="00A16074">
      <w:pPr>
        <w:spacing w:line="276" w:lineRule="auto"/>
        <w:jc w:val="right"/>
        <w:rPr>
          <w:rFonts w:ascii="Arial" w:hAnsi="Arial" w:cs="Arial"/>
          <w:sz w:val="22"/>
          <w:szCs w:val="22"/>
          <w:lang w:val="en-GB"/>
        </w:rPr>
      </w:pPr>
    </w:p>
    <w:p w14:paraId="5F64BE7C" w14:textId="77777777" w:rsidR="001423E4" w:rsidRDefault="001423E4" w:rsidP="00A16074">
      <w:pPr>
        <w:spacing w:line="276" w:lineRule="auto"/>
        <w:jc w:val="right"/>
        <w:rPr>
          <w:rFonts w:ascii="Arial" w:hAnsi="Arial" w:cs="Arial"/>
          <w:sz w:val="22"/>
          <w:szCs w:val="22"/>
          <w:lang w:val="en-GB"/>
        </w:rPr>
      </w:pPr>
    </w:p>
    <w:p w14:paraId="2CAE07B3" w14:textId="77777777" w:rsidR="001423E4" w:rsidRPr="00A16074" w:rsidRDefault="001423E4" w:rsidP="00A16074">
      <w:pPr>
        <w:spacing w:line="276" w:lineRule="auto"/>
        <w:jc w:val="right"/>
        <w:rPr>
          <w:rFonts w:ascii="Arial" w:hAnsi="Arial" w:cs="Arial"/>
          <w:sz w:val="22"/>
          <w:szCs w:val="22"/>
          <w:lang w:val="en-GB"/>
        </w:rPr>
      </w:pPr>
    </w:p>
    <w:p w14:paraId="7C4584FB" w14:textId="77777777" w:rsidR="00A16074" w:rsidRPr="00A16074" w:rsidRDefault="00A16074" w:rsidP="00A16074">
      <w:pPr>
        <w:spacing w:line="276" w:lineRule="auto"/>
        <w:jc w:val="right"/>
        <w:rPr>
          <w:rFonts w:ascii="Arial" w:hAnsi="Arial" w:cs="Arial"/>
          <w:sz w:val="22"/>
          <w:szCs w:val="22"/>
          <w:lang w:val="en-GB"/>
        </w:rPr>
      </w:pPr>
    </w:p>
    <w:p w14:paraId="120B8ADF" w14:textId="77777777" w:rsidR="00A16074" w:rsidRPr="00A16074" w:rsidRDefault="00A16074" w:rsidP="00A16074">
      <w:pPr>
        <w:spacing w:line="276" w:lineRule="auto"/>
        <w:jc w:val="right"/>
        <w:rPr>
          <w:rFonts w:ascii="Arial" w:hAnsi="Arial" w:cs="Arial"/>
          <w:sz w:val="22"/>
          <w:szCs w:val="22"/>
          <w:lang w:val="en-GB"/>
        </w:rPr>
      </w:pPr>
    </w:p>
    <w:p w14:paraId="5FDB3FE3" w14:textId="2FED263D" w:rsidR="00A16074" w:rsidRPr="00A16074" w:rsidRDefault="001423E4" w:rsidP="00A16074">
      <w:pPr>
        <w:spacing w:line="276" w:lineRule="auto"/>
        <w:jc w:val="right"/>
        <w:rPr>
          <w:rFonts w:ascii="Arial" w:hAnsi="Arial" w:cs="Arial"/>
          <w:sz w:val="22"/>
          <w:szCs w:val="22"/>
          <w:lang w:val="en-GB"/>
        </w:rPr>
      </w:pPr>
      <w:r>
        <w:rPr>
          <w:rFonts w:ascii="Arial" w:hAnsi="Arial" w:cs="Arial"/>
          <w:bCs/>
          <w:sz w:val="22"/>
          <w:szCs w:val="22"/>
        </w:rPr>
        <w:t xml:space="preserve">Answer </w:t>
      </w:r>
      <w:r w:rsidRPr="009D5597">
        <w:rPr>
          <w:rFonts w:ascii="Arial" w:hAnsi="Arial" w:cs="Arial"/>
          <w:bCs/>
          <w:sz w:val="22"/>
          <w:szCs w:val="22"/>
        </w:rPr>
        <w:t>________________</w:t>
      </w:r>
      <w:r w:rsidR="00A16074" w:rsidRPr="00A16074">
        <w:rPr>
          <w:rFonts w:ascii="Arial" w:hAnsi="Arial" w:cs="Arial"/>
          <w:sz w:val="22"/>
          <w:szCs w:val="22"/>
          <w:lang w:val="en-GB"/>
        </w:rPr>
        <w:t xml:space="preserve"> m</w:t>
      </w:r>
      <w:r w:rsidR="001B79B7">
        <w:rPr>
          <w:rFonts w:ascii="Arial" w:hAnsi="Arial" w:cs="Arial"/>
          <w:sz w:val="22"/>
          <w:szCs w:val="22"/>
          <w:lang w:val="en-GB"/>
        </w:rPr>
        <w:t xml:space="preserve"> </w:t>
      </w:r>
      <w:r w:rsidR="00A16074" w:rsidRPr="00A16074">
        <w:rPr>
          <w:rFonts w:ascii="Arial" w:hAnsi="Arial" w:cs="Arial"/>
          <w:sz w:val="22"/>
          <w:szCs w:val="22"/>
          <w:lang w:val="en-GB"/>
        </w:rPr>
        <w:t>s</w:t>
      </w:r>
      <w:r w:rsidR="00A16074" w:rsidRPr="00A16074">
        <w:rPr>
          <w:rFonts w:ascii="Arial" w:hAnsi="Arial" w:cs="Arial"/>
          <w:sz w:val="22"/>
          <w:szCs w:val="22"/>
          <w:vertAlign w:val="superscript"/>
          <w:lang w:val="en-GB"/>
        </w:rPr>
        <w:t>-2</w:t>
      </w:r>
    </w:p>
    <w:p w14:paraId="792ECE1D" w14:textId="77777777" w:rsidR="00A16074" w:rsidRPr="00A16074" w:rsidRDefault="00A16074" w:rsidP="00A16074">
      <w:pPr>
        <w:spacing w:line="276" w:lineRule="auto"/>
        <w:rPr>
          <w:rFonts w:ascii="Arial" w:hAnsi="Arial" w:cs="Arial"/>
          <w:sz w:val="22"/>
          <w:szCs w:val="22"/>
          <w:lang w:val="en-GB"/>
        </w:rPr>
      </w:pPr>
    </w:p>
    <w:p w14:paraId="687BA47E" w14:textId="49CB4BE5" w:rsidR="00A16074" w:rsidRDefault="00A16074" w:rsidP="00495D66">
      <w:pPr>
        <w:spacing w:line="276" w:lineRule="auto"/>
        <w:jc w:val="right"/>
        <w:rPr>
          <w:rFonts w:ascii="Arial" w:hAnsi="Arial" w:cs="Arial"/>
          <w:sz w:val="22"/>
          <w:szCs w:val="22"/>
          <w:lang w:val="en-GB"/>
        </w:rPr>
      </w:pPr>
      <w:r w:rsidRPr="00A16074">
        <w:rPr>
          <w:rFonts w:ascii="Arial" w:hAnsi="Arial" w:cs="Arial"/>
          <w:sz w:val="22"/>
          <w:szCs w:val="22"/>
          <w:lang w:val="en-GB"/>
        </w:rPr>
        <w:t>(e)</w:t>
      </w:r>
      <w:r w:rsidRPr="00A16074">
        <w:rPr>
          <w:rFonts w:ascii="Arial" w:hAnsi="Arial" w:cs="Arial"/>
          <w:sz w:val="22"/>
          <w:szCs w:val="22"/>
          <w:lang w:val="en-GB"/>
        </w:rPr>
        <w:tab/>
        <w:t xml:space="preserve">Harvard University astronomer, Avi Loeb, speculated that Oumuamua may have </w:t>
      </w:r>
      <w:r w:rsidRPr="00A16074">
        <w:rPr>
          <w:rFonts w:ascii="Arial" w:hAnsi="Arial" w:cs="Arial"/>
          <w:sz w:val="22"/>
          <w:szCs w:val="22"/>
          <w:lang w:val="en-GB"/>
        </w:rPr>
        <w:tab/>
        <w:t>been a self-</w:t>
      </w:r>
      <w:r w:rsidR="00B73270">
        <w:rPr>
          <w:rFonts w:ascii="Arial" w:hAnsi="Arial" w:cs="Arial"/>
          <w:sz w:val="22"/>
          <w:szCs w:val="22"/>
          <w:lang w:val="en-GB"/>
        </w:rPr>
        <w:tab/>
      </w:r>
      <w:r w:rsidR="00D662E5">
        <w:rPr>
          <w:rFonts w:ascii="Arial" w:hAnsi="Arial" w:cs="Arial"/>
          <w:sz w:val="22"/>
          <w:szCs w:val="22"/>
          <w:lang w:val="en-GB"/>
        </w:rPr>
        <w:tab/>
      </w:r>
      <w:r w:rsidRPr="00A16074">
        <w:rPr>
          <w:rFonts w:ascii="Arial" w:hAnsi="Arial" w:cs="Arial"/>
          <w:sz w:val="22"/>
          <w:szCs w:val="22"/>
          <w:lang w:val="en-GB"/>
        </w:rPr>
        <w:t xml:space="preserve">controlled alien probe. Explain </w:t>
      </w:r>
      <w:r w:rsidR="00495D66">
        <w:rPr>
          <w:rFonts w:ascii="Arial" w:hAnsi="Arial" w:cs="Arial"/>
          <w:sz w:val="22"/>
          <w:szCs w:val="22"/>
          <w:lang w:val="en-GB"/>
        </w:rPr>
        <w:t xml:space="preserve">this speculation </w:t>
      </w:r>
      <w:r w:rsidRPr="00A16074">
        <w:rPr>
          <w:rFonts w:ascii="Arial" w:hAnsi="Arial" w:cs="Arial"/>
          <w:sz w:val="22"/>
          <w:szCs w:val="22"/>
          <w:lang w:val="en-GB"/>
        </w:rPr>
        <w:t xml:space="preserve">by contrasting Oumuamua’s actual path with that </w:t>
      </w:r>
      <w:r w:rsidR="00495D66">
        <w:rPr>
          <w:rFonts w:ascii="Arial" w:hAnsi="Arial" w:cs="Arial"/>
          <w:sz w:val="22"/>
          <w:szCs w:val="22"/>
          <w:lang w:val="en-GB"/>
        </w:rPr>
        <w:tab/>
      </w:r>
      <w:r w:rsidRPr="00A16074">
        <w:rPr>
          <w:rFonts w:ascii="Arial" w:hAnsi="Arial" w:cs="Arial"/>
          <w:sz w:val="22"/>
          <w:szCs w:val="22"/>
          <w:lang w:val="en-GB"/>
        </w:rPr>
        <w:t>which would normally have been expected (i</w:t>
      </w:r>
      <w:r w:rsidR="007D2FCD">
        <w:rPr>
          <w:rFonts w:ascii="Arial" w:hAnsi="Arial" w:cs="Arial"/>
          <w:sz w:val="22"/>
          <w:szCs w:val="22"/>
          <w:lang w:val="en-GB"/>
        </w:rPr>
        <w:t>.</w:t>
      </w:r>
      <w:r w:rsidRPr="00A16074">
        <w:rPr>
          <w:rFonts w:ascii="Arial" w:hAnsi="Arial" w:cs="Arial"/>
          <w:sz w:val="22"/>
          <w:szCs w:val="22"/>
          <w:lang w:val="en-GB"/>
        </w:rPr>
        <w:t>e</w:t>
      </w:r>
      <w:r w:rsidR="007D2FCD">
        <w:rPr>
          <w:rFonts w:ascii="Arial" w:hAnsi="Arial" w:cs="Arial"/>
          <w:sz w:val="22"/>
          <w:szCs w:val="22"/>
          <w:lang w:val="en-GB"/>
        </w:rPr>
        <w:t>.</w:t>
      </w:r>
      <w:r w:rsidRPr="00A16074">
        <w:rPr>
          <w:rFonts w:ascii="Arial" w:hAnsi="Arial" w:cs="Arial"/>
          <w:sz w:val="22"/>
          <w:szCs w:val="22"/>
          <w:lang w:val="en-GB"/>
        </w:rPr>
        <w:t xml:space="preserve"> – comet or asteroid paths). </w:t>
      </w:r>
      <w:r w:rsidR="007E5430">
        <w:rPr>
          <w:rFonts w:ascii="Arial" w:hAnsi="Arial" w:cs="Arial"/>
          <w:sz w:val="22"/>
          <w:szCs w:val="22"/>
          <w:lang w:val="en-GB"/>
        </w:rPr>
        <w:tab/>
      </w:r>
      <w:r w:rsidR="007E5430">
        <w:rPr>
          <w:rFonts w:ascii="Arial" w:hAnsi="Arial" w:cs="Arial"/>
          <w:sz w:val="22"/>
          <w:szCs w:val="22"/>
          <w:lang w:val="en-GB"/>
        </w:rPr>
        <w:tab/>
      </w:r>
      <w:r w:rsidR="007E5430">
        <w:rPr>
          <w:rFonts w:ascii="Arial" w:hAnsi="Arial" w:cs="Arial"/>
          <w:sz w:val="22"/>
          <w:szCs w:val="22"/>
          <w:lang w:val="en-GB"/>
        </w:rPr>
        <w:tab/>
        <w:t xml:space="preserve">          </w:t>
      </w:r>
      <w:r w:rsidR="00B73270">
        <w:rPr>
          <w:rFonts w:ascii="Arial" w:hAnsi="Arial" w:cs="Arial"/>
          <w:sz w:val="22"/>
          <w:szCs w:val="22"/>
          <w:lang w:val="en-GB"/>
        </w:rPr>
        <w:t>(2</w:t>
      </w:r>
      <w:r w:rsidR="007E5430">
        <w:rPr>
          <w:rFonts w:ascii="Arial" w:hAnsi="Arial" w:cs="Arial"/>
          <w:sz w:val="22"/>
          <w:szCs w:val="22"/>
          <w:lang w:val="en-GB"/>
        </w:rPr>
        <w:t xml:space="preserve"> marks</w:t>
      </w:r>
      <w:r w:rsidR="00B73270">
        <w:rPr>
          <w:rFonts w:ascii="Arial" w:hAnsi="Arial" w:cs="Arial"/>
          <w:sz w:val="22"/>
          <w:szCs w:val="22"/>
          <w:lang w:val="en-GB"/>
        </w:rPr>
        <w:t>)</w:t>
      </w:r>
    </w:p>
    <w:p w14:paraId="35C18568" w14:textId="77777777" w:rsidR="005E3BB5" w:rsidRPr="00A16074" w:rsidRDefault="005E3BB5" w:rsidP="007E5430">
      <w:pPr>
        <w:spacing w:line="276" w:lineRule="auto"/>
        <w:rPr>
          <w:rFonts w:ascii="Arial" w:hAnsi="Arial" w:cs="Arial"/>
          <w:sz w:val="22"/>
          <w:szCs w:val="22"/>
          <w:lang w:val="en-GB"/>
        </w:rPr>
      </w:pPr>
    </w:p>
    <w:p w14:paraId="6A6264AA" w14:textId="7D071817" w:rsidR="00A16074" w:rsidRPr="00A16074" w:rsidRDefault="00A16074" w:rsidP="00A16074">
      <w:pPr>
        <w:spacing w:line="480" w:lineRule="auto"/>
        <w:rPr>
          <w:rFonts w:ascii="Arial" w:hAnsi="Arial" w:cs="Arial"/>
          <w:sz w:val="22"/>
          <w:szCs w:val="22"/>
          <w:lang w:val="en-GB"/>
        </w:rPr>
      </w:pPr>
      <w:r w:rsidRPr="00A16074">
        <w:rPr>
          <w:rFonts w:ascii="Arial" w:hAnsi="Arial" w:cs="Arial"/>
          <w:sz w:val="22"/>
          <w:szCs w:val="22"/>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423E4">
        <w:rPr>
          <w:rFonts w:ascii="Arial" w:hAnsi="Arial" w:cs="Arial"/>
          <w:sz w:val="22"/>
          <w:szCs w:val="22"/>
          <w:lang w:val="en-GB"/>
        </w:rPr>
        <w:t>_________________________________________________________________________________________________________________________________________________________________________________________________________________________________________________________</w:t>
      </w:r>
    </w:p>
    <w:p w14:paraId="1828330A" w14:textId="77777777" w:rsidR="00A33593" w:rsidRDefault="001423E4">
      <w:pPr>
        <w:spacing w:after="160" w:line="259" w:lineRule="auto"/>
        <w:rPr>
          <w:rFonts w:ascii="Arial" w:hAnsi="Arial" w:cs="Arial"/>
          <w:sz w:val="22"/>
          <w:szCs w:val="22"/>
          <w:lang w:val="en-GB"/>
        </w:rPr>
        <w:sectPr w:rsidR="00A33593" w:rsidSect="00703074">
          <w:headerReference w:type="default" r:id="rId46"/>
          <w:footerReference w:type="even" r:id="rId47"/>
          <w:footerReference w:type="default" r:id="rId48"/>
          <w:type w:val="continuous"/>
          <w:pgSz w:w="11907" w:h="16840" w:code="9"/>
          <w:pgMar w:top="992" w:right="851" w:bottom="851" w:left="851" w:header="567" w:footer="709" w:gutter="0"/>
          <w:cols w:space="708"/>
          <w:titlePg/>
          <w:docGrid w:linePitch="360"/>
        </w:sectPr>
      </w:pPr>
      <w:r>
        <w:rPr>
          <w:rFonts w:ascii="Arial" w:hAnsi="Arial" w:cs="Arial"/>
          <w:sz w:val="22"/>
          <w:szCs w:val="22"/>
          <w:lang w:val="en-GB"/>
        </w:rPr>
        <w:br w:type="page"/>
      </w:r>
    </w:p>
    <w:p w14:paraId="5BBCC75D" w14:textId="0DD1680F" w:rsidR="00A16074" w:rsidRPr="00A16074" w:rsidRDefault="00A16074" w:rsidP="00A16074">
      <w:pPr>
        <w:spacing w:line="276" w:lineRule="auto"/>
        <w:rPr>
          <w:rFonts w:ascii="Arial" w:hAnsi="Arial" w:cs="Arial"/>
          <w:sz w:val="22"/>
          <w:szCs w:val="22"/>
          <w:lang w:val="en-GB"/>
        </w:rPr>
      </w:pPr>
      <w:r w:rsidRPr="00A16074">
        <w:rPr>
          <w:rFonts w:ascii="Arial" w:hAnsi="Arial" w:cs="Arial"/>
          <w:sz w:val="22"/>
          <w:szCs w:val="22"/>
          <w:lang w:val="en-GB"/>
        </w:rPr>
        <w:lastRenderedPageBreak/>
        <w:t>Loeb speculated that the propulsion of this alien probe could have been achieved with a solar sail – a theoretical technology that captures solar radiation and uses it to ‘push’ the sail forwards (see below).</w:t>
      </w:r>
    </w:p>
    <w:p w14:paraId="7439336B" w14:textId="77777777" w:rsidR="00A16074" w:rsidRPr="00A16074" w:rsidRDefault="00A16074" w:rsidP="00A16074">
      <w:pPr>
        <w:spacing w:line="276" w:lineRule="auto"/>
        <w:rPr>
          <w:rFonts w:ascii="Arial" w:hAnsi="Arial" w:cs="Arial"/>
          <w:sz w:val="22"/>
          <w:szCs w:val="22"/>
          <w:lang w:val="en-GB"/>
        </w:rPr>
      </w:pPr>
    </w:p>
    <w:p w14:paraId="51767AA5" w14:textId="77777777" w:rsidR="00A16074" w:rsidRPr="00A16074" w:rsidRDefault="00A16074" w:rsidP="00A16074">
      <w:pPr>
        <w:spacing w:line="276" w:lineRule="auto"/>
        <w:rPr>
          <w:rFonts w:ascii="Arial" w:hAnsi="Arial" w:cs="Arial"/>
          <w:sz w:val="22"/>
          <w:szCs w:val="22"/>
          <w:lang w:val="en-GB"/>
        </w:rPr>
      </w:pPr>
      <w:r w:rsidRPr="00A16074">
        <w:rPr>
          <w:rFonts w:ascii="Arial" w:hAnsi="Arial" w:cs="Arial"/>
          <w:noProof/>
          <w:sz w:val="22"/>
          <w:szCs w:val="22"/>
          <w:lang w:val="en-GB"/>
        </w:rPr>
        <mc:AlternateContent>
          <mc:Choice Requires="wps">
            <w:drawing>
              <wp:anchor distT="0" distB="0" distL="114300" distR="114300" simplePos="0" relativeHeight="252796928" behindDoc="0" locked="0" layoutInCell="1" allowOverlap="1" wp14:anchorId="025489BE" wp14:editId="0034E19E">
                <wp:simplePos x="0" y="0"/>
                <wp:positionH relativeFrom="column">
                  <wp:posOffset>2178685</wp:posOffset>
                </wp:positionH>
                <wp:positionV relativeFrom="paragraph">
                  <wp:posOffset>723900</wp:posOffset>
                </wp:positionV>
                <wp:extent cx="914400" cy="457200"/>
                <wp:effectExtent l="0" t="0" r="0" b="0"/>
                <wp:wrapNone/>
                <wp:docPr id="392955266" name="Text Box 4"/>
                <wp:cNvGraphicFramePr/>
                <a:graphic xmlns:a="http://schemas.openxmlformats.org/drawingml/2006/main">
                  <a:graphicData uri="http://schemas.microsoft.com/office/word/2010/wordprocessingShape">
                    <wps:wsp>
                      <wps:cNvSpPr txBox="1"/>
                      <wps:spPr>
                        <a:xfrm>
                          <a:off x="0" y="0"/>
                          <a:ext cx="914400" cy="457200"/>
                        </a:xfrm>
                        <a:prstGeom prst="rect">
                          <a:avLst/>
                        </a:prstGeom>
                        <a:solidFill>
                          <a:schemeClr val="lt1"/>
                        </a:solidFill>
                        <a:ln w="6350">
                          <a:noFill/>
                        </a:ln>
                      </wps:spPr>
                      <wps:txbx>
                        <w:txbxContent>
                          <w:p w14:paraId="30A6A04C" w14:textId="77777777" w:rsidR="00A16074" w:rsidRPr="00684DC7" w:rsidRDefault="00A16074" w:rsidP="00A16074">
                            <w:pPr>
                              <w:jc w:val="center"/>
                              <w:rPr>
                                <w:rFonts w:ascii="Arial" w:hAnsi="Arial" w:cs="Arial"/>
                                <w:sz w:val="18"/>
                                <w:szCs w:val="18"/>
                                <w:lang w:val="en-GB"/>
                              </w:rPr>
                            </w:pPr>
                            <w:r w:rsidRPr="00684DC7">
                              <w:rPr>
                                <w:rFonts w:ascii="Arial" w:hAnsi="Arial" w:cs="Arial"/>
                                <w:sz w:val="18"/>
                                <w:szCs w:val="18"/>
                                <w:lang w:val="en-GB"/>
                              </w:rPr>
                              <w:t>S</w:t>
                            </w:r>
                            <w:r>
                              <w:rPr>
                                <w:rFonts w:ascii="Arial" w:hAnsi="Arial" w:cs="Arial"/>
                                <w:sz w:val="18"/>
                                <w:szCs w:val="18"/>
                                <w:lang w:val="en-GB"/>
                              </w:rPr>
                              <w:t>OLAR RADIATION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489BE" id="_x0000_s1078" type="#_x0000_t202" style="position:absolute;margin-left:171.55pt;margin-top:57pt;width:1in;height:36pt;z-index:25279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" fillcolor="white [3201]" stroked="f" strokeweight=".5pt">
                <v:textbox>
                  <w:txbxContent>
                    <w:p w14:paraId="30A6A04C" w14:textId="77777777" w:rsidR="00A16074" w:rsidRPr="00684DC7" w:rsidRDefault="00A16074" w:rsidP="00A16074">
                      <w:pPr>
                        <w:jc w:val="center"/>
                        <w:rPr>
                          <w:rFonts w:ascii="Arial" w:hAnsi="Arial" w:cs="Arial"/>
                          <w:sz w:val="18"/>
                          <w:szCs w:val="18"/>
                          <w:lang w:val="en-GB"/>
                        </w:rPr>
                      </w:pPr>
                      <w:r w:rsidRPr="00684DC7">
                        <w:rPr>
                          <w:rFonts w:ascii="Arial" w:hAnsi="Arial" w:cs="Arial"/>
                          <w:sz w:val="18"/>
                          <w:szCs w:val="18"/>
                          <w:lang w:val="en-GB"/>
                        </w:rPr>
                        <w:t>S</w:t>
                      </w:r>
                      <w:r>
                        <w:rPr>
                          <w:rFonts w:ascii="Arial" w:hAnsi="Arial" w:cs="Arial"/>
                          <w:sz w:val="18"/>
                          <w:szCs w:val="18"/>
                          <w:lang w:val="en-GB"/>
                        </w:rPr>
                        <w:t>OLAR RADIATION</w:t>
                      </w:r>
                    </w:p>
                  </w:txbxContent>
                </v:textbox>
              </v:shape>
            </w:pict>
          </mc:Fallback>
        </mc:AlternateContent>
      </w:r>
      <w:r w:rsidRPr="00A16074">
        <w:rPr>
          <w:rFonts w:ascii="Arial" w:hAnsi="Arial" w:cs="Arial"/>
          <w:noProof/>
          <w:sz w:val="22"/>
          <w:szCs w:val="22"/>
          <w:lang w:val="en-GB"/>
        </w:rPr>
        <mc:AlternateContent>
          <mc:Choice Requires="wps">
            <w:drawing>
              <wp:anchor distT="0" distB="0" distL="114300" distR="114300" simplePos="0" relativeHeight="252795904" behindDoc="0" locked="0" layoutInCell="1" allowOverlap="1" wp14:anchorId="07C02898" wp14:editId="71E2108C">
                <wp:simplePos x="0" y="0"/>
                <wp:positionH relativeFrom="column">
                  <wp:posOffset>1169035</wp:posOffset>
                </wp:positionH>
                <wp:positionV relativeFrom="paragraph">
                  <wp:posOffset>914400</wp:posOffset>
                </wp:positionV>
                <wp:extent cx="914400" cy="228600"/>
                <wp:effectExtent l="0" t="0" r="6985" b="0"/>
                <wp:wrapNone/>
                <wp:docPr id="1226863706" name="Text Box 4"/>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03604746" w14:textId="77777777" w:rsidR="00A16074" w:rsidRPr="00684DC7" w:rsidRDefault="00A16074" w:rsidP="00A16074">
                            <w:pPr>
                              <w:rPr>
                                <w:rFonts w:ascii="Arial" w:hAnsi="Arial" w:cs="Arial"/>
                                <w:sz w:val="18"/>
                                <w:szCs w:val="18"/>
                                <w:lang w:val="en-GB"/>
                              </w:rPr>
                            </w:pPr>
                            <w:r w:rsidRPr="00684DC7">
                              <w:rPr>
                                <w:rFonts w:ascii="Arial" w:hAnsi="Arial" w:cs="Arial"/>
                                <w:sz w:val="18"/>
                                <w:szCs w:val="18"/>
                                <w:lang w:val="en-GB"/>
                              </w:rPr>
                              <w:t>SUN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C02898" id="_x0000_s1079" type="#_x0000_t202" style="position:absolute;margin-left:92.05pt;margin-top:1in;width:1in;height:18pt;z-index:2527959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" fillcolor="white [3201]" stroked="f" strokeweight=".5pt">
                <v:textbox>
                  <w:txbxContent>
                    <w:p w14:paraId="03604746" w14:textId="77777777" w:rsidR="00A16074" w:rsidRPr="00684DC7" w:rsidRDefault="00A16074" w:rsidP="00A16074">
                      <w:pPr>
                        <w:rPr>
                          <w:rFonts w:ascii="Arial" w:hAnsi="Arial" w:cs="Arial"/>
                          <w:sz w:val="18"/>
                          <w:szCs w:val="18"/>
                          <w:lang w:val="en-GB"/>
                        </w:rPr>
                      </w:pPr>
                      <w:r w:rsidRPr="00684DC7">
                        <w:rPr>
                          <w:rFonts w:ascii="Arial" w:hAnsi="Arial" w:cs="Arial"/>
                          <w:sz w:val="18"/>
                          <w:szCs w:val="18"/>
                          <w:lang w:val="en-GB"/>
                        </w:rPr>
                        <w:t>SUN</w:t>
                      </w:r>
                    </w:p>
                  </w:txbxContent>
                </v:textbox>
              </v:shape>
            </w:pict>
          </mc:Fallback>
        </mc:AlternateContent>
      </w:r>
      <w:r w:rsidRPr="00A16074">
        <w:rPr>
          <w:rFonts w:ascii="Arial" w:hAnsi="Arial" w:cs="Arial"/>
          <w:noProof/>
          <w:sz w:val="22"/>
          <w:szCs w:val="22"/>
          <w:lang w:val="en-GB"/>
        </w:rPr>
        <mc:AlternateContent>
          <mc:Choice Requires="wps">
            <w:drawing>
              <wp:anchor distT="0" distB="0" distL="114300" distR="114300" simplePos="0" relativeHeight="252794880" behindDoc="0" locked="0" layoutInCell="1" allowOverlap="1" wp14:anchorId="08A1C9CD" wp14:editId="41C774B2">
                <wp:simplePos x="0" y="0"/>
                <wp:positionH relativeFrom="column">
                  <wp:posOffset>3569335</wp:posOffset>
                </wp:positionH>
                <wp:positionV relativeFrom="paragraph">
                  <wp:posOffset>0</wp:posOffset>
                </wp:positionV>
                <wp:extent cx="114300" cy="1028700"/>
                <wp:effectExtent l="0" t="0" r="19050" b="19050"/>
                <wp:wrapNone/>
                <wp:docPr id="889091848" name="Rectangle 2"/>
                <wp:cNvGraphicFramePr/>
                <a:graphic xmlns:a="http://schemas.openxmlformats.org/drawingml/2006/main">
                  <a:graphicData uri="http://schemas.microsoft.com/office/word/2010/wordprocessingShape">
                    <wps:wsp>
                      <wps:cNvSpPr/>
                      <wps:spPr>
                        <a:xfrm>
                          <a:off x="0" y="0"/>
                          <a:ext cx="114300" cy="1028700"/>
                        </a:xfrm>
                        <a:prstGeom prst="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B887F6" id="Rectangle 2" o:spid="_x0000_s1026" style="position:absolute;margin-left:281.05pt;margin-top:0;width:9pt;height:81pt;z-index:252794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" fillcolor="#f2f2f2 [3052]" strokecolor="black [3213]" strokeweight="1pt"/>
            </w:pict>
          </mc:Fallback>
        </mc:AlternateContent>
      </w:r>
      <w:r w:rsidRPr="00A16074">
        <w:rPr>
          <w:rFonts w:ascii="Arial" w:hAnsi="Arial" w:cs="Arial"/>
          <w:noProof/>
          <w:sz w:val="22"/>
          <w:szCs w:val="22"/>
          <w:lang w:val="en-GB"/>
        </w:rPr>
        <mc:AlternateContent>
          <mc:Choice Requires="wps">
            <w:drawing>
              <wp:anchor distT="0" distB="0" distL="114300" distR="114300" simplePos="0" relativeHeight="252798976" behindDoc="0" locked="0" layoutInCell="1" allowOverlap="1" wp14:anchorId="1BD4A57C" wp14:editId="47DD5133">
                <wp:simplePos x="0" y="0"/>
                <wp:positionH relativeFrom="column">
                  <wp:posOffset>1994535</wp:posOffset>
                </wp:positionH>
                <wp:positionV relativeFrom="paragraph">
                  <wp:posOffset>457200</wp:posOffset>
                </wp:positionV>
                <wp:extent cx="1460500" cy="0"/>
                <wp:effectExtent l="0" t="76200" r="25400" b="95250"/>
                <wp:wrapNone/>
                <wp:docPr id="1341030821" name="Straight Arrow Connector 5"/>
                <wp:cNvGraphicFramePr/>
                <a:graphic xmlns:a="http://schemas.openxmlformats.org/drawingml/2006/main">
                  <a:graphicData uri="http://schemas.microsoft.com/office/word/2010/wordprocessingShape">
                    <wps:wsp>
                      <wps:cNvCnPr/>
                      <wps:spPr>
                        <a:xfrm>
                          <a:off x="0" y="0"/>
                          <a:ext cx="14605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9A1398" id="Straight Arrow Connector 5" o:spid="_x0000_s1026" type="#_x0000_t32" style="position:absolute;margin-left:157.05pt;margin-top:36pt;width:115pt;height:0;z-index:252798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" strokecolor="black [3213]" strokeweight=".5pt">
                <v:stroke endarrow="block" joinstyle="miter"/>
              </v:shape>
            </w:pict>
          </mc:Fallback>
        </mc:AlternateContent>
      </w:r>
      <w:r w:rsidRPr="00A16074">
        <w:rPr>
          <w:rFonts w:ascii="Arial" w:hAnsi="Arial" w:cs="Arial"/>
          <w:noProof/>
          <w:sz w:val="22"/>
          <w:szCs w:val="22"/>
          <w:lang w:val="en-GB"/>
        </w:rPr>
        <mc:AlternateContent>
          <mc:Choice Requires="wps">
            <w:drawing>
              <wp:anchor distT="0" distB="0" distL="114300" distR="114300" simplePos="0" relativeHeight="252800000" behindDoc="0" locked="0" layoutInCell="1" allowOverlap="1" wp14:anchorId="1080F27D" wp14:editId="3DE35A89">
                <wp:simplePos x="0" y="0"/>
                <wp:positionH relativeFrom="column">
                  <wp:posOffset>1994535</wp:posOffset>
                </wp:positionH>
                <wp:positionV relativeFrom="paragraph">
                  <wp:posOffset>685800</wp:posOffset>
                </wp:positionV>
                <wp:extent cx="1460500" cy="0"/>
                <wp:effectExtent l="0" t="76200" r="25400" b="95250"/>
                <wp:wrapNone/>
                <wp:docPr id="1788834252" name="Straight Arrow Connector 5"/>
                <wp:cNvGraphicFramePr/>
                <a:graphic xmlns:a="http://schemas.openxmlformats.org/drawingml/2006/main">
                  <a:graphicData uri="http://schemas.microsoft.com/office/word/2010/wordprocessingShape">
                    <wps:wsp>
                      <wps:cNvCnPr/>
                      <wps:spPr>
                        <a:xfrm>
                          <a:off x="0" y="0"/>
                          <a:ext cx="14605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ADB88C" id="Straight Arrow Connector 5" o:spid="_x0000_s1026" type="#_x0000_t32" style="position:absolute;margin-left:157.05pt;margin-top:54pt;width:115pt;height:0;z-index:252800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" strokecolor="black [3213]" strokeweight=".5pt">
                <v:stroke endarrow="block" joinstyle="miter"/>
              </v:shape>
            </w:pict>
          </mc:Fallback>
        </mc:AlternateContent>
      </w:r>
      <w:r w:rsidRPr="00A16074">
        <w:rPr>
          <w:rFonts w:ascii="Arial" w:hAnsi="Arial" w:cs="Arial"/>
          <w:noProof/>
          <w:sz w:val="22"/>
          <w:szCs w:val="22"/>
          <w:lang w:val="en-GB"/>
        </w:rPr>
        <mc:AlternateContent>
          <mc:Choice Requires="wps">
            <w:drawing>
              <wp:anchor distT="0" distB="0" distL="114300" distR="114300" simplePos="0" relativeHeight="252801024" behindDoc="0" locked="0" layoutInCell="1" allowOverlap="1" wp14:anchorId="56150B4A" wp14:editId="005F07B4">
                <wp:simplePos x="0" y="0"/>
                <wp:positionH relativeFrom="column">
                  <wp:posOffset>1994535</wp:posOffset>
                </wp:positionH>
                <wp:positionV relativeFrom="paragraph">
                  <wp:posOffset>228600</wp:posOffset>
                </wp:positionV>
                <wp:extent cx="1460500" cy="0"/>
                <wp:effectExtent l="0" t="76200" r="25400" b="95250"/>
                <wp:wrapNone/>
                <wp:docPr id="1634356246" name="Straight Arrow Connector 5"/>
                <wp:cNvGraphicFramePr/>
                <a:graphic xmlns:a="http://schemas.openxmlformats.org/drawingml/2006/main">
                  <a:graphicData uri="http://schemas.microsoft.com/office/word/2010/wordprocessingShape">
                    <wps:wsp>
                      <wps:cNvCnPr/>
                      <wps:spPr>
                        <a:xfrm>
                          <a:off x="0" y="0"/>
                          <a:ext cx="14605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C65B24" id="Straight Arrow Connector 5" o:spid="_x0000_s1026" type="#_x0000_t32" style="position:absolute;margin-left:157.05pt;margin-top:18pt;width:115pt;height:0;z-index:252801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" strokecolor="black [3213]" strokeweight=".5pt">
                <v:stroke endarrow="block" joinstyle="miter"/>
              </v:shape>
            </w:pict>
          </mc:Fallback>
        </mc:AlternateContent>
      </w:r>
      <w:r w:rsidRPr="00A16074">
        <w:rPr>
          <w:rFonts w:ascii="Arial" w:hAnsi="Arial" w:cs="Arial"/>
          <w:noProof/>
          <w:sz w:val="22"/>
          <w:szCs w:val="22"/>
          <w:lang w:val="en-GB"/>
        </w:rPr>
        <mc:AlternateContent>
          <mc:Choice Requires="wps">
            <w:drawing>
              <wp:anchor distT="0" distB="0" distL="114300" distR="114300" simplePos="0" relativeHeight="252802048" behindDoc="0" locked="0" layoutInCell="1" allowOverlap="1" wp14:anchorId="58B7347E" wp14:editId="0765B725">
                <wp:simplePos x="0" y="0"/>
                <wp:positionH relativeFrom="column">
                  <wp:posOffset>3912235</wp:posOffset>
                </wp:positionH>
                <wp:positionV relativeFrom="paragraph">
                  <wp:posOffset>457200</wp:posOffset>
                </wp:positionV>
                <wp:extent cx="571500" cy="114300"/>
                <wp:effectExtent l="0" t="19050" r="38100" b="38100"/>
                <wp:wrapNone/>
                <wp:docPr id="218663445" name="Arrow: Right 6"/>
                <wp:cNvGraphicFramePr/>
                <a:graphic xmlns:a="http://schemas.openxmlformats.org/drawingml/2006/main">
                  <a:graphicData uri="http://schemas.microsoft.com/office/word/2010/wordprocessingShape">
                    <wps:wsp>
                      <wps:cNvSpPr/>
                      <wps:spPr>
                        <a:xfrm>
                          <a:off x="0" y="0"/>
                          <a:ext cx="571500" cy="114300"/>
                        </a:xfrm>
                        <a:prstGeom prst="right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DCD29F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308.05pt;margin-top:36pt;width:45pt;height:9pt;z-index:252802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" adj="19440" fillcolor="black [3213]" strokecolor="black [3213]" strokeweight="1pt"/>
            </w:pict>
          </mc:Fallback>
        </mc:AlternateContent>
      </w:r>
      <w:r w:rsidRPr="00A16074">
        <w:rPr>
          <w:rFonts w:ascii="Arial" w:hAnsi="Arial" w:cs="Arial"/>
          <w:noProof/>
          <w:sz w:val="22"/>
          <w:szCs w:val="22"/>
          <w:lang w:val="en-GB"/>
        </w:rPr>
        <mc:AlternateContent>
          <mc:Choice Requires="wps">
            <w:drawing>
              <wp:anchor distT="0" distB="0" distL="114300" distR="114300" simplePos="0" relativeHeight="252803072" behindDoc="0" locked="0" layoutInCell="1" allowOverlap="1" wp14:anchorId="642FC17C" wp14:editId="171E90FC">
                <wp:simplePos x="0" y="0"/>
                <wp:positionH relativeFrom="column">
                  <wp:posOffset>4483735</wp:posOffset>
                </wp:positionH>
                <wp:positionV relativeFrom="paragraph">
                  <wp:posOffset>342900</wp:posOffset>
                </wp:positionV>
                <wp:extent cx="800100" cy="457200"/>
                <wp:effectExtent l="0" t="0" r="0" b="0"/>
                <wp:wrapNone/>
                <wp:docPr id="735138525" name="Text Box 4"/>
                <wp:cNvGraphicFramePr/>
                <a:graphic xmlns:a="http://schemas.openxmlformats.org/drawingml/2006/main">
                  <a:graphicData uri="http://schemas.microsoft.com/office/word/2010/wordprocessingShape">
                    <wps:wsp>
                      <wps:cNvSpPr txBox="1"/>
                      <wps:spPr>
                        <a:xfrm>
                          <a:off x="0" y="0"/>
                          <a:ext cx="800100" cy="457200"/>
                        </a:xfrm>
                        <a:prstGeom prst="rect">
                          <a:avLst/>
                        </a:prstGeom>
                        <a:solidFill>
                          <a:schemeClr val="lt1"/>
                        </a:solidFill>
                        <a:ln w="6350">
                          <a:noFill/>
                        </a:ln>
                      </wps:spPr>
                      <wps:txbx>
                        <w:txbxContent>
                          <w:p w14:paraId="1F9AFCBB" w14:textId="77777777" w:rsidR="00A16074" w:rsidRPr="00684DC7" w:rsidRDefault="00A16074" w:rsidP="00A16074">
                            <w:pPr>
                              <w:jc w:val="center"/>
                              <w:rPr>
                                <w:rFonts w:ascii="Arial" w:hAnsi="Arial" w:cs="Arial"/>
                                <w:sz w:val="18"/>
                                <w:szCs w:val="18"/>
                                <w:lang w:val="en-GB"/>
                              </w:rPr>
                            </w:pPr>
                            <w:r>
                              <w:rPr>
                                <w:rFonts w:ascii="Arial" w:hAnsi="Arial" w:cs="Arial"/>
                                <w:sz w:val="18"/>
                                <w:szCs w:val="18"/>
                                <w:lang w:val="en-GB"/>
                              </w:rPr>
                              <w:t>VELOCITY OF SAIL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FC17C" id="_x0000_s1080" type="#_x0000_t202" style="position:absolute;margin-left:353.05pt;margin-top:27pt;width:63pt;height:36pt;z-index:25280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" fillcolor="white [3201]" stroked="f" strokeweight=".5pt">
                <v:textbox>
                  <w:txbxContent>
                    <w:p w14:paraId="1F9AFCBB" w14:textId="77777777" w:rsidR="00A16074" w:rsidRPr="00684DC7" w:rsidRDefault="00A16074" w:rsidP="00A16074">
                      <w:pPr>
                        <w:jc w:val="center"/>
                        <w:rPr>
                          <w:rFonts w:ascii="Arial" w:hAnsi="Arial" w:cs="Arial"/>
                          <w:sz w:val="18"/>
                          <w:szCs w:val="18"/>
                          <w:lang w:val="en-GB"/>
                        </w:rPr>
                      </w:pPr>
                      <w:r>
                        <w:rPr>
                          <w:rFonts w:ascii="Arial" w:hAnsi="Arial" w:cs="Arial"/>
                          <w:sz w:val="18"/>
                          <w:szCs w:val="18"/>
                          <w:lang w:val="en-GB"/>
                        </w:rPr>
                        <w:t>VELOCITY OF SAIL</w:t>
                      </w:r>
                    </w:p>
                  </w:txbxContent>
                </v:textbox>
              </v:shape>
            </w:pict>
          </mc:Fallback>
        </mc:AlternateContent>
      </w:r>
      <w:r w:rsidRPr="00A16074">
        <w:rPr>
          <w:rFonts w:ascii="Arial" w:hAnsi="Arial" w:cs="Arial"/>
          <w:sz w:val="22"/>
          <w:szCs w:val="22"/>
          <w:lang w:val="en-GB"/>
        </w:rPr>
        <w:tab/>
      </w:r>
      <w:r w:rsidRPr="00A16074">
        <w:rPr>
          <w:rFonts w:ascii="Arial" w:hAnsi="Arial" w:cs="Arial"/>
          <w:sz w:val="22"/>
          <w:szCs w:val="22"/>
          <w:lang w:val="en-GB"/>
        </w:rPr>
        <w:tab/>
      </w:r>
      <w:r w:rsidRPr="00A16074">
        <w:rPr>
          <w:rFonts w:ascii="Arial" w:hAnsi="Arial" w:cs="Arial"/>
          <w:noProof/>
          <w:sz w:val="22"/>
          <w:szCs w:val="22"/>
          <w:lang w:val="en-GB"/>
        </w:rPr>
        <w:drawing>
          <wp:inline distT="0" distB="0" distL="0" distR="0" wp14:anchorId="0AACCC59" wp14:editId="222819AC">
            <wp:extent cx="914400" cy="914400"/>
            <wp:effectExtent l="0" t="0" r="0" b="0"/>
            <wp:docPr id="1726473620" name="Graphic 1" descr="Su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73620" name="Graphic 1726473620" descr="Sun outline"/>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914400" cy="914400"/>
                    </a:xfrm>
                    <a:prstGeom prst="rect">
                      <a:avLst/>
                    </a:prstGeom>
                  </pic:spPr>
                </pic:pic>
              </a:graphicData>
            </a:graphic>
          </wp:inline>
        </w:drawing>
      </w:r>
    </w:p>
    <w:p w14:paraId="494BDFA3" w14:textId="77777777" w:rsidR="00A16074" w:rsidRPr="00A16074" w:rsidRDefault="00A16074" w:rsidP="00A16074">
      <w:pPr>
        <w:spacing w:line="276" w:lineRule="auto"/>
        <w:jc w:val="right"/>
        <w:rPr>
          <w:rFonts w:ascii="Arial" w:hAnsi="Arial" w:cs="Arial"/>
          <w:sz w:val="22"/>
          <w:szCs w:val="22"/>
          <w:lang w:val="en-GB"/>
        </w:rPr>
      </w:pPr>
      <w:r w:rsidRPr="00A16074">
        <w:rPr>
          <w:rFonts w:ascii="Arial" w:hAnsi="Arial" w:cs="Arial"/>
          <w:noProof/>
          <w:sz w:val="22"/>
          <w:szCs w:val="22"/>
          <w:lang w:val="en-GB"/>
        </w:rPr>
        <mc:AlternateContent>
          <mc:Choice Requires="wps">
            <w:drawing>
              <wp:anchor distT="0" distB="0" distL="114300" distR="114300" simplePos="0" relativeHeight="252797952" behindDoc="0" locked="0" layoutInCell="1" allowOverlap="1" wp14:anchorId="776D9CD2" wp14:editId="43260D1D">
                <wp:simplePos x="0" y="0"/>
                <wp:positionH relativeFrom="column">
                  <wp:posOffset>3296285</wp:posOffset>
                </wp:positionH>
                <wp:positionV relativeFrom="paragraph">
                  <wp:posOffset>33020</wp:posOffset>
                </wp:positionV>
                <wp:extent cx="685800" cy="457200"/>
                <wp:effectExtent l="0" t="0" r="0" b="0"/>
                <wp:wrapNone/>
                <wp:docPr id="513830455" name="Text Box 4"/>
                <wp:cNvGraphicFramePr/>
                <a:graphic xmlns:a="http://schemas.openxmlformats.org/drawingml/2006/main">
                  <a:graphicData uri="http://schemas.microsoft.com/office/word/2010/wordprocessingShape">
                    <wps:wsp>
                      <wps:cNvSpPr txBox="1"/>
                      <wps:spPr>
                        <a:xfrm>
                          <a:off x="0" y="0"/>
                          <a:ext cx="685800" cy="457200"/>
                        </a:xfrm>
                        <a:prstGeom prst="rect">
                          <a:avLst/>
                        </a:prstGeom>
                        <a:solidFill>
                          <a:schemeClr val="lt1"/>
                        </a:solidFill>
                        <a:ln w="6350">
                          <a:noFill/>
                        </a:ln>
                      </wps:spPr>
                      <wps:txbx>
                        <w:txbxContent>
                          <w:p w14:paraId="17DE6389" w14:textId="77777777" w:rsidR="00A16074" w:rsidRPr="00684DC7" w:rsidRDefault="00A16074" w:rsidP="00A16074">
                            <w:pPr>
                              <w:jc w:val="center"/>
                              <w:rPr>
                                <w:rFonts w:ascii="Arial" w:hAnsi="Arial" w:cs="Arial"/>
                                <w:sz w:val="18"/>
                                <w:szCs w:val="18"/>
                                <w:lang w:val="en-GB"/>
                              </w:rPr>
                            </w:pPr>
                            <w:r w:rsidRPr="00684DC7">
                              <w:rPr>
                                <w:rFonts w:ascii="Arial" w:hAnsi="Arial" w:cs="Arial"/>
                                <w:sz w:val="18"/>
                                <w:szCs w:val="18"/>
                                <w:lang w:val="en-GB"/>
                              </w:rPr>
                              <w:t>S</w:t>
                            </w:r>
                            <w:r>
                              <w:rPr>
                                <w:rFonts w:ascii="Arial" w:hAnsi="Arial" w:cs="Arial"/>
                                <w:sz w:val="18"/>
                                <w:szCs w:val="18"/>
                                <w:lang w:val="en-GB"/>
                              </w:rPr>
                              <w:t>OLAR SAIL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D9CD2" id="_x0000_s1081" type="#_x0000_t202" style="position:absolute;left:0;text-align:left;margin-left:259.55pt;margin-top:2.6pt;width:54pt;height:36pt;z-index:25279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" fillcolor="white [3201]" stroked="f" strokeweight=".5pt">
                <v:textbox>
                  <w:txbxContent>
                    <w:p w14:paraId="17DE6389" w14:textId="77777777" w:rsidR="00A16074" w:rsidRPr="00684DC7" w:rsidRDefault="00A16074" w:rsidP="00A16074">
                      <w:pPr>
                        <w:jc w:val="center"/>
                        <w:rPr>
                          <w:rFonts w:ascii="Arial" w:hAnsi="Arial" w:cs="Arial"/>
                          <w:sz w:val="18"/>
                          <w:szCs w:val="18"/>
                          <w:lang w:val="en-GB"/>
                        </w:rPr>
                      </w:pPr>
                      <w:r w:rsidRPr="00684DC7">
                        <w:rPr>
                          <w:rFonts w:ascii="Arial" w:hAnsi="Arial" w:cs="Arial"/>
                          <w:sz w:val="18"/>
                          <w:szCs w:val="18"/>
                          <w:lang w:val="en-GB"/>
                        </w:rPr>
                        <w:t>S</w:t>
                      </w:r>
                      <w:r>
                        <w:rPr>
                          <w:rFonts w:ascii="Arial" w:hAnsi="Arial" w:cs="Arial"/>
                          <w:sz w:val="18"/>
                          <w:szCs w:val="18"/>
                          <w:lang w:val="en-GB"/>
                        </w:rPr>
                        <w:t>OLAR SAIL</w:t>
                      </w:r>
                    </w:p>
                  </w:txbxContent>
                </v:textbox>
              </v:shape>
            </w:pict>
          </mc:Fallback>
        </mc:AlternateContent>
      </w:r>
    </w:p>
    <w:p w14:paraId="7ECF45EE" w14:textId="77777777" w:rsidR="00A16074" w:rsidRPr="00A16074" w:rsidRDefault="00A16074" w:rsidP="00A16074">
      <w:pPr>
        <w:spacing w:line="276" w:lineRule="auto"/>
        <w:jc w:val="right"/>
        <w:rPr>
          <w:rFonts w:ascii="Arial" w:hAnsi="Arial" w:cs="Arial"/>
          <w:sz w:val="22"/>
          <w:szCs w:val="22"/>
          <w:lang w:val="en-GB"/>
        </w:rPr>
      </w:pPr>
    </w:p>
    <w:p w14:paraId="7FBD0FF6" w14:textId="77777777" w:rsidR="00B73270" w:rsidRDefault="00B73270" w:rsidP="00A16074">
      <w:pPr>
        <w:spacing w:line="276" w:lineRule="auto"/>
        <w:rPr>
          <w:rFonts w:ascii="Arial" w:hAnsi="Arial" w:cs="Arial"/>
          <w:sz w:val="22"/>
          <w:szCs w:val="22"/>
          <w:lang w:val="en-GB"/>
        </w:rPr>
      </w:pPr>
    </w:p>
    <w:p w14:paraId="459347F4" w14:textId="1707F002" w:rsidR="00A16074" w:rsidRDefault="00A16074" w:rsidP="00CA2CB7">
      <w:pPr>
        <w:spacing w:line="276" w:lineRule="auto"/>
        <w:rPr>
          <w:rFonts w:ascii="Arial" w:hAnsi="Arial" w:cs="Arial"/>
          <w:sz w:val="22"/>
          <w:szCs w:val="22"/>
          <w:lang w:val="en-GB"/>
        </w:rPr>
      </w:pPr>
      <w:r w:rsidRPr="00A16074">
        <w:rPr>
          <w:rFonts w:ascii="Arial" w:hAnsi="Arial" w:cs="Arial"/>
          <w:sz w:val="22"/>
          <w:szCs w:val="22"/>
          <w:lang w:val="en-GB"/>
        </w:rPr>
        <w:t>(f)</w:t>
      </w:r>
      <w:r w:rsidRPr="00A16074">
        <w:rPr>
          <w:rFonts w:ascii="Arial" w:hAnsi="Arial" w:cs="Arial"/>
          <w:sz w:val="22"/>
          <w:szCs w:val="22"/>
          <w:lang w:val="en-GB"/>
        </w:rPr>
        <w:tab/>
        <w:t xml:space="preserve">Explain how the solar sail works. Describe the nature of the solar radiation that allows the sail to </w:t>
      </w:r>
      <w:r w:rsidR="00B73270">
        <w:rPr>
          <w:rFonts w:ascii="Arial" w:hAnsi="Arial" w:cs="Arial"/>
          <w:sz w:val="22"/>
          <w:szCs w:val="22"/>
          <w:lang w:val="en-GB"/>
        </w:rPr>
        <w:tab/>
      </w:r>
      <w:r w:rsidRPr="00A16074">
        <w:rPr>
          <w:rFonts w:ascii="Arial" w:hAnsi="Arial" w:cs="Arial"/>
          <w:sz w:val="22"/>
          <w:szCs w:val="22"/>
          <w:lang w:val="en-GB"/>
        </w:rPr>
        <w:t xml:space="preserve">gain a forward velocity. Using an appropriate formula, explain how the solar radiation changes </w:t>
      </w:r>
      <w:r w:rsidR="00B73270">
        <w:rPr>
          <w:rFonts w:ascii="Arial" w:hAnsi="Arial" w:cs="Arial"/>
          <w:sz w:val="22"/>
          <w:szCs w:val="22"/>
          <w:lang w:val="en-GB"/>
        </w:rPr>
        <w:tab/>
      </w:r>
      <w:r w:rsidRPr="00A16074">
        <w:rPr>
          <w:rFonts w:ascii="Arial" w:hAnsi="Arial" w:cs="Arial"/>
          <w:sz w:val="22"/>
          <w:szCs w:val="22"/>
          <w:lang w:val="en-GB"/>
        </w:rPr>
        <w:t xml:space="preserve">during the ‘pushing’ process. </w:t>
      </w:r>
      <w:r w:rsidR="00CA2CB7">
        <w:rPr>
          <w:rFonts w:ascii="Arial" w:hAnsi="Arial" w:cs="Arial"/>
          <w:sz w:val="22"/>
          <w:szCs w:val="22"/>
          <w:lang w:val="en-GB"/>
        </w:rPr>
        <w:tab/>
      </w:r>
      <w:r w:rsidR="00CA2CB7">
        <w:rPr>
          <w:rFonts w:ascii="Arial" w:hAnsi="Arial" w:cs="Arial"/>
          <w:sz w:val="22"/>
          <w:szCs w:val="22"/>
          <w:lang w:val="en-GB"/>
        </w:rPr>
        <w:tab/>
      </w:r>
      <w:r w:rsidR="00CA2CB7">
        <w:rPr>
          <w:rFonts w:ascii="Arial" w:hAnsi="Arial" w:cs="Arial"/>
          <w:sz w:val="22"/>
          <w:szCs w:val="22"/>
          <w:lang w:val="en-GB"/>
        </w:rPr>
        <w:tab/>
      </w:r>
      <w:r w:rsidR="00CA2CB7">
        <w:rPr>
          <w:rFonts w:ascii="Arial" w:hAnsi="Arial" w:cs="Arial"/>
          <w:sz w:val="22"/>
          <w:szCs w:val="22"/>
          <w:lang w:val="en-GB"/>
        </w:rPr>
        <w:tab/>
      </w:r>
      <w:r w:rsidR="00CA2CB7">
        <w:rPr>
          <w:rFonts w:ascii="Arial" w:hAnsi="Arial" w:cs="Arial"/>
          <w:sz w:val="22"/>
          <w:szCs w:val="22"/>
          <w:lang w:val="en-GB"/>
        </w:rPr>
        <w:tab/>
      </w:r>
      <w:r w:rsidR="00CA2CB7">
        <w:rPr>
          <w:rFonts w:ascii="Arial" w:hAnsi="Arial" w:cs="Arial"/>
          <w:sz w:val="22"/>
          <w:szCs w:val="22"/>
          <w:lang w:val="en-GB"/>
        </w:rPr>
        <w:tab/>
      </w:r>
      <w:r w:rsidR="00CA2CB7">
        <w:rPr>
          <w:rFonts w:ascii="Arial" w:hAnsi="Arial" w:cs="Arial"/>
          <w:sz w:val="22"/>
          <w:szCs w:val="22"/>
          <w:lang w:val="en-GB"/>
        </w:rPr>
        <w:tab/>
      </w:r>
      <w:r w:rsidR="00CA2CB7">
        <w:rPr>
          <w:rFonts w:ascii="Arial" w:hAnsi="Arial" w:cs="Arial"/>
          <w:sz w:val="22"/>
          <w:szCs w:val="22"/>
          <w:lang w:val="en-GB"/>
        </w:rPr>
        <w:tab/>
        <w:t xml:space="preserve">          </w:t>
      </w:r>
      <w:r w:rsidR="003F5711">
        <w:rPr>
          <w:rFonts w:ascii="Arial" w:hAnsi="Arial" w:cs="Arial"/>
          <w:sz w:val="22"/>
          <w:szCs w:val="22"/>
          <w:lang w:val="en-GB"/>
        </w:rPr>
        <w:t>(3</w:t>
      </w:r>
      <w:r w:rsidR="00CA2CB7">
        <w:rPr>
          <w:rFonts w:ascii="Arial" w:hAnsi="Arial" w:cs="Arial"/>
          <w:sz w:val="22"/>
          <w:szCs w:val="22"/>
          <w:lang w:val="en-GB"/>
        </w:rPr>
        <w:t xml:space="preserve"> marks</w:t>
      </w:r>
      <w:r w:rsidR="003F5711">
        <w:rPr>
          <w:rFonts w:ascii="Arial" w:hAnsi="Arial" w:cs="Arial"/>
          <w:sz w:val="22"/>
          <w:szCs w:val="22"/>
          <w:lang w:val="en-GB"/>
        </w:rPr>
        <w:t>)</w:t>
      </w:r>
    </w:p>
    <w:p w14:paraId="1A7165A1" w14:textId="77777777" w:rsidR="006F6B64" w:rsidRPr="00A16074" w:rsidRDefault="006F6B64" w:rsidP="00CA2CB7">
      <w:pPr>
        <w:spacing w:line="276" w:lineRule="auto"/>
        <w:rPr>
          <w:rFonts w:ascii="Arial" w:hAnsi="Arial" w:cs="Arial"/>
          <w:sz w:val="22"/>
          <w:szCs w:val="22"/>
          <w:lang w:val="en-GB"/>
        </w:rPr>
      </w:pPr>
    </w:p>
    <w:p w14:paraId="3E3C42AB" w14:textId="78B83242" w:rsidR="00A16074" w:rsidRPr="00A16074" w:rsidRDefault="00A16074" w:rsidP="00A16074">
      <w:pPr>
        <w:spacing w:line="480" w:lineRule="auto"/>
        <w:rPr>
          <w:rFonts w:ascii="Arial" w:hAnsi="Arial" w:cs="Arial"/>
          <w:sz w:val="22"/>
          <w:szCs w:val="22"/>
          <w:lang w:val="en-GB"/>
        </w:rPr>
      </w:pPr>
      <w:r w:rsidRPr="00A16074">
        <w:rPr>
          <w:rFonts w:ascii="Arial" w:hAnsi="Arial" w:cs="Arial"/>
          <w:sz w:val="22"/>
          <w:szCs w:val="22"/>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C5040">
        <w:rPr>
          <w:rFonts w:ascii="Arial" w:hAnsi="Arial" w:cs="Arial"/>
          <w:sz w:val="22"/>
          <w:szCs w:val="22"/>
          <w:lang w:val="en-GB"/>
        </w:rPr>
        <w:t>__________________________________________________</w:t>
      </w:r>
    </w:p>
    <w:p w14:paraId="44C42634" w14:textId="690854F9" w:rsidR="00A16074" w:rsidRDefault="00A16074" w:rsidP="006F6B64">
      <w:pPr>
        <w:spacing w:line="276" w:lineRule="auto"/>
        <w:rPr>
          <w:rFonts w:ascii="Arial" w:hAnsi="Arial" w:cs="Arial"/>
          <w:sz w:val="22"/>
          <w:szCs w:val="22"/>
          <w:lang w:val="en-GB"/>
        </w:rPr>
      </w:pPr>
      <w:r w:rsidRPr="00A16074">
        <w:rPr>
          <w:rFonts w:ascii="Arial" w:hAnsi="Arial" w:cs="Arial"/>
          <w:sz w:val="22"/>
          <w:szCs w:val="22"/>
          <w:lang w:val="en-GB"/>
        </w:rPr>
        <w:t>(</w:t>
      </w:r>
      <w:r w:rsidR="003F5711">
        <w:rPr>
          <w:rFonts w:ascii="Arial" w:hAnsi="Arial" w:cs="Arial"/>
          <w:sz w:val="22"/>
          <w:szCs w:val="22"/>
          <w:lang w:val="en-GB"/>
        </w:rPr>
        <w:t>g</w:t>
      </w:r>
      <w:r w:rsidRPr="00A16074">
        <w:rPr>
          <w:rFonts w:ascii="Arial" w:hAnsi="Arial" w:cs="Arial"/>
          <w:sz w:val="22"/>
          <w:szCs w:val="22"/>
          <w:lang w:val="en-GB"/>
        </w:rPr>
        <w:t>)</w:t>
      </w:r>
      <w:r w:rsidRPr="00A16074">
        <w:rPr>
          <w:rFonts w:ascii="Arial" w:hAnsi="Arial" w:cs="Arial"/>
          <w:sz w:val="22"/>
          <w:szCs w:val="22"/>
          <w:lang w:val="en-GB"/>
        </w:rPr>
        <w:tab/>
        <w:t xml:space="preserve">Using Physics concepts, explain how Oumuamua gained its non-gravitational acceleration away </w:t>
      </w:r>
      <w:r w:rsidR="00381DE3">
        <w:rPr>
          <w:rFonts w:ascii="Arial" w:hAnsi="Arial" w:cs="Arial"/>
          <w:sz w:val="22"/>
          <w:szCs w:val="22"/>
          <w:lang w:val="en-GB"/>
        </w:rPr>
        <w:tab/>
      </w:r>
      <w:r w:rsidRPr="00A16074">
        <w:rPr>
          <w:rFonts w:ascii="Arial" w:hAnsi="Arial" w:cs="Arial"/>
          <w:sz w:val="22"/>
          <w:szCs w:val="22"/>
          <w:lang w:val="en-GB"/>
        </w:rPr>
        <w:t>from the Sun.</w:t>
      </w:r>
      <w:r w:rsidR="006F6B64">
        <w:rPr>
          <w:rFonts w:ascii="Arial" w:hAnsi="Arial" w:cs="Arial"/>
          <w:sz w:val="22"/>
          <w:szCs w:val="22"/>
          <w:lang w:val="en-GB"/>
        </w:rPr>
        <w:tab/>
      </w:r>
      <w:r w:rsidR="006F6B64">
        <w:rPr>
          <w:rFonts w:ascii="Arial" w:hAnsi="Arial" w:cs="Arial"/>
          <w:sz w:val="22"/>
          <w:szCs w:val="22"/>
          <w:lang w:val="en-GB"/>
        </w:rPr>
        <w:tab/>
      </w:r>
      <w:r w:rsidR="006F6B64">
        <w:rPr>
          <w:rFonts w:ascii="Arial" w:hAnsi="Arial" w:cs="Arial"/>
          <w:sz w:val="22"/>
          <w:szCs w:val="22"/>
          <w:lang w:val="en-GB"/>
        </w:rPr>
        <w:tab/>
      </w:r>
      <w:r w:rsidR="006F6B64">
        <w:rPr>
          <w:rFonts w:ascii="Arial" w:hAnsi="Arial" w:cs="Arial"/>
          <w:sz w:val="22"/>
          <w:szCs w:val="22"/>
          <w:lang w:val="en-GB"/>
        </w:rPr>
        <w:tab/>
      </w:r>
      <w:r w:rsidR="006F6B64">
        <w:rPr>
          <w:rFonts w:ascii="Arial" w:hAnsi="Arial" w:cs="Arial"/>
          <w:sz w:val="22"/>
          <w:szCs w:val="22"/>
          <w:lang w:val="en-GB"/>
        </w:rPr>
        <w:tab/>
      </w:r>
      <w:r w:rsidR="006F6B64">
        <w:rPr>
          <w:rFonts w:ascii="Arial" w:hAnsi="Arial" w:cs="Arial"/>
          <w:sz w:val="22"/>
          <w:szCs w:val="22"/>
          <w:lang w:val="en-GB"/>
        </w:rPr>
        <w:tab/>
      </w:r>
      <w:r w:rsidR="006F6B64">
        <w:rPr>
          <w:rFonts w:ascii="Arial" w:hAnsi="Arial" w:cs="Arial"/>
          <w:sz w:val="22"/>
          <w:szCs w:val="22"/>
          <w:lang w:val="en-GB"/>
        </w:rPr>
        <w:tab/>
      </w:r>
      <w:r w:rsidR="006F6B64">
        <w:rPr>
          <w:rFonts w:ascii="Arial" w:hAnsi="Arial" w:cs="Arial"/>
          <w:sz w:val="22"/>
          <w:szCs w:val="22"/>
          <w:lang w:val="en-GB"/>
        </w:rPr>
        <w:tab/>
      </w:r>
      <w:r w:rsidR="006F6B64">
        <w:rPr>
          <w:rFonts w:ascii="Arial" w:hAnsi="Arial" w:cs="Arial"/>
          <w:sz w:val="22"/>
          <w:szCs w:val="22"/>
          <w:lang w:val="en-GB"/>
        </w:rPr>
        <w:tab/>
      </w:r>
      <w:r w:rsidR="006F6B64">
        <w:rPr>
          <w:rFonts w:ascii="Arial" w:hAnsi="Arial" w:cs="Arial"/>
          <w:sz w:val="22"/>
          <w:szCs w:val="22"/>
          <w:lang w:val="en-GB"/>
        </w:rPr>
        <w:tab/>
        <w:t xml:space="preserve">          </w:t>
      </w:r>
      <w:r w:rsidR="003F5711">
        <w:rPr>
          <w:rFonts w:ascii="Arial" w:hAnsi="Arial" w:cs="Arial"/>
          <w:sz w:val="22"/>
          <w:szCs w:val="22"/>
          <w:lang w:val="en-GB"/>
        </w:rPr>
        <w:t>(2</w:t>
      </w:r>
      <w:r w:rsidR="006F6B64">
        <w:rPr>
          <w:rFonts w:ascii="Arial" w:hAnsi="Arial" w:cs="Arial"/>
          <w:sz w:val="22"/>
          <w:szCs w:val="22"/>
          <w:lang w:val="en-GB"/>
        </w:rPr>
        <w:t xml:space="preserve"> marks</w:t>
      </w:r>
      <w:r w:rsidR="003F5711">
        <w:rPr>
          <w:rFonts w:ascii="Arial" w:hAnsi="Arial" w:cs="Arial"/>
          <w:sz w:val="22"/>
          <w:szCs w:val="22"/>
          <w:lang w:val="en-GB"/>
        </w:rPr>
        <w:t>)</w:t>
      </w:r>
    </w:p>
    <w:p w14:paraId="2CA19503" w14:textId="77777777" w:rsidR="003F5711" w:rsidRPr="00A16074" w:rsidRDefault="003F5711" w:rsidP="00A16074">
      <w:pPr>
        <w:spacing w:line="276" w:lineRule="auto"/>
        <w:jc w:val="right"/>
        <w:rPr>
          <w:rFonts w:ascii="Arial" w:hAnsi="Arial" w:cs="Arial"/>
          <w:sz w:val="22"/>
          <w:szCs w:val="22"/>
          <w:lang w:val="en-GB"/>
        </w:rPr>
      </w:pPr>
    </w:p>
    <w:p w14:paraId="33FA82B1" w14:textId="37ABB09C" w:rsidR="00A16074" w:rsidRDefault="00A16074" w:rsidP="00A16074">
      <w:pPr>
        <w:spacing w:line="480" w:lineRule="auto"/>
        <w:rPr>
          <w:rFonts w:ascii="Arial" w:hAnsi="Arial" w:cs="Arial"/>
          <w:lang w:val="en-GB"/>
        </w:rPr>
      </w:pPr>
      <w:r w:rsidRPr="00A16074">
        <w:rPr>
          <w:rFonts w:ascii="Arial" w:hAnsi="Arial" w:cs="Arial"/>
          <w:sz w:val="22"/>
          <w:szCs w:val="22"/>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F5711">
        <w:rPr>
          <w:rFonts w:ascii="Arial" w:hAnsi="Arial" w:cs="Arial"/>
          <w:sz w:val="22"/>
          <w:szCs w:val="22"/>
          <w:lang w:val="en-GB"/>
        </w:rPr>
        <w:t>__________________________________________________</w:t>
      </w:r>
    </w:p>
    <w:p w14:paraId="78FCFA72" w14:textId="77777777" w:rsidR="00A16074" w:rsidRPr="002F7E51" w:rsidRDefault="00A16074" w:rsidP="002F7E51">
      <w:pPr>
        <w:spacing w:after="160" w:line="259" w:lineRule="auto"/>
        <w:rPr>
          <w:rFonts w:ascii="Arial" w:hAnsi="Arial" w:cs="Arial"/>
          <w:sz w:val="22"/>
          <w:szCs w:val="22"/>
          <w:lang w:val="en-GB"/>
        </w:rPr>
      </w:pPr>
    </w:p>
    <w:p w14:paraId="5CB75E5B" w14:textId="01ABB004" w:rsidR="00D76406" w:rsidRDefault="00D76406" w:rsidP="00D76406">
      <w:pPr>
        <w:rPr>
          <w:rFonts w:ascii="Arial" w:hAnsi="Arial" w:cs="Arial"/>
          <w:b/>
          <w:sz w:val="22"/>
          <w:szCs w:val="22"/>
        </w:rPr>
      </w:pPr>
    </w:p>
    <w:p w14:paraId="7911E07F" w14:textId="77777777" w:rsidR="00044995" w:rsidRPr="00AD0DB7" w:rsidRDefault="00044995" w:rsidP="00044995">
      <w:pPr>
        <w:shd w:val="clear" w:color="auto" w:fill="FFFFFF"/>
        <w:jc w:val="center"/>
        <w:textAlignment w:val="baseline"/>
        <w:outlineLvl w:val="0"/>
        <w:rPr>
          <w:rFonts w:ascii="Arial" w:eastAsia="Times New Roman" w:hAnsi="Arial" w:cs="Arial"/>
          <w:b/>
          <w:kern w:val="36"/>
          <w:lang w:eastAsia="en-AU"/>
        </w:rPr>
      </w:pPr>
    </w:p>
    <w:bookmarkEnd w:id="9"/>
    <w:p w14:paraId="31632E24" w14:textId="77777777" w:rsidR="00607048" w:rsidRPr="00E0382B" w:rsidRDefault="00607048" w:rsidP="00607048">
      <w:pPr>
        <w:tabs>
          <w:tab w:val="left" w:pos="567"/>
        </w:tabs>
        <w:spacing w:line="276" w:lineRule="auto"/>
        <w:rPr>
          <w:rFonts w:ascii="Arial" w:hAnsi="Arial" w:cs="Arial"/>
          <w:color w:val="000000" w:themeColor="text1"/>
          <w:sz w:val="22"/>
          <w:szCs w:val="22"/>
        </w:rPr>
      </w:pPr>
    </w:p>
    <w:p w14:paraId="376EDF5A" w14:textId="77777777" w:rsidR="00C27C40" w:rsidRDefault="00C27C40" w:rsidP="00E8434B">
      <w:pPr>
        <w:spacing w:after="160" w:line="259" w:lineRule="auto"/>
        <w:jc w:val="center"/>
        <w:rPr>
          <w:rFonts w:ascii="Arial" w:hAnsi="Arial" w:cs="Arial"/>
          <w:b/>
          <w:color w:val="000000" w:themeColor="text1"/>
          <w:sz w:val="22"/>
          <w:szCs w:val="22"/>
        </w:rPr>
      </w:pPr>
      <w:bookmarkStart w:id="14" w:name="_Hlk16368913"/>
    </w:p>
    <w:p w14:paraId="1A1BDD00" w14:textId="77777777" w:rsidR="00C27C40" w:rsidRDefault="00C27C40" w:rsidP="00E8434B">
      <w:pPr>
        <w:spacing w:after="160" w:line="259" w:lineRule="auto"/>
        <w:jc w:val="center"/>
        <w:rPr>
          <w:rFonts w:ascii="Arial" w:hAnsi="Arial" w:cs="Arial"/>
          <w:b/>
          <w:color w:val="000000" w:themeColor="text1"/>
          <w:sz w:val="22"/>
          <w:szCs w:val="22"/>
        </w:rPr>
      </w:pPr>
    </w:p>
    <w:p w14:paraId="4A233A48" w14:textId="77777777" w:rsidR="00C27C40" w:rsidRDefault="00C27C40" w:rsidP="00E8434B">
      <w:pPr>
        <w:spacing w:after="160" w:line="259" w:lineRule="auto"/>
        <w:jc w:val="center"/>
        <w:rPr>
          <w:rFonts w:ascii="Arial" w:hAnsi="Arial" w:cs="Arial"/>
          <w:b/>
          <w:color w:val="000000" w:themeColor="text1"/>
          <w:sz w:val="22"/>
          <w:szCs w:val="22"/>
        </w:rPr>
      </w:pPr>
    </w:p>
    <w:p w14:paraId="709E5E84" w14:textId="77777777" w:rsidR="00C27C40" w:rsidRDefault="00C27C40" w:rsidP="00E8434B">
      <w:pPr>
        <w:spacing w:after="160" w:line="259" w:lineRule="auto"/>
        <w:jc w:val="center"/>
        <w:rPr>
          <w:rFonts w:ascii="Arial" w:hAnsi="Arial" w:cs="Arial"/>
          <w:b/>
          <w:color w:val="000000" w:themeColor="text1"/>
          <w:sz w:val="22"/>
          <w:szCs w:val="22"/>
        </w:rPr>
      </w:pPr>
    </w:p>
    <w:p w14:paraId="4B24A067" w14:textId="77777777" w:rsidR="00C27C40" w:rsidRDefault="00C27C40" w:rsidP="00E8434B">
      <w:pPr>
        <w:spacing w:after="160" w:line="259" w:lineRule="auto"/>
        <w:jc w:val="center"/>
        <w:rPr>
          <w:rFonts w:ascii="Arial" w:hAnsi="Arial" w:cs="Arial"/>
          <w:b/>
          <w:color w:val="000000" w:themeColor="text1"/>
          <w:sz w:val="22"/>
          <w:szCs w:val="22"/>
        </w:rPr>
      </w:pPr>
    </w:p>
    <w:p w14:paraId="05B8CF5C" w14:textId="77777777" w:rsidR="00C27C40" w:rsidRDefault="00C27C40" w:rsidP="00E8434B">
      <w:pPr>
        <w:spacing w:after="160" w:line="259" w:lineRule="auto"/>
        <w:jc w:val="center"/>
        <w:rPr>
          <w:rFonts w:ascii="Arial" w:hAnsi="Arial" w:cs="Arial"/>
          <w:b/>
          <w:color w:val="000000" w:themeColor="text1"/>
          <w:sz w:val="22"/>
          <w:szCs w:val="22"/>
        </w:rPr>
      </w:pPr>
    </w:p>
    <w:p w14:paraId="44EDECAD" w14:textId="1DF7AFE6" w:rsidR="00607048" w:rsidRPr="00E0382B" w:rsidRDefault="00607048" w:rsidP="00E8434B">
      <w:pPr>
        <w:spacing w:after="160" w:line="259" w:lineRule="auto"/>
        <w:jc w:val="center"/>
        <w:rPr>
          <w:rFonts w:ascii="Arial" w:hAnsi="Arial" w:cs="Arial"/>
          <w:b/>
          <w:color w:val="000000" w:themeColor="text1"/>
          <w:sz w:val="22"/>
          <w:szCs w:val="22"/>
        </w:rPr>
      </w:pPr>
      <w:r w:rsidRPr="00E0382B">
        <w:rPr>
          <w:rFonts w:ascii="Arial" w:hAnsi="Arial" w:cs="Arial"/>
          <w:b/>
          <w:color w:val="000000" w:themeColor="text1"/>
          <w:sz w:val="22"/>
          <w:szCs w:val="22"/>
        </w:rPr>
        <w:t>END OF EXAMINATION</w:t>
      </w:r>
    </w:p>
    <w:p w14:paraId="34DEAD65" w14:textId="77777777" w:rsidR="00057DBC" w:rsidRDefault="00057DBC" w:rsidP="00144A00">
      <w:pPr>
        <w:rPr>
          <w:rFonts w:ascii="Arial" w:hAnsi="Arial" w:cs="Arial"/>
          <w:b/>
          <w:sz w:val="22"/>
          <w:szCs w:val="22"/>
        </w:rPr>
      </w:pPr>
      <w:bookmarkStart w:id="15" w:name="_Hlk500165264"/>
      <w:bookmarkStart w:id="16" w:name="_Hlk500230713"/>
      <w:bookmarkEnd w:id="14"/>
    </w:p>
    <w:p w14:paraId="4DA7FFF8" w14:textId="70E5A458" w:rsidR="00AD328A" w:rsidRPr="00144A00" w:rsidRDefault="00AD328A" w:rsidP="00144A00">
      <w:pPr>
        <w:rPr>
          <w:rFonts w:ascii="Arial" w:hAnsi="Arial" w:cs="Arial"/>
          <w:b/>
          <w:sz w:val="22"/>
          <w:szCs w:val="22"/>
        </w:rPr>
      </w:pPr>
      <w:r w:rsidRPr="00AD328A">
        <w:rPr>
          <w:rFonts w:ascii="Arial" w:hAnsi="Arial" w:cs="Arial"/>
          <w:iCs/>
          <w:sz w:val="22"/>
          <w:szCs w:val="22"/>
        </w:rPr>
        <w:t>Supplementary page</w:t>
      </w:r>
    </w:p>
    <w:p w14:paraId="7CF91B24" w14:textId="77777777" w:rsidR="00144A00" w:rsidRDefault="00144A00" w:rsidP="00AD328A">
      <w:pPr>
        <w:spacing w:after="160" w:line="259" w:lineRule="auto"/>
        <w:rPr>
          <w:rFonts w:ascii="Arial" w:hAnsi="Arial" w:cs="Arial"/>
          <w:iCs/>
          <w:sz w:val="22"/>
          <w:szCs w:val="22"/>
        </w:rPr>
      </w:pPr>
    </w:p>
    <w:p w14:paraId="4113A296" w14:textId="60BAE53C" w:rsidR="00AD328A" w:rsidRPr="00AD328A" w:rsidRDefault="00AD328A" w:rsidP="00AD328A">
      <w:pPr>
        <w:spacing w:after="160" w:line="259" w:lineRule="auto"/>
        <w:rPr>
          <w:rFonts w:ascii="Arial" w:hAnsi="Arial" w:cs="Arial"/>
          <w:iCs/>
          <w:sz w:val="22"/>
          <w:szCs w:val="22"/>
        </w:rPr>
      </w:pPr>
      <w:r w:rsidRPr="00AD328A">
        <w:rPr>
          <w:rFonts w:ascii="Arial" w:hAnsi="Arial" w:cs="Arial"/>
          <w:iCs/>
          <w:sz w:val="22"/>
          <w:szCs w:val="22"/>
        </w:rPr>
        <w:t>Question number: ____________</w:t>
      </w:r>
    </w:p>
    <w:p w14:paraId="311BBC16" w14:textId="4103F2FA" w:rsidR="00AD328A" w:rsidRDefault="00AD328A" w:rsidP="00AD328A">
      <w:pPr>
        <w:spacing w:after="160" w:line="480" w:lineRule="auto"/>
        <w:rPr>
          <w:rFonts w:cs="Arial"/>
          <w:iCs/>
          <w:szCs w:val="22"/>
        </w:rPr>
      </w:pPr>
      <w:r>
        <w:rPr>
          <w:rFonts w:cs="Arial"/>
          <w:iCs/>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86944B" w14:textId="77777777" w:rsidR="00057DBC" w:rsidRDefault="00057DBC">
      <w:pPr>
        <w:spacing w:after="160" w:line="259" w:lineRule="auto"/>
        <w:rPr>
          <w:rFonts w:ascii="Arial" w:hAnsi="Arial" w:cs="Arial"/>
          <w:iCs/>
          <w:sz w:val="22"/>
          <w:szCs w:val="22"/>
        </w:rPr>
      </w:pPr>
      <w:r>
        <w:rPr>
          <w:rFonts w:ascii="Arial" w:hAnsi="Arial" w:cs="Arial"/>
          <w:iCs/>
          <w:sz w:val="22"/>
          <w:szCs w:val="22"/>
        </w:rPr>
        <w:br w:type="page"/>
      </w:r>
    </w:p>
    <w:p w14:paraId="01AD0A83" w14:textId="4F8D29BA" w:rsidR="00AD328A" w:rsidRPr="00AD328A" w:rsidRDefault="00AD328A" w:rsidP="00AD328A">
      <w:pPr>
        <w:spacing w:after="160" w:line="480" w:lineRule="auto"/>
        <w:rPr>
          <w:rFonts w:ascii="Arial" w:hAnsi="Arial" w:cs="Arial"/>
          <w:iCs/>
          <w:sz w:val="22"/>
          <w:szCs w:val="22"/>
        </w:rPr>
      </w:pPr>
      <w:r w:rsidRPr="00AD328A">
        <w:rPr>
          <w:rFonts w:ascii="Arial" w:hAnsi="Arial" w:cs="Arial"/>
          <w:iCs/>
          <w:sz w:val="22"/>
          <w:szCs w:val="22"/>
        </w:rPr>
        <w:lastRenderedPageBreak/>
        <w:t>Supplementary page</w:t>
      </w:r>
    </w:p>
    <w:p w14:paraId="6678F56A" w14:textId="77777777" w:rsidR="00AD328A" w:rsidRPr="00AD328A" w:rsidRDefault="00AD328A" w:rsidP="00AD328A">
      <w:pPr>
        <w:spacing w:after="160" w:line="259" w:lineRule="auto"/>
        <w:rPr>
          <w:rFonts w:ascii="Arial" w:hAnsi="Arial" w:cs="Arial"/>
          <w:iCs/>
          <w:sz w:val="22"/>
          <w:szCs w:val="22"/>
        </w:rPr>
      </w:pPr>
      <w:r w:rsidRPr="00AD328A">
        <w:rPr>
          <w:rFonts w:ascii="Arial" w:hAnsi="Arial" w:cs="Arial"/>
          <w:iCs/>
          <w:sz w:val="22"/>
          <w:szCs w:val="22"/>
        </w:rPr>
        <w:t>Question number: ____________</w:t>
      </w:r>
    </w:p>
    <w:p w14:paraId="496BDBB2" w14:textId="5DAEC50B" w:rsidR="00AD328A" w:rsidRPr="00FB2CCE" w:rsidRDefault="00AD328A" w:rsidP="00AD328A">
      <w:pPr>
        <w:spacing w:after="160" w:line="480" w:lineRule="auto"/>
        <w:rPr>
          <w:rFonts w:cs="Arial"/>
          <w:b/>
          <w:bCs/>
          <w:iCs/>
          <w:szCs w:val="22"/>
        </w:rPr>
      </w:pPr>
      <w:r>
        <w:rPr>
          <w:rFonts w:cs="Arial"/>
          <w:iCs/>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B49CB6" w14:textId="77777777" w:rsidR="00057DBC" w:rsidRDefault="00057DBC">
      <w:pPr>
        <w:spacing w:after="160" w:line="259" w:lineRule="auto"/>
        <w:rPr>
          <w:rFonts w:ascii="Arial" w:hAnsi="Arial" w:cs="Arial"/>
          <w:b/>
          <w:bCs/>
          <w:iCs/>
          <w:sz w:val="22"/>
          <w:szCs w:val="22"/>
        </w:rPr>
      </w:pPr>
      <w:r>
        <w:rPr>
          <w:rFonts w:ascii="Arial" w:hAnsi="Arial" w:cs="Arial"/>
          <w:b/>
          <w:bCs/>
          <w:iCs/>
          <w:sz w:val="22"/>
          <w:szCs w:val="22"/>
        </w:rPr>
        <w:br w:type="page"/>
      </w:r>
    </w:p>
    <w:p w14:paraId="76C1458C" w14:textId="77777777" w:rsidR="00057DBC" w:rsidRDefault="00057DBC" w:rsidP="00AD328A">
      <w:pPr>
        <w:tabs>
          <w:tab w:val="right" w:pos="9356"/>
        </w:tabs>
        <w:ind w:left="567" w:hanging="567"/>
        <w:rPr>
          <w:rFonts w:ascii="Arial" w:hAnsi="Arial" w:cs="Arial"/>
          <w:b/>
          <w:bCs/>
          <w:iCs/>
          <w:sz w:val="22"/>
          <w:szCs w:val="22"/>
        </w:rPr>
      </w:pPr>
    </w:p>
    <w:p w14:paraId="579C9D57" w14:textId="4AECBAA6" w:rsidR="00AD328A" w:rsidRPr="00B64455" w:rsidRDefault="00AD328A" w:rsidP="00AD328A">
      <w:pPr>
        <w:tabs>
          <w:tab w:val="right" w:pos="9356"/>
        </w:tabs>
        <w:ind w:left="567" w:hanging="567"/>
        <w:rPr>
          <w:rFonts w:ascii="Arial" w:hAnsi="Arial" w:cs="Arial"/>
          <w:b/>
          <w:bCs/>
          <w:iCs/>
          <w:sz w:val="22"/>
          <w:szCs w:val="22"/>
        </w:rPr>
      </w:pPr>
      <w:r w:rsidRPr="00B64455">
        <w:rPr>
          <w:rFonts w:ascii="Arial" w:hAnsi="Arial" w:cs="Arial"/>
          <w:b/>
          <w:bCs/>
          <w:iCs/>
          <w:sz w:val="22"/>
          <w:szCs w:val="22"/>
        </w:rPr>
        <w:t>Spare grid for graph</w:t>
      </w:r>
    </w:p>
    <w:p w14:paraId="2E4CEBEC" w14:textId="77777777" w:rsidR="00AD328A" w:rsidRDefault="00AD328A" w:rsidP="00AD328A">
      <w:pPr>
        <w:spacing w:after="160" w:line="259" w:lineRule="auto"/>
      </w:pPr>
      <w:ins w:id="17" w:author="Elke McKay" w:date="2019-06-15T15:58:00Z">
        <w:r w:rsidRPr="00F34FAD">
          <w:rPr>
            <w:rFonts w:cs="Arial"/>
            <w:b/>
            <w:noProof/>
          </w:rPr>
          <w:drawing>
            <wp:anchor distT="0" distB="0" distL="114300" distR="114300" simplePos="0" relativeHeight="252197888" behindDoc="0" locked="0" layoutInCell="1" allowOverlap="1" wp14:anchorId="580383FD" wp14:editId="19EB7726">
              <wp:simplePos x="0" y="0"/>
              <wp:positionH relativeFrom="column">
                <wp:posOffset>187960</wp:posOffset>
              </wp:positionH>
              <wp:positionV relativeFrom="paragraph">
                <wp:posOffset>264795</wp:posOffset>
              </wp:positionV>
              <wp:extent cx="5955030" cy="8427085"/>
              <wp:effectExtent l="0" t="0" r="0" b="0"/>
              <wp:wrapTopAndBottom/>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A4greySquareMulti.pdf"/>
                      <pic:cNvPicPr/>
                    </pic:nvPicPr>
                    <pic:blipFill>
                      <a:blip r:embed="rId49"/>
                      <a:stretch>
                        <a:fillRect/>
                      </a:stretch>
                    </pic:blipFill>
                    <pic:spPr>
                      <a:xfrm>
                        <a:off x="0" y="0"/>
                        <a:ext cx="5955030" cy="8427085"/>
                      </a:xfrm>
                      <a:prstGeom prst="rect">
                        <a:avLst/>
                      </a:prstGeom>
                    </pic:spPr>
                  </pic:pic>
                </a:graphicData>
              </a:graphic>
              <wp14:sizeRelH relativeFrom="page">
                <wp14:pctWidth>0</wp14:pctWidth>
              </wp14:sizeRelH>
              <wp14:sizeRelV relativeFrom="page">
                <wp14:pctHeight>0</wp14:pctHeight>
              </wp14:sizeRelV>
            </wp:anchor>
          </w:drawing>
        </w:r>
      </w:ins>
      <w:r>
        <w:br w:type="page"/>
      </w:r>
    </w:p>
    <w:bookmarkEnd w:id="15"/>
    <w:p w14:paraId="65EA24D5" w14:textId="77777777" w:rsidR="00607048" w:rsidRPr="00E46EBF" w:rsidRDefault="00607048" w:rsidP="00607048">
      <w:pPr>
        <w:tabs>
          <w:tab w:val="left" w:pos="567"/>
        </w:tabs>
        <w:jc w:val="center"/>
        <w:rPr>
          <w:rFonts w:ascii="Arial" w:hAnsi="Arial" w:cs="Arial"/>
          <w:b/>
          <w:sz w:val="22"/>
          <w:szCs w:val="22"/>
        </w:rPr>
      </w:pPr>
      <w:r>
        <w:rPr>
          <w:rFonts w:ascii="Arial" w:hAnsi="Arial" w:cs="Arial"/>
          <w:b/>
          <w:sz w:val="22"/>
          <w:szCs w:val="22"/>
        </w:rPr>
        <w:lastRenderedPageBreak/>
        <w:t>Acknowledgements</w:t>
      </w:r>
    </w:p>
    <w:p w14:paraId="6293F0BE" w14:textId="77777777" w:rsidR="00607048" w:rsidRDefault="00607048" w:rsidP="00607048">
      <w:pPr>
        <w:tabs>
          <w:tab w:val="left" w:pos="567"/>
          <w:tab w:val="left" w:pos="990"/>
        </w:tabs>
      </w:pPr>
    </w:p>
    <w:p w14:paraId="120E7789" w14:textId="5C617A6C" w:rsidR="000A096E" w:rsidRPr="000A096E" w:rsidRDefault="000A096E" w:rsidP="000A096E">
      <w:pPr>
        <w:pStyle w:val="PlainText"/>
        <w:rPr>
          <w:rFonts w:ascii="Arial" w:hAnsi="Arial" w:cs="Arial"/>
          <w:sz w:val="22"/>
          <w:szCs w:val="22"/>
        </w:rPr>
      </w:pPr>
      <w:r w:rsidRPr="000A096E">
        <w:rPr>
          <w:rFonts w:ascii="Arial" w:hAnsi="Arial" w:cs="Arial"/>
          <w:sz w:val="22"/>
          <w:szCs w:val="22"/>
        </w:rPr>
        <w:t xml:space="preserve"> </w:t>
      </w:r>
    </w:p>
    <w:p w14:paraId="500C6C0E" w14:textId="77777777" w:rsidR="000A096E" w:rsidRDefault="000A096E" w:rsidP="000A096E">
      <w:pPr>
        <w:pStyle w:val="PlainText"/>
      </w:pPr>
    </w:p>
    <w:p w14:paraId="4FD76F87" w14:textId="137FC4AF" w:rsidR="000A096E" w:rsidRDefault="000A096E" w:rsidP="000A096E">
      <w:pPr>
        <w:tabs>
          <w:tab w:val="left" w:pos="567"/>
        </w:tabs>
        <w:ind w:left="2160" w:hanging="2160"/>
        <w:rPr>
          <w:rFonts w:ascii="Arial" w:eastAsiaTheme="minorEastAsia" w:hAnsi="Arial"/>
          <w:b/>
          <w:sz w:val="22"/>
          <w:szCs w:val="22"/>
        </w:rPr>
      </w:pPr>
      <w:r>
        <w:rPr>
          <w:rFonts w:ascii="Arial" w:eastAsiaTheme="minorEastAsia" w:hAnsi="Arial"/>
          <w:b/>
          <w:sz w:val="22"/>
          <w:szCs w:val="22"/>
        </w:rPr>
        <w:tab/>
      </w:r>
    </w:p>
    <w:p w14:paraId="7986995C" w14:textId="77777777" w:rsidR="00607048" w:rsidRDefault="00607048" w:rsidP="00607048">
      <w:pPr>
        <w:tabs>
          <w:tab w:val="left" w:pos="567"/>
        </w:tabs>
        <w:ind w:left="2160" w:hanging="2160"/>
        <w:rPr>
          <w:rFonts w:ascii="Arial" w:eastAsiaTheme="minorEastAsia" w:hAnsi="Arial"/>
          <w:sz w:val="22"/>
          <w:szCs w:val="22"/>
        </w:rPr>
      </w:pPr>
    </w:p>
    <w:p w14:paraId="3BB65748" w14:textId="77777777" w:rsidR="00607048" w:rsidRDefault="00607048" w:rsidP="00607048">
      <w:pPr>
        <w:tabs>
          <w:tab w:val="left" w:pos="567"/>
        </w:tabs>
        <w:ind w:left="2160" w:hanging="2160"/>
        <w:rPr>
          <w:rFonts w:ascii="Arial" w:eastAsiaTheme="minorEastAsia" w:hAnsi="Arial"/>
          <w:sz w:val="22"/>
          <w:szCs w:val="22"/>
        </w:rPr>
      </w:pPr>
    </w:p>
    <w:p w14:paraId="5D3F3E8B" w14:textId="77777777" w:rsidR="00607048" w:rsidRDefault="00607048" w:rsidP="00607048">
      <w:pPr>
        <w:tabs>
          <w:tab w:val="left" w:pos="567"/>
        </w:tabs>
        <w:ind w:left="2160" w:hanging="2160"/>
        <w:rPr>
          <w:rFonts w:ascii="Arial" w:eastAsiaTheme="minorEastAsia" w:hAnsi="Arial"/>
          <w:sz w:val="22"/>
          <w:szCs w:val="22"/>
        </w:rPr>
      </w:pPr>
    </w:p>
    <w:p w14:paraId="5E4F4F15" w14:textId="77777777" w:rsidR="00607048" w:rsidRPr="00CC1640" w:rsidRDefault="00607048" w:rsidP="00607048">
      <w:pPr>
        <w:tabs>
          <w:tab w:val="left" w:pos="567"/>
        </w:tabs>
        <w:ind w:left="720" w:hanging="720"/>
        <w:jc w:val="center"/>
        <w:rPr>
          <w:rFonts w:ascii="Arial" w:eastAsiaTheme="minorEastAsia" w:hAnsi="Arial"/>
          <w:b/>
          <w:sz w:val="22"/>
          <w:szCs w:val="22"/>
        </w:rPr>
      </w:pPr>
      <w:r w:rsidRPr="00CC1640">
        <w:rPr>
          <w:rFonts w:ascii="Arial" w:eastAsiaTheme="minorEastAsia" w:hAnsi="Arial"/>
          <w:b/>
          <w:sz w:val="22"/>
          <w:szCs w:val="22"/>
        </w:rPr>
        <w:t>WATP acknowledges the permission of School Curriculum and Assessment Authority in</w:t>
      </w:r>
    </w:p>
    <w:p w14:paraId="2399CABF" w14:textId="77777777" w:rsidR="00607048" w:rsidRPr="00CC1640" w:rsidRDefault="00607048" w:rsidP="00607048">
      <w:pPr>
        <w:tabs>
          <w:tab w:val="left" w:pos="567"/>
        </w:tabs>
        <w:ind w:left="720" w:hanging="720"/>
        <w:jc w:val="center"/>
        <w:rPr>
          <w:rFonts w:ascii="Arial" w:eastAsiaTheme="minorEastAsia" w:hAnsi="Arial"/>
          <w:b/>
          <w:sz w:val="22"/>
          <w:szCs w:val="22"/>
        </w:rPr>
      </w:pPr>
      <w:r w:rsidRPr="00CC1640">
        <w:rPr>
          <w:rFonts w:ascii="Arial" w:eastAsiaTheme="minorEastAsia" w:hAnsi="Arial"/>
          <w:b/>
          <w:sz w:val="22"/>
          <w:szCs w:val="22"/>
        </w:rPr>
        <w:t>providing instructions to students.</w:t>
      </w:r>
    </w:p>
    <w:p w14:paraId="5E03CD5D" w14:textId="77777777" w:rsidR="00607048" w:rsidRDefault="00607048" w:rsidP="00607048">
      <w:pPr>
        <w:tabs>
          <w:tab w:val="left" w:pos="567"/>
        </w:tabs>
        <w:spacing w:before="100" w:beforeAutospacing="1" w:after="100" w:afterAutospacing="1"/>
      </w:pPr>
    </w:p>
    <w:p w14:paraId="52EA49AB" w14:textId="77777777" w:rsidR="00607048" w:rsidRPr="00282318" w:rsidRDefault="00607048" w:rsidP="00607048">
      <w:pPr>
        <w:tabs>
          <w:tab w:val="left" w:pos="567"/>
        </w:tabs>
        <w:spacing w:before="100" w:beforeAutospacing="1" w:after="100" w:afterAutospacing="1"/>
      </w:pPr>
    </w:p>
    <w:bookmarkEnd w:id="16"/>
    <w:p w14:paraId="0118F9A5" w14:textId="77777777" w:rsidR="00607048" w:rsidRPr="00891DEB" w:rsidRDefault="00607048" w:rsidP="00607048">
      <w:pPr>
        <w:tabs>
          <w:tab w:val="left" w:pos="990"/>
        </w:tabs>
        <w:rPr>
          <w:rFonts w:ascii="Arial" w:hAnsi="Arial" w:cs="Arial"/>
          <w:sz w:val="22"/>
          <w:szCs w:val="22"/>
        </w:rPr>
      </w:pPr>
    </w:p>
    <w:p w14:paraId="362DDE39" w14:textId="77777777" w:rsidR="00560860" w:rsidRDefault="00560860"/>
    <w:sectPr w:rsidR="00560860" w:rsidSect="00FD6677">
      <w:footerReference w:type="even" r:id="rId50"/>
      <w:footerReference w:type="default" r:id="rId51"/>
      <w:type w:val="continuous"/>
      <w:pgSz w:w="11907" w:h="16840" w:code="9"/>
      <w:pgMar w:top="992" w:right="851" w:bottom="851" w:left="851"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1CAFA5" w14:textId="77777777" w:rsidR="006D11B9" w:rsidRDefault="006D11B9" w:rsidP="00044995">
      <w:r>
        <w:separator/>
      </w:r>
    </w:p>
  </w:endnote>
  <w:endnote w:type="continuationSeparator" w:id="0">
    <w:p w14:paraId="6951496A" w14:textId="77777777" w:rsidR="006D11B9" w:rsidRDefault="006D11B9" w:rsidP="00044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ew Century Schlbk">
    <w:altName w:val="Century Schoolbook"/>
    <w:charset w:val="4D"/>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5A6712" w14:textId="77777777" w:rsidR="0063592D" w:rsidRPr="003736CE" w:rsidRDefault="0063592D" w:rsidP="00A00095">
    <w:pPr>
      <w:pStyle w:val="Footer"/>
      <w:tabs>
        <w:tab w:val="clear" w:pos="9360"/>
        <w:tab w:val="right" w:pos="10205"/>
      </w:tabs>
      <w:rPr>
        <w:u w:val="single"/>
      </w:rPr>
    </w:pPr>
    <w:r>
      <w:rPr>
        <w:u w:val="single"/>
      </w:rPr>
      <w:tab/>
    </w:r>
    <w:r>
      <w:rPr>
        <w:u w:val="single"/>
      </w:rPr>
      <w:tab/>
    </w:r>
  </w:p>
  <w:p w14:paraId="37310BD6" w14:textId="77777777" w:rsidR="0063592D" w:rsidRPr="000D16E5" w:rsidRDefault="0063592D" w:rsidP="00A00095">
    <w:pPr>
      <w:pStyle w:val="Footer"/>
      <w:jc w:val="center"/>
      <w:rPr>
        <w:rFonts w:ascii="Arial" w:hAnsi="Arial" w:cs="Arial"/>
      </w:rPr>
    </w:pPr>
    <w:r w:rsidRPr="000D16E5">
      <w:rPr>
        <w:rFonts w:ascii="Arial" w:hAnsi="Arial" w:cs="Arial"/>
      </w:rPr>
      <w:t>See Next Page</w:t>
    </w:r>
  </w:p>
  <w:p w14:paraId="6F9FD29A" w14:textId="77777777" w:rsidR="0063592D" w:rsidRPr="00CD732C" w:rsidRDefault="0063592D" w:rsidP="00A00095">
    <w:pPr>
      <w:pStyle w:val="Footer"/>
      <w:tabs>
        <w:tab w:val="clear" w:pos="4680"/>
        <w:tab w:val="clear" w:pos="9360"/>
        <w:tab w:val="center" w:pos="4820"/>
        <w:tab w:val="right" w:pos="9639"/>
      </w:tabs>
      <w:jc w:val="center"/>
      <w:rPr>
        <w:vanis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A6001" w14:textId="77777777" w:rsidR="0063592D" w:rsidRPr="003736CE" w:rsidRDefault="0063592D" w:rsidP="00A00095">
    <w:pPr>
      <w:pStyle w:val="Footer"/>
      <w:tabs>
        <w:tab w:val="clear" w:pos="9360"/>
        <w:tab w:val="right" w:pos="10205"/>
      </w:tabs>
      <w:rPr>
        <w:u w:val="single"/>
      </w:rPr>
    </w:pPr>
    <w:bookmarkStart w:id="1" w:name="_Hlk16367870"/>
    <w:r>
      <w:rPr>
        <w:u w:val="single"/>
      </w:rPr>
      <w:tab/>
    </w:r>
    <w:r>
      <w:rPr>
        <w:u w:val="single"/>
      </w:rPr>
      <w:tab/>
    </w:r>
  </w:p>
  <w:p w14:paraId="2901B75E" w14:textId="77777777" w:rsidR="0063592D" w:rsidRPr="000D16E5" w:rsidRDefault="0063592D" w:rsidP="00A00095">
    <w:pPr>
      <w:pStyle w:val="Footer"/>
      <w:jc w:val="center"/>
      <w:rPr>
        <w:rFonts w:ascii="Arial" w:hAnsi="Arial" w:cs="Arial"/>
      </w:rPr>
    </w:pPr>
    <w:bookmarkStart w:id="2" w:name="_Hlk16367852"/>
    <w:r w:rsidRPr="000D16E5">
      <w:rPr>
        <w:rFonts w:ascii="Arial" w:hAnsi="Arial" w:cs="Arial"/>
      </w:rPr>
      <w:t>See Next Page</w:t>
    </w:r>
  </w:p>
  <w:bookmarkEnd w:id="1"/>
  <w:bookmarkEnd w:id="2"/>
  <w:p w14:paraId="41E4630C" w14:textId="77777777" w:rsidR="0063592D" w:rsidRPr="00CD732C" w:rsidRDefault="0063592D" w:rsidP="00A00095">
    <w:pPr>
      <w:pStyle w:val="Footer"/>
      <w:tabs>
        <w:tab w:val="clear" w:pos="4680"/>
        <w:tab w:val="clear" w:pos="9360"/>
        <w:tab w:val="center" w:pos="4820"/>
        <w:tab w:val="right" w:pos="9639"/>
      </w:tabs>
      <w:jc w:val="center"/>
      <w:rPr>
        <w:vanis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10B2E" w14:textId="77777777" w:rsidR="000E2F3F" w:rsidRPr="003736CE" w:rsidRDefault="000E2F3F" w:rsidP="000E2F3F">
    <w:pPr>
      <w:pStyle w:val="Footer"/>
      <w:tabs>
        <w:tab w:val="clear" w:pos="9360"/>
        <w:tab w:val="right" w:pos="10205"/>
      </w:tabs>
      <w:rPr>
        <w:u w:val="single"/>
      </w:rPr>
    </w:pPr>
    <w:r>
      <w:rPr>
        <w:u w:val="single"/>
      </w:rPr>
      <w:tab/>
    </w:r>
    <w:r>
      <w:rPr>
        <w:u w:val="single"/>
      </w:rPr>
      <w:tab/>
    </w:r>
  </w:p>
  <w:p w14:paraId="5786AA24" w14:textId="77777777" w:rsidR="000E2F3F" w:rsidRPr="000D16E5" w:rsidRDefault="000E2F3F" w:rsidP="000E2F3F">
    <w:pPr>
      <w:pStyle w:val="Footer"/>
      <w:jc w:val="center"/>
      <w:rPr>
        <w:rFonts w:ascii="Arial" w:hAnsi="Arial" w:cs="Arial"/>
      </w:rPr>
    </w:pPr>
    <w:r w:rsidRPr="000D16E5">
      <w:rPr>
        <w:rFonts w:ascii="Arial" w:hAnsi="Arial" w:cs="Arial"/>
      </w:rPr>
      <w:t>See Next Page</w:t>
    </w:r>
  </w:p>
  <w:p w14:paraId="63F256B4" w14:textId="77777777" w:rsidR="00C23F89" w:rsidRPr="00CD732C" w:rsidRDefault="00C23F89" w:rsidP="00A00095">
    <w:pPr>
      <w:pStyle w:val="Footer"/>
      <w:tabs>
        <w:tab w:val="clear" w:pos="4680"/>
        <w:tab w:val="clear" w:pos="9360"/>
        <w:tab w:val="center" w:pos="4820"/>
        <w:tab w:val="right" w:pos="9639"/>
      </w:tabs>
      <w:jc w:val="center"/>
      <w:rPr>
        <w:vanis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29D0B" w14:textId="77777777" w:rsidR="000E2F3F" w:rsidRPr="003736CE" w:rsidRDefault="000E2F3F" w:rsidP="000E2F3F">
    <w:pPr>
      <w:pStyle w:val="Footer"/>
      <w:tabs>
        <w:tab w:val="clear" w:pos="9360"/>
        <w:tab w:val="right" w:pos="10205"/>
      </w:tabs>
      <w:rPr>
        <w:u w:val="single"/>
      </w:rPr>
    </w:pPr>
    <w:r>
      <w:rPr>
        <w:u w:val="single"/>
      </w:rPr>
      <w:tab/>
    </w:r>
    <w:r>
      <w:rPr>
        <w:u w:val="single"/>
      </w:rPr>
      <w:tab/>
    </w:r>
  </w:p>
  <w:p w14:paraId="27EF598F" w14:textId="77777777" w:rsidR="000E2F3F" w:rsidRPr="000D16E5" w:rsidRDefault="000E2F3F" w:rsidP="000E2F3F">
    <w:pPr>
      <w:pStyle w:val="Footer"/>
      <w:jc w:val="center"/>
      <w:rPr>
        <w:rFonts w:ascii="Arial" w:hAnsi="Arial" w:cs="Arial"/>
      </w:rPr>
    </w:pPr>
    <w:r w:rsidRPr="000D16E5">
      <w:rPr>
        <w:rFonts w:ascii="Arial" w:hAnsi="Arial" w:cs="Arial"/>
      </w:rPr>
      <w:t>See Next Page</w:t>
    </w:r>
  </w:p>
  <w:p w14:paraId="7F161409" w14:textId="77777777" w:rsidR="00C23F89" w:rsidRPr="00CD732C" w:rsidRDefault="00C23F89" w:rsidP="00A00095">
    <w:pPr>
      <w:pStyle w:val="Footer"/>
      <w:tabs>
        <w:tab w:val="clear" w:pos="4680"/>
        <w:tab w:val="clear" w:pos="9360"/>
        <w:tab w:val="center" w:pos="4820"/>
        <w:tab w:val="right" w:pos="9639"/>
      </w:tabs>
      <w:jc w:val="center"/>
      <w:rPr>
        <w:vanish/>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FD19C8" w14:textId="77777777" w:rsidR="00331C1F" w:rsidRPr="00CD732C" w:rsidRDefault="00331C1F" w:rsidP="00A00095">
    <w:pPr>
      <w:pStyle w:val="Footer"/>
      <w:tabs>
        <w:tab w:val="clear" w:pos="4680"/>
        <w:tab w:val="clear" w:pos="9360"/>
        <w:tab w:val="center" w:pos="4820"/>
        <w:tab w:val="right" w:pos="9639"/>
      </w:tabs>
      <w:jc w:val="center"/>
      <w:rPr>
        <w:vanish/>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8400F5" w14:textId="3F04958F" w:rsidR="00331C1F" w:rsidRPr="0096160E" w:rsidRDefault="00331C1F" w:rsidP="0096160E">
    <w:pPr>
      <w:pStyle w:val="Footer"/>
      <w:jc w:val="center"/>
      <w:rPr>
        <w:rFonts w:ascii="Arial" w:hAnsi="Arial" w:cs="Arial"/>
        <w:sz w:val="22"/>
        <w:szCs w:val="22"/>
      </w:rPr>
    </w:pPr>
  </w:p>
  <w:p w14:paraId="3C257618" w14:textId="77777777" w:rsidR="00331C1F" w:rsidRPr="00CD732C" w:rsidRDefault="00331C1F" w:rsidP="00A00095">
    <w:pPr>
      <w:pStyle w:val="Footer"/>
      <w:tabs>
        <w:tab w:val="clear" w:pos="4680"/>
        <w:tab w:val="clear" w:pos="9360"/>
        <w:tab w:val="center" w:pos="4820"/>
        <w:tab w:val="right" w:pos="9639"/>
      </w:tabs>
      <w:jc w:val="center"/>
      <w:rPr>
        <w:vanis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FD433B" w14:textId="77777777" w:rsidR="006D11B9" w:rsidRDefault="006D11B9" w:rsidP="00044995">
      <w:r>
        <w:separator/>
      </w:r>
    </w:p>
  </w:footnote>
  <w:footnote w:type="continuationSeparator" w:id="0">
    <w:p w14:paraId="3F9B391D" w14:textId="77777777" w:rsidR="006D11B9" w:rsidRDefault="006D11B9" w:rsidP="00044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bCs/>
      </w:rPr>
      <w:id w:val="502022706"/>
      <w:docPartObj>
        <w:docPartGallery w:val="Page Numbers (Top of Page)"/>
        <w:docPartUnique/>
      </w:docPartObj>
    </w:sdtPr>
    <w:sdtEndPr/>
    <w:sdtContent>
      <w:p w14:paraId="2AB69BC7" w14:textId="4B5B299C" w:rsidR="0063592D" w:rsidRDefault="0063592D" w:rsidP="00A00095">
        <w:pPr>
          <w:pStyle w:val="Header"/>
          <w:tabs>
            <w:tab w:val="clear" w:pos="4680"/>
            <w:tab w:val="clear" w:pos="9360"/>
            <w:tab w:val="center" w:pos="5103"/>
            <w:tab w:val="right" w:pos="10205"/>
          </w:tabs>
          <w:rPr>
            <w:rFonts w:ascii="Arial" w:hAnsi="Arial" w:cs="Arial"/>
            <w:bCs/>
            <w:noProof/>
          </w:rPr>
        </w:pPr>
        <w:r w:rsidRPr="00A565D2">
          <w:rPr>
            <w:rFonts w:ascii="Arial" w:hAnsi="Arial" w:cs="Arial"/>
            <w:bCs/>
            <w:sz w:val="22"/>
            <w:szCs w:val="22"/>
          </w:rPr>
          <w:t>Physics Unit</w:t>
        </w:r>
        <w:r w:rsidR="00607DAA">
          <w:rPr>
            <w:rFonts w:ascii="Arial" w:hAnsi="Arial" w:cs="Arial"/>
            <w:bCs/>
            <w:sz w:val="22"/>
            <w:szCs w:val="22"/>
          </w:rPr>
          <w:t>s</w:t>
        </w:r>
        <w:r w:rsidRPr="00A565D2">
          <w:rPr>
            <w:rFonts w:ascii="Arial" w:hAnsi="Arial" w:cs="Arial"/>
            <w:bCs/>
            <w:sz w:val="22"/>
            <w:szCs w:val="22"/>
          </w:rPr>
          <w:t xml:space="preserve"> </w:t>
        </w:r>
        <w:r>
          <w:rPr>
            <w:rFonts w:ascii="Arial" w:hAnsi="Arial" w:cs="Arial"/>
            <w:bCs/>
            <w:sz w:val="22"/>
            <w:szCs w:val="22"/>
          </w:rPr>
          <w:t>3</w:t>
        </w:r>
        <w:r w:rsidR="00607DAA">
          <w:rPr>
            <w:rFonts w:ascii="Arial" w:hAnsi="Arial" w:cs="Arial"/>
            <w:bCs/>
            <w:sz w:val="22"/>
            <w:szCs w:val="22"/>
          </w:rPr>
          <w:t xml:space="preserve"> &amp; 4</w:t>
        </w:r>
        <w:r w:rsidRPr="00A565D2">
          <w:rPr>
            <w:rFonts w:ascii="Arial" w:hAnsi="Arial" w:cs="Arial"/>
            <w:bCs/>
          </w:rPr>
          <w:tab/>
        </w:r>
        <w:r>
          <w:rPr>
            <w:rFonts w:ascii="Arial" w:hAnsi="Arial" w:cs="Arial"/>
            <w:bCs/>
          </w:rPr>
          <w:tab/>
        </w:r>
        <w:r w:rsidRPr="00163869">
          <w:rPr>
            <w:rFonts w:ascii="Arial" w:hAnsi="Arial" w:cs="Arial"/>
            <w:bCs/>
            <w:sz w:val="22"/>
            <w:szCs w:val="22"/>
          </w:rPr>
          <w:fldChar w:fldCharType="begin"/>
        </w:r>
        <w:r w:rsidRPr="00163869">
          <w:rPr>
            <w:rFonts w:ascii="Arial" w:hAnsi="Arial" w:cs="Arial"/>
            <w:bCs/>
            <w:sz w:val="22"/>
            <w:szCs w:val="22"/>
          </w:rPr>
          <w:instrText xml:space="preserve"> PAGE   \* MERGEFORMAT </w:instrText>
        </w:r>
        <w:r w:rsidRPr="00163869">
          <w:rPr>
            <w:rFonts w:ascii="Arial" w:hAnsi="Arial" w:cs="Arial"/>
            <w:bCs/>
            <w:sz w:val="22"/>
            <w:szCs w:val="22"/>
          </w:rPr>
          <w:fldChar w:fldCharType="separate"/>
        </w:r>
        <w:r>
          <w:rPr>
            <w:rFonts w:ascii="Arial" w:hAnsi="Arial" w:cs="Arial"/>
            <w:bCs/>
            <w:noProof/>
            <w:sz w:val="22"/>
            <w:szCs w:val="22"/>
          </w:rPr>
          <w:t>20</w:t>
        </w:r>
        <w:r w:rsidRPr="00163869">
          <w:rPr>
            <w:rFonts w:ascii="Arial" w:hAnsi="Arial" w:cs="Arial"/>
            <w:bCs/>
            <w:noProof/>
            <w:sz w:val="22"/>
            <w:szCs w:val="22"/>
          </w:rPr>
          <w:fldChar w:fldCharType="end"/>
        </w:r>
      </w:p>
      <w:p w14:paraId="3A82F776" w14:textId="77777777" w:rsidR="0063592D" w:rsidRPr="00A565D2" w:rsidRDefault="0063592D" w:rsidP="00A00095">
        <w:pPr>
          <w:pStyle w:val="Header"/>
          <w:tabs>
            <w:tab w:val="clear" w:pos="4680"/>
            <w:tab w:val="clear" w:pos="9360"/>
            <w:tab w:val="center" w:pos="5103"/>
            <w:tab w:val="right" w:pos="10205"/>
          </w:tabs>
          <w:rPr>
            <w:rFonts w:ascii="Arial" w:hAnsi="Arial" w:cs="Arial"/>
            <w:bCs/>
          </w:rPr>
        </w:pPr>
        <w:r>
          <w:rPr>
            <w:rFonts w:ascii="Arial" w:hAnsi="Arial" w:cs="Arial"/>
            <w:bCs/>
            <w:noProof/>
            <w:u w:val="single"/>
          </w:rPr>
          <w:tab/>
        </w:r>
        <w:r>
          <w:rPr>
            <w:rFonts w:ascii="Arial" w:hAnsi="Arial" w:cs="Arial"/>
            <w:bCs/>
            <w:noProof/>
            <w:u w:val="single"/>
          </w:rPr>
          <w:tab/>
        </w:r>
      </w:p>
    </w:sdtContent>
  </w:sdt>
  <w:p w14:paraId="4D5C3F5C" w14:textId="77777777" w:rsidR="0063592D" w:rsidRDefault="0063592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CC3FE" w14:textId="77777777" w:rsidR="00F40EB7" w:rsidRDefault="00F40EB7" w:rsidP="00F40EB7">
    <w:pPr>
      <w:jc w:val="center"/>
      <w:rPr>
        <w:rFonts w:ascii="Arial" w:hAnsi="Arial" w:cs="Arial"/>
        <w:i/>
        <w:sz w:val="18"/>
        <w:szCs w:val="18"/>
      </w:rPr>
    </w:pPr>
    <w:r>
      <w:rPr>
        <w:rFonts w:ascii="Arial" w:hAnsi="Arial" w:cs="Arial"/>
        <w:sz w:val="18"/>
        <w:szCs w:val="18"/>
      </w:rPr>
      <w:t xml:space="preserve">Copyright for test papers and marking guides remains with </w:t>
    </w:r>
    <w:r>
      <w:rPr>
        <w:rFonts w:ascii="Arial" w:hAnsi="Arial" w:cs="Arial"/>
        <w:i/>
        <w:sz w:val="18"/>
        <w:szCs w:val="18"/>
      </w:rPr>
      <w:t>West Australian Test Papers.</w:t>
    </w:r>
  </w:p>
  <w:p w14:paraId="79A7B040" w14:textId="77777777" w:rsidR="00F40EB7" w:rsidRDefault="00F40EB7" w:rsidP="00F40EB7">
    <w:pPr>
      <w:jc w:val="center"/>
      <w:rPr>
        <w:rFonts w:ascii="Arial" w:hAnsi="Arial" w:cs="Arial"/>
        <w:sz w:val="18"/>
        <w:szCs w:val="18"/>
      </w:rPr>
    </w:pPr>
    <w:r>
      <w:rPr>
        <w:rFonts w:ascii="Arial" w:hAnsi="Arial" w:cs="Arial"/>
        <w:sz w:val="18"/>
        <w:szCs w:val="18"/>
      </w:rPr>
      <w:t>Test papers may only be reproduced within the purchasing school according to the advertised Conditions of Sale.</w:t>
    </w:r>
  </w:p>
  <w:p w14:paraId="3121844E" w14:textId="7AC1FE28" w:rsidR="00F40EB7" w:rsidRDefault="00F40EB7" w:rsidP="00F40EB7">
    <w:pPr>
      <w:pStyle w:val="Header"/>
      <w:jc w:val="center"/>
      <w:rPr>
        <w:rFonts w:ascii="Arial" w:hAnsi="Arial" w:cs="Arial"/>
      </w:rPr>
    </w:pPr>
    <w:r>
      <w:rPr>
        <w:rFonts w:ascii="Arial" w:hAnsi="Arial" w:cs="Arial"/>
        <w:sz w:val="18"/>
        <w:szCs w:val="18"/>
      </w:rPr>
      <w:t xml:space="preserve">Test papers should be withdrawn after use and stored securely in the school until </w:t>
    </w:r>
    <w:r w:rsidR="00514B0D">
      <w:rPr>
        <w:rFonts w:ascii="Arial" w:hAnsi="Arial" w:cs="Arial"/>
        <w:sz w:val="18"/>
        <w:szCs w:val="18"/>
      </w:rPr>
      <w:t>10</w:t>
    </w:r>
    <w:r w:rsidRPr="00A34B63">
      <w:rPr>
        <w:rFonts w:ascii="Arial" w:hAnsi="Arial" w:cs="Arial"/>
        <w:sz w:val="18"/>
        <w:szCs w:val="18"/>
        <w:vertAlign w:val="superscript"/>
      </w:rPr>
      <w:t>th</w:t>
    </w:r>
    <w:r>
      <w:rPr>
        <w:rFonts w:ascii="Arial" w:hAnsi="Arial" w:cs="Arial"/>
        <w:sz w:val="18"/>
        <w:szCs w:val="18"/>
      </w:rPr>
      <w:t xml:space="preserve"> October.</w:t>
    </w:r>
  </w:p>
  <w:p w14:paraId="78C4CA5F" w14:textId="77777777" w:rsidR="0063592D" w:rsidRDefault="0063592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E5039" w14:textId="77777777" w:rsidR="00912E95" w:rsidRDefault="00912E95" w:rsidP="00912E95">
    <w:pPr>
      <w:jc w:val="center"/>
      <w:rPr>
        <w:i/>
        <w:sz w:val="18"/>
        <w:szCs w:val="18"/>
      </w:rPr>
    </w:pPr>
    <w:r>
      <w:rPr>
        <w:sz w:val="18"/>
        <w:szCs w:val="18"/>
      </w:rPr>
      <w:t xml:space="preserve">Copyright for test papers and marking guides remains with </w:t>
    </w:r>
    <w:r>
      <w:rPr>
        <w:i/>
        <w:sz w:val="18"/>
        <w:szCs w:val="18"/>
      </w:rPr>
      <w:t>West Australian Test Papers.</w:t>
    </w:r>
  </w:p>
  <w:p w14:paraId="4C585381" w14:textId="77777777" w:rsidR="00912E95" w:rsidRDefault="00912E95" w:rsidP="00912E95">
    <w:pPr>
      <w:jc w:val="center"/>
      <w:rPr>
        <w:sz w:val="18"/>
        <w:szCs w:val="18"/>
      </w:rPr>
    </w:pPr>
    <w:r>
      <w:rPr>
        <w:sz w:val="18"/>
        <w:szCs w:val="18"/>
      </w:rPr>
      <w:t>Test papers may only be reproduced within the purchasing school according to the advertised Conditions of Sale.</w:t>
    </w:r>
  </w:p>
  <w:p w14:paraId="73884990" w14:textId="2B46B004" w:rsidR="00912E95" w:rsidRDefault="00912E95" w:rsidP="00912E95">
    <w:pPr>
      <w:jc w:val="center"/>
      <w:rPr>
        <w:sz w:val="18"/>
        <w:szCs w:val="18"/>
      </w:rPr>
    </w:pPr>
    <w:r>
      <w:rPr>
        <w:sz w:val="18"/>
        <w:szCs w:val="18"/>
      </w:rPr>
      <w:t xml:space="preserve">Test papers should be withdrawn after use and stored securely in the school until </w:t>
    </w:r>
    <w:r w:rsidR="009669B2">
      <w:rPr>
        <w:sz w:val="18"/>
        <w:szCs w:val="18"/>
      </w:rPr>
      <w:t>10</w:t>
    </w:r>
    <w:r w:rsidR="009669B2" w:rsidRPr="009669B2">
      <w:rPr>
        <w:sz w:val="18"/>
        <w:szCs w:val="18"/>
        <w:vertAlign w:val="superscript"/>
      </w:rPr>
      <w:t>th</w:t>
    </w:r>
    <w:r w:rsidR="009669B2">
      <w:rPr>
        <w:sz w:val="18"/>
        <w:szCs w:val="18"/>
      </w:rPr>
      <w:t xml:space="preserve"> October</w:t>
    </w:r>
    <w:r w:rsidRPr="004B1812">
      <w:rPr>
        <w:sz w:val="18"/>
        <w:szCs w:val="18"/>
      </w:rPr>
      <w:t>.</w:t>
    </w:r>
  </w:p>
  <w:p w14:paraId="46956D24" w14:textId="7F50A56B" w:rsidR="00247008" w:rsidRPr="0064716E" w:rsidRDefault="00247008" w:rsidP="006471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bCs/>
      </w:rPr>
      <w:id w:val="726105959"/>
      <w:docPartObj>
        <w:docPartGallery w:val="Page Numbers (Top of Page)"/>
        <w:docPartUnique/>
      </w:docPartObj>
    </w:sdtPr>
    <w:sdtEndPr/>
    <w:sdtContent>
      <w:p w14:paraId="7280F7CC" w14:textId="75FE7BC0" w:rsidR="008A2AFB" w:rsidRDefault="008A2AFB" w:rsidP="008A2AFB">
        <w:pPr>
          <w:pStyle w:val="Header"/>
          <w:tabs>
            <w:tab w:val="clear" w:pos="4680"/>
            <w:tab w:val="clear" w:pos="9360"/>
            <w:tab w:val="center" w:pos="5103"/>
            <w:tab w:val="right" w:pos="10205"/>
          </w:tabs>
          <w:rPr>
            <w:rFonts w:ascii="Arial" w:hAnsi="Arial" w:cs="Arial"/>
            <w:bCs/>
            <w:noProof/>
          </w:rPr>
        </w:pPr>
        <w:r w:rsidRPr="00163869">
          <w:rPr>
            <w:rFonts w:ascii="Arial" w:hAnsi="Arial" w:cs="Arial"/>
            <w:bCs/>
            <w:sz w:val="22"/>
            <w:szCs w:val="22"/>
          </w:rPr>
          <w:fldChar w:fldCharType="begin"/>
        </w:r>
        <w:r w:rsidRPr="00163869">
          <w:rPr>
            <w:rFonts w:ascii="Arial" w:hAnsi="Arial" w:cs="Arial"/>
            <w:bCs/>
            <w:sz w:val="22"/>
            <w:szCs w:val="22"/>
          </w:rPr>
          <w:instrText xml:space="preserve"> PAGE   \* MERGEFORMAT </w:instrText>
        </w:r>
        <w:r w:rsidRPr="00163869">
          <w:rPr>
            <w:rFonts w:ascii="Arial" w:hAnsi="Arial" w:cs="Arial"/>
            <w:bCs/>
            <w:sz w:val="22"/>
            <w:szCs w:val="22"/>
          </w:rPr>
          <w:fldChar w:fldCharType="separate"/>
        </w:r>
        <w:r>
          <w:rPr>
            <w:rFonts w:ascii="Arial" w:hAnsi="Arial" w:cs="Arial"/>
            <w:bCs/>
            <w:sz w:val="22"/>
            <w:szCs w:val="22"/>
          </w:rPr>
          <w:t>3</w:t>
        </w:r>
        <w:r w:rsidRPr="00163869">
          <w:rPr>
            <w:rFonts w:ascii="Arial" w:hAnsi="Arial" w:cs="Arial"/>
            <w:bCs/>
            <w:noProof/>
            <w:sz w:val="22"/>
            <w:szCs w:val="22"/>
          </w:rPr>
          <w:fldChar w:fldCharType="end"/>
        </w:r>
        <w:r w:rsidRPr="00A565D2">
          <w:rPr>
            <w:rFonts w:ascii="Arial" w:hAnsi="Arial" w:cs="Arial"/>
            <w:bCs/>
          </w:rPr>
          <w:tab/>
        </w:r>
        <w:r>
          <w:rPr>
            <w:rFonts w:ascii="Arial" w:hAnsi="Arial" w:cs="Arial"/>
            <w:bCs/>
          </w:rPr>
          <w:tab/>
        </w:r>
        <w:r w:rsidRPr="00A565D2">
          <w:rPr>
            <w:rFonts w:ascii="Arial" w:hAnsi="Arial" w:cs="Arial"/>
            <w:bCs/>
            <w:sz w:val="22"/>
            <w:szCs w:val="22"/>
          </w:rPr>
          <w:t>Physics Unit</w:t>
        </w:r>
        <w:r>
          <w:rPr>
            <w:rFonts w:ascii="Arial" w:hAnsi="Arial" w:cs="Arial"/>
            <w:bCs/>
            <w:sz w:val="22"/>
            <w:szCs w:val="22"/>
          </w:rPr>
          <w:t>s</w:t>
        </w:r>
        <w:r w:rsidRPr="00A565D2">
          <w:rPr>
            <w:rFonts w:ascii="Arial" w:hAnsi="Arial" w:cs="Arial"/>
            <w:bCs/>
            <w:sz w:val="22"/>
            <w:szCs w:val="22"/>
          </w:rPr>
          <w:t xml:space="preserve"> </w:t>
        </w:r>
        <w:r>
          <w:rPr>
            <w:rFonts w:ascii="Arial" w:hAnsi="Arial" w:cs="Arial"/>
            <w:bCs/>
            <w:sz w:val="22"/>
            <w:szCs w:val="22"/>
          </w:rPr>
          <w:t>3 &amp; 4</w:t>
        </w:r>
      </w:p>
      <w:p w14:paraId="40597398" w14:textId="1B44C9CA" w:rsidR="00703074" w:rsidRPr="008A2AFB" w:rsidRDefault="008A2AFB" w:rsidP="008A2AFB">
        <w:pPr>
          <w:pStyle w:val="Header"/>
          <w:tabs>
            <w:tab w:val="clear" w:pos="4680"/>
            <w:tab w:val="clear" w:pos="9360"/>
            <w:tab w:val="center" w:pos="5103"/>
            <w:tab w:val="right" w:pos="10205"/>
          </w:tabs>
          <w:rPr>
            <w:rFonts w:ascii="Arial" w:hAnsi="Arial" w:cs="Arial"/>
            <w:bCs/>
          </w:rPr>
        </w:pPr>
        <w:r>
          <w:rPr>
            <w:rFonts w:ascii="Arial" w:hAnsi="Arial" w:cs="Arial"/>
            <w:bCs/>
            <w:noProof/>
            <w:u w:val="single"/>
          </w:rPr>
          <w:tab/>
        </w:r>
        <w:r>
          <w:rPr>
            <w:rFonts w:ascii="Arial" w:hAnsi="Arial" w:cs="Arial"/>
            <w:bCs/>
            <w:noProof/>
            <w:u w:val="single"/>
          </w:rPr>
          <w:tab/>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E233B2"/>
    <w:multiLevelType w:val="hybridMultilevel"/>
    <w:tmpl w:val="F8AED360"/>
    <w:lvl w:ilvl="0" w:tplc="34EA7BD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62544CC"/>
    <w:multiLevelType w:val="hybridMultilevel"/>
    <w:tmpl w:val="065C31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C162B00"/>
    <w:multiLevelType w:val="singleLevel"/>
    <w:tmpl w:val="FB26AA9E"/>
    <w:lvl w:ilvl="0">
      <w:numFmt w:val="decimal"/>
      <w:pStyle w:val="csbullet"/>
      <w:lvlText w:val=""/>
      <w:lvlJc w:val="left"/>
      <w:pPr>
        <w:ind w:left="0" w:firstLine="0"/>
      </w:pPr>
    </w:lvl>
  </w:abstractNum>
  <w:abstractNum w:abstractNumId="3" w15:restartNumberingAfterBreak="0">
    <w:nsid w:val="5C90423E"/>
    <w:multiLevelType w:val="hybridMultilevel"/>
    <w:tmpl w:val="3BEE8B0E"/>
    <w:lvl w:ilvl="0" w:tplc="FEF0CD2C">
      <w:start w:val="1"/>
      <w:numFmt w:val="decimal"/>
      <w:lvlText w:val="%1."/>
      <w:lvlJc w:val="left"/>
      <w:pPr>
        <w:ind w:left="720" w:hanging="360"/>
      </w:pPr>
      <w:rPr>
        <w:i w:val="0"/>
      </w:rPr>
    </w:lvl>
    <w:lvl w:ilvl="1" w:tplc="007833C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64772714">
    <w:abstractNumId w:val="2"/>
  </w:num>
  <w:num w:numId="2" w16cid:durableId="2142847528">
    <w:abstractNumId w:val="3"/>
  </w:num>
  <w:num w:numId="3" w16cid:durableId="852886739">
    <w:abstractNumId w:val="1"/>
  </w:num>
  <w:num w:numId="4" w16cid:durableId="282348969">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lke McKay">
    <w15:presenceInfo w15:providerId="AD" w15:userId="S::emckay@stmarks.wa.edu.au::71221476-ba2f-4459-a082-e645b60254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048"/>
    <w:rsid w:val="00000827"/>
    <w:rsid w:val="00000CCC"/>
    <w:rsid w:val="00010308"/>
    <w:rsid w:val="000127CF"/>
    <w:rsid w:val="0001297C"/>
    <w:rsid w:val="00013965"/>
    <w:rsid w:val="00013B72"/>
    <w:rsid w:val="00015B9F"/>
    <w:rsid w:val="000165DB"/>
    <w:rsid w:val="00016B96"/>
    <w:rsid w:val="0002084D"/>
    <w:rsid w:val="00020C45"/>
    <w:rsid w:val="00025599"/>
    <w:rsid w:val="0003040C"/>
    <w:rsid w:val="00030ED3"/>
    <w:rsid w:val="00033A1F"/>
    <w:rsid w:val="00034E02"/>
    <w:rsid w:val="00035F35"/>
    <w:rsid w:val="0004193C"/>
    <w:rsid w:val="000420A6"/>
    <w:rsid w:val="00043474"/>
    <w:rsid w:val="00044995"/>
    <w:rsid w:val="000451E5"/>
    <w:rsid w:val="000461E9"/>
    <w:rsid w:val="00046894"/>
    <w:rsid w:val="00046E6A"/>
    <w:rsid w:val="00047A9A"/>
    <w:rsid w:val="0005176B"/>
    <w:rsid w:val="00052A0A"/>
    <w:rsid w:val="000567FA"/>
    <w:rsid w:val="00057DBC"/>
    <w:rsid w:val="0006132D"/>
    <w:rsid w:val="000632B9"/>
    <w:rsid w:val="0006572B"/>
    <w:rsid w:val="0006630C"/>
    <w:rsid w:val="000668BE"/>
    <w:rsid w:val="00073EF4"/>
    <w:rsid w:val="0007547B"/>
    <w:rsid w:val="00080DD1"/>
    <w:rsid w:val="00083CD6"/>
    <w:rsid w:val="00083E66"/>
    <w:rsid w:val="00085BEE"/>
    <w:rsid w:val="00086290"/>
    <w:rsid w:val="00093C58"/>
    <w:rsid w:val="000A06BE"/>
    <w:rsid w:val="000A096E"/>
    <w:rsid w:val="000A435F"/>
    <w:rsid w:val="000A48B0"/>
    <w:rsid w:val="000B19F3"/>
    <w:rsid w:val="000B2302"/>
    <w:rsid w:val="000B4C03"/>
    <w:rsid w:val="000B56C6"/>
    <w:rsid w:val="000B657A"/>
    <w:rsid w:val="000B6F68"/>
    <w:rsid w:val="000C2550"/>
    <w:rsid w:val="000C3681"/>
    <w:rsid w:val="000D16B1"/>
    <w:rsid w:val="000D2874"/>
    <w:rsid w:val="000E0621"/>
    <w:rsid w:val="000E1654"/>
    <w:rsid w:val="000E1CED"/>
    <w:rsid w:val="000E2F3F"/>
    <w:rsid w:val="000E3C13"/>
    <w:rsid w:val="000E4185"/>
    <w:rsid w:val="000E508A"/>
    <w:rsid w:val="000F435B"/>
    <w:rsid w:val="000F4CA1"/>
    <w:rsid w:val="000F5D5E"/>
    <w:rsid w:val="000F7318"/>
    <w:rsid w:val="000F7EA9"/>
    <w:rsid w:val="001112D3"/>
    <w:rsid w:val="00111B62"/>
    <w:rsid w:val="00112D70"/>
    <w:rsid w:val="00112E11"/>
    <w:rsid w:val="0011799E"/>
    <w:rsid w:val="00121FA5"/>
    <w:rsid w:val="00122087"/>
    <w:rsid w:val="00125041"/>
    <w:rsid w:val="0012771C"/>
    <w:rsid w:val="00130E63"/>
    <w:rsid w:val="0013181B"/>
    <w:rsid w:val="00132AEE"/>
    <w:rsid w:val="00133628"/>
    <w:rsid w:val="00133B66"/>
    <w:rsid w:val="0013622A"/>
    <w:rsid w:val="001400D8"/>
    <w:rsid w:val="001423E4"/>
    <w:rsid w:val="00144A00"/>
    <w:rsid w:val="00150A4E"/>
    <w:rsid w:val="0015259F"/>
    <w:rsid w:val="001534EC"/>
    <w:rsid w:val="0015394F"/>
    <w:rsid w:val="00155B15"/>
    <w:rsid w:val="00157203"/>
    <w:rsid w:val="00157F55"/>
    <w:rsid w:val="001604EC"/>
    <w:rsid w:val="00161270"/>
    <w:rsid w:val="0016158D"/>
    <w:rsid w:val="00161728"/>
    <w:rsid w:val="00164AAF"/>
    <w:rsid w:val="00165DEE"/>
    <w:rsid w:val="0016720A"/>
    <w:rsid w:val="0017413A"/>
    <w:rsid w:val="0017613A"/>
    <w:rsid w:val="00182C06"/>
    <w:rsid w:val="001866CA"/>
    <w:rsid w:val="00190BDC"/>
    <w:rsid w:val="00190F47"/>
    <w:rsid w:val="00191463"/>
    <w:rsid w:val="00192963"/>
    <w:rsid w:val="00195C16"/>
    <w:rsid w:val="001A3A5C"/>
    <w:rsid w:val="001A3E5D"/>
    <w:rsid w:val="001A4C3E"/>
    <w:rsid w:val="001A621C"/>
    <w:rsid w:val="001A6836"/>
    <w:rsid w:val="001B2943"/>
    <w:rsid w:val="001B3499"/>
    <w:rsid w:val="001B379B"/>
    <w:rsid w:val="001B46E3"/>
    <w:rsid w:val="001B4B23"/>
    <w:rsid w:val="001B72D3"/>
    <w:rsid w:val="001B79B7"/>
    <w:rsid w:val="001C1747"/>
    <w:rsid w:val="001C1D36"/>
    <w:rsid w:val="001C2C09"/>
    <w:rsid w:val="001C5477"/>
    <w:rsid w:val="001C65A6"/>
    <w:rsid w:val="001D5517"/>
    <w:rsid w:val="001D59C0"/>
    <w:rsid w:val="001D7580"/>
    <w:rsid w:val="001D7A7C"/>
    <w:rsid w:val="001E06C4"/>
    <w:rsid w:val="001E2443"/>
    <w:rsid w:val="001E42CD"/>
    <w:rsid w:val="001E757E"/>
    <w:rsid w:val="001F1041"/>
    <w:rsid w:val="001F306B"/>
    <w:rsid w:val="001F36EC"/>
    <w:rsid w:val="00200784"/>
    <w:rsid w:val="00200F26"/>
    <w:rsid w:val="002017F4"/>
    <w:rsid w:val="002033DD"/>
    <w:rsid w:val="00212661"/>
    <w:rsid w:val="00216265"/>
    <w:rsid w:val="00221B72"/>
    <w:rsid w:val="002244EB"/>
    <w:rsid w:val="00226B6F"/>
    <w:rsid w:val="00230838"/>
    <w:rsid w:val="00230C07"/>
    <w:rsid w:val="00237343"/>
    <w:rsid w:val="00242602"/>
    <w:rsid w:val="00245553"/>
    <w:rsid w:val="00246DCD"/>
    <w:rsid w:val="00247008"/>
    <w:rsid w:val="00247C07"/>
    <w:rsid w:val="00247D13"/>
    <w:rsid w:val="00251EFC"/>
    <w:rsid w:val="00254460"/>
    <w:rsid w:val="002623CA"/>
    <w:rsid w:val="00265667"/>
    <w:rsid w:val="00265DCF"/>
    <w:rsid w:val="0027051F"/>
    <w:rsid w:val="0027155C"/>
    <w:rsid w:val="002716AD"/>
    <w:rsid w:val="00275E99"/>
    <w:rsid w:val="00277D73"/>
    <w:rsid w:val="0028045F"/>
    <w:rsid w:val="00291DCF"/>
    <w:rsid w:val="00295A9D"/>
    <w:rsid w:val="002963CF"/>
    <w:rsid w:val="002976AD"/>
    <w:rsid w:val="002A0BFE"/>
    <w:rsid w:val="002A3451"/>
    <w:rsid w:val="002A4A94"/>
    <w:rsid w:val="002A5730"/>
    <w:rsid w:val="002A7106"/>
    <w:rsid w:val="002A7EAA"/>
    <w:rsid w:val="002B0512"/>
    <w:rsid w:val="002C44E4"/>
    <w:rsid w:val="002C463C"/>
    <w:rsid w:val="002C4D2B"/>
    <w:rsid w:val="002C7B86"/>
    <w:rsid w:val="002D497B"/>
    <w:rsid w:val="002D4E99"/>
    <w:rsid w:val="002E0A45"/>
    <w:rsid w:val="002F05C5"/>
    <w:rsid w:val="002F0F3E"/>
    <w:rsid w:val="002F16A4"/>
    <w:rsid w:val="002F1CC6"/>
    <w:rsid w:val="002F3429"/>
    <w:rsid w:val="002F6E20"/>
    <w:rsid w:val="002F7E51"/>
    <w:rsid w:val="00301C8A"/>
    <w:rsid w:val="00305815"/>
    <w:rsid w:val="0030639F"/>
    <w:rsid w:val="00306E70"/>
    <w:rsid w:val="00310885"/>
    <w:rsid w:val="00310D68"/>
    <w:rsid w:val="00311CE7"/>
    <w:rsid w:val="00312CFF"/>
    <w:rsid w:val="00313343"/>
    <w:rsid w:val="00315723"/>
    <w:rsid w:val="003301A3"/>
    <w:rsid w:val="00331C1F"/>
    <w:rsid w:val="00336519"/>
    <w:rsid w:val="00336C6C"/>
    <w:rsid w:val="00337181"/>
    <w:rsid w:val="00343830"/>
    <w:rsid w:val="0034417F"/>
    <w:rsid w:val="003557DE"/>
    <w:rsid w:val="003560B4"/>
    <w:rsid w:val="0035652E"/>
    <w:rsid w:val="00357522"/>
    <w:rsid w:val="003609B6"/>
    <w:rsid w:val="003637C2"/>
    <w:rsid w:val="003672B8"/>
    <w:rsid w:val="00376B7B"/>
    <w:rsid w:val="00381DE3"/>
    <w:rsid w:val="00391A9E"/>
    <w:rsid w:val="00391C92"/>
    <w:rsid w:val="00392F3A"/>
    <w:rsid w:val="00394C21"/>
    <w:rsid w:val="003A26D2"/>
    <w:rsid w:val="003A4AAF"/>
    <w:rsid w:val="003B25B1"/>
    <w:rsid w:val="003B2D3D"/>
    <w:rsid w:val="003B6D50"/>
    <w:rsid w:val="003C05E9"/>
    <w:rsid w:val="003C1B37"/>
    <w:rsid w:val="003C295F"/>
    <w:rsid w:val="003C2FA3"/>
    <w:rsid w:val="003C3C51"/>
    <w:rsid w:val="003C4392"/>
    <w:rsid w:val="003C51A8"/>
    <w:rsid w:val="003C5F59"/>
    <w:rsid w:val="003C7F04"/>
    <w:rsid w:val="003D0E00"/>
    <w:rsid w:val="003E0790"/>
    <w:rsid w:val="003E0BFD"/>
    <w:rsid w:val="003E4123"/>
    <w:rsid w:val="003E4162"/>
    <w:rsid w:val="003E54AB"/>
    <w:rsid w:val="003E7DD5"/>
    <w:rsid w:val="003F110A"/>
    <w:rsid w:val="003F3A8B"/>
    <w:rsid w:val="003F40CC"/>
    <w:rsid w:val="003F50C0"/>
    <w:rsid w:val="003F514B"/>
    <w:rsid w:val="003F5711"/>
    <w:rsid w:val="003F780A"/>
    <w:rsid w:val="00404C15"/>
    <w:rsid w:val="004055E2"/>
    <w:rsid w:val="0041099F"/>
    <w:rsid w:val="00414955"/>
    <w:rsid w:val="004165D4"/>
    <w:rsid w:val="00416B26"/>
    <w:rsid w:val="00423711"/>
    <w:rsid w:val="00423B36"/>
    <w:rsid w:val="00424FB8"/>
    <w:rsid w:val="004250E1"/>
    <w:rsid w:val="00426AEB"/>
    <w:rsid w:val="00432DEF"/>
    <w:rsid w:val="004338BB"/>
    <w:rsid w:val="00441C75"/>
    <w:rsid w:val="004443CB"/>
    <w:rsid w:val="00445D21"/>
    <w:rsid w:val="00447C4A"/>
    <w:rsid w:val="0045002C"/>
    <w:rsid w:val="004528B8"/>
    <w:rsid w:val="00453E0E"/>
    <w:rsid w:val="0045427B"/>
    <w:rsid w:val="00455EC3"/>
    <w:rsid w:val="004569C1"/>
    <w:rsid w:val="00464426"/>
    <w:rsid w:val="004713D7"/>
    <w:rsid w:val="0047209A"/>
    <w:rsid w:val="00472E1E"/>
    <w:rsid w:val="00473983"/>
    <w:rsid w:val="00474CEB"/>
    <w:rsid w:val="00474EF1"/>
    <w:rsid w:val="00477830"/>
    <w:rsid w:val="00480297"/>
    <w:rsid w:val="00481CCA"/>
    <w:rsid w:val="00485723"/>
    <w:rsid w:val="004862D5"/>
    <w:rsid w:val="00491E7A"/>
    <w:rsid w:val="004953CA"/>
    <w:rsid w:val="00495D66"/>
    <w:rsid w:val="004970EC"/>
    <w:rsid w:val="004A0F68"/>
    <w:rsid w:val="004A13EF"/>
    <w:rsid w:val="004A2D08"/>
    <w:rsid w:val="004A3712"/>
    <w:rsid w:val="004B2454"/>
    <w:rsid w:val="004B4DE1"/>
    <w:rsid w:val="004B4FFC"/>
    <w:rsid w:val="004B6289"/>
    <w:rsid w:val="004B7D1D"/>
    <w:rsid w:val="004C4A55"/>
    <w:rsid w:val="004C541D"/>
    <w:rsid w:val="004C6118"/>
    <w:rsid w:val="004C62DA"/>
    <w:rsid w:val="004D1D79"/>
    <w:rsid w:val="004D3503"/>
    <w:rsid w:val="004D464F"/>
    <w:rsid w:val="004D5942"/>
    <w:rsid w:val="004D6524"/>
    <w:rsid w:val="004D6951"/>
    <w:rsid w:val="004D69E8"/>
    <w:rsid w:val="004E090E"/>
    <w:rsid w:val="004E1513"/>
    <w:rsid w:val="004E33A2"/>
    <w:rsid w:val="004F3C90"/>
    <w:rsid w:val="004F5BC1"/>
    <w:rsid w:val="004F6191"/>
    <w:rsid w:val="004F7592"/>
    <w:rsid w:val="005018F5"/>
    <w:rsid w:val="0050491E"/>
    <w:rsid w:val="005061AB"/>
    <w:rsid w:val="00506C9A"/>
    <w:rsid w:val="00512FCC"/>
    <w:rsid w:val="005139ED"/>
    <w:rsid w:val="00514B0D"/>
    <w:rsid w:val="00514BAA"/>
    <w:rsid w:val="0051636F"/>
    <w:rsid w:val="00516A7A"/>
    <w:rsid w:val="00517DB7"/>
    <w:rsid w:val="00520C5F"/>
    <w:rsid w:val="005220BB"/>
    <w:rsid w:val="005238C3"/>
    <w:rsid w:val="00527B95"/>
    <w:rsid w:val="00534695"/>
    <w:rsid w:val="005374EC"/>
    <w:rsid w:val="0053764B"/>
    <w:rsid w:val="00544141"/>
    <w:rsid w:val="0054420A"/>
    <w:rsid w:val="0055183C"/>
    <w:rsid w:val="005524D8"/>
    <w:rsid w:val="00553A38"/>
    <w:rsid w:val="00560860"/>
    <w:rsid w:val="00561CD2"/>
    <w:rsid w:val="00562259"/>
    <w:rsid w:val="00564AC1"/>
    <w:rsid w:val="00567DE3"/>
    <w:rsid w:val="0057280F"/>
    <w:rsid w:val="005830E4"/>
    <w:rsid w:val="00583B7D"/>
    <w:rsid w:val="00583FC9"/>
    <w:rsid w:val="005863BA"/>
    <w:rsid w:val="005879B7"/>
    <w:rsid w:val="005946CA"/>
    <w:rsid w:val="00596D7C"/>
    <w:rsid w:val="005A216A"/>
    <w:rsid w:val="005A2785"/>
    <w:rsid w:val="005A37DA"/>
    <w:rsid w:val="005B23AB"/>
    <w:rsid w:val="005B2A22"/>
    <w:rsid w:val="005B30CF"/>
    <w:rsid w:val="005B5C52"/>
    <w:rsid w:val="005C0D70"/>
    <w:rsid w:val="005C1ABD"/>
    <w:rsid w:val="005C6833"/>
    <w:rsid w:val="005C7DA0"/>
    <w:rsid w:val="005E23DF"/>
    <w:rsid w:val="005E2778"/>
    <w:rsid w:val="005E32AE"/>
    <w:rsid w:val="005E3B07"/>
    <w:rsid w:val="005E3BB5"/>
    <w:rsid w:val="005E6693"/>
    <w:rsid w:val="005E7CC4"/>
    <w:rsid w:val="005F0EAD"/>
    <w:rsid w:val="005F4AAA"/>
    <w:rsid w:val="006027F3"/>
    <w:rsid w:val="00602E5F"/>
    <w:rsid w:val="00607048"/>
    <w:rsid w:val="00607DAA"/>
    <w:rsid w:val="0061109B"/>
    <w:rsid w:val="00616744"/>
    <w:rsid w:val="00617588"/>
    <w:rsid w:val="00620263"/>
    <w:rsid w:val="0062097C"/>
    <w:rsid w:val="006215AC"/>
    <w:rsid w:val="00623B8F"/>
    <w:rsid w:val="00624F19"/>
    <w:rsid w:val="0063179E"/>
    <w:rsid w:val="00633EFE"/>
    <w:rsid w:val="0063592D"/>
    <w:rsid w:val="00636029"/>
    <w:rsid w:val="0063700D"/>
    <w:rsid w:val="00637EE5"/>
    <w:rsid w:val="00640E70"/>
    <w:rsid w:val="00641660"/>
    <w:rsid w:val="00644D54"/>
    <w:rsid w:val="00646E27"/>
    <w:rsid w:val="00646F33"/>
    <w:rsid w:val="0064716E"/>
    <w:rsid w:val="00651561"/>
    <w:rsid w:val="0065258A"/>
    <w:rsid w:val="0066118A"/>
    <w:rsid w:val="00662A26"/>
    <w:rsid w:val="0066461C"/>
    <w:rsid w:val="00666267"/>
    <w:rsid w:val="00666BD7"/>
    <w:rsid w:val="00666DB2"/>
    <w:rsid w:val="00670944"/>
    <w:rsid w:val="00670C9A"/>
    <w:rsid w:val="00672C96"/>
    <w:rsid w:val="00673665"/>
    <w:rsid w:val="00673825"/>
    <w:rsid w:val="006763FC"/>
    <w:rsid w:val="00677280"/>
    <w:rsid w:val="00680A57"/>
    <w:rsid w:val="00680BE5"/>
    <w:rsid w:val="00681AB6"/>
    <w:rsid w:val="00682B8C"/>
    <w:rsid w:val="00684222"/>
    <w:rsid w:val="006844FC"/>
    <w:rsid w:val="00695401"/>
    <w:rsid w:val="00696D31"/>
    <w:rsid w:val="006A2B4D"/>
    <w:rsid w:val="006A2E9C"/>
    <w:rsid w:val="006A5167"/>
    <w:rsid w:val="006B6660"/>
    <w:rsid w:val="006C0626"/>
    <w:rsid w:val="006C5657"/>
    <w:rsid w:val="006C5D79"/>
    <w:rsid w:val="006C6701"/>
    <w:rsid w:val="006D1109"/>
    <w:rsid w:val="006D11B9"/>
    <w:rsid w:val="006D33C8"/>
    <w:rsid w:val="006D3BE3"/>
    <w:rsid w:val="006D69BC"/>
    <w:rsid w:val="006E329E"/>
    <w:rsid w:val="006E3B24"/>
    <w:rsid w:val="006E4992"/>
    <w:rsid w:val="006F0792"/>
    <w:rsid w:val="006F40E9"/>
    <w:rsid w:val="006F6B64"/>
    <w:rsid w:val="006F745C"/>
    <w:rsid w:val="0070141D"/>
    <w:rsid w:val="00702C6A"/>
    <w:rsid w:val="00703074"/>
    <w:rsid w:val="00703198"/>
    <w:rsid w:val="007038D9"/>
    <w:rsid w:val="0070408E"/>
    <w:rsid w:val="00707F1C"/>
    <w:rsid w:val="007104D9"/>
    <w:rsid w:val="00711D37"/>
    <w:rsid w:val="0071471B"/>
    <w:rsid w:val="00717A44"/>
    <w:rsid w:val="007230C6"/>
    <w:rsid w:val="00723563"/>
    <w:rsid w:val="007235F6"/>
    <w:rsid w:val="00730C64"/>
    <w:rsid w:val="0073277D"/>
    <w:rsid w:val="007350A1"/>
    <w:rsid w:val="007350EF"/>
    <w:rsid w:val="00744837"/>
    <w:rsid w:val="00746144"/>
    <w:rsid w:val="00747F54"/>
    <w:rsid w:val="007504E1"/>
    <w:rsid w:val="0075162A"/>
    <w:rsid w:val="007535F9"/>
    <w:rsid w:val="007542AA"/>
    <w:rsid w:val="00754A8A"/>
    <w:rsid w:val="00755A2C"/>
    <w:rsid w:val="00755DDA"/>
    <w:rsid w:val="00756860"/>
    <w:rsid w:val="007613B3"/>
    <w:rsid w:val="00762058"/>
    <w:rsid w:val="00762862"/>
    <w:rsid w:val="00762A54"/>
    <w:rsid w:val="007660E9"/>
    <w:rsid w:val="007715BE"/>
    <w:rsid w:val="00771B44"/>
    <w:rsid w:val="00771C4D"/>
    <w:rsid w:val="0077248C"/>
    <w:rsid w:val="00774AFE"/>
    <w:rsid w:val="00774F97"/>
    <w:rsid w:val="0077522C"/>
    <w:rsid w:val="00775C12"/>
    <w:rsid w:val="00776574"/>
    <w:rsid w:val="0078096D"/>
    <w:rsid w:val="00782428"/>
    <w:rsid w:val="007844D6"/>
    <w:rsid w:val="0078673F"/>
    <w:rsid w:val="007879FF"/>
    <w:rsid w:val="0079189C"/>
    <w:rsid w:val="00793816"/>
    <w:rsid w:val="0079397B"/>
    <w:rsid w:val="00797321"/>
    <w:rsid w:val="007A2940"/>
    <w:rsid w:val="007A7C3B"/>
    <w:rsid w:val="007B1228"/>
    <w:rsid w:val="007B146E"/>
    <w:rsid w:val="007B18BF"/>
    <w:rsid w:val="007B27CC"/>
    <w:rsid w:val="007B55FA"/>
    <w:rsid w:val="007B5D62"/>
    <w:rsid w:val="007B66FE"/>
    <w:rsid w:val="007B6E9D"/>
    <w:rsid w:val="007C00E3"/>
    <w:rsid w:val="007C1348"/>
    <w:rsid w:val="007C18EC"/>
    <w:rsid w:val="007C277A"/>
    <w:rsid w:val="007C4600"/>
    <w:rsid w:val="007D1ED6"/>
    <w:rsid w:val="007D2FCD"/>
    <w:rsid w:val="007D4997"/>
    <w:rsid w:val="007E03BF"/>
    <w:rsid w:val="007E287D"/>
    <w:rsid w:val="007E5430"/>
    <w:rsid w:val="007E5769"/>
    <w:rsid w:val="007E5CBB"/>
    <w:rsid w:val="007E681C"/>
    <w:rsid w:val="007F0885"/>
    <w:rsid w:val="007F3509"/>
    <w:rsid w:val="007F4DF3"/>
    <w:rsid w:val="007F756F"/>
    <w:rsid w:val="00801225"/>
    <w:rsid w:val="00807629"/>
    <w:rsid w:val="008137F6"/>
    <w:rsid w:val="00815561"/>
    <w:rsid w:val="00816A67"/>
    <w:rsid w:val="00820631"/>
    <w:rsid w:val="00826103"/>
    <w:rsid w:val="00832CB2"/>
    <w:rsid w:val="008341C9"/>
    <w:rsid w:val="00836748"/>
    <w:rsid w:val="00840067"/>
    <w:rsid w:val="00840B92"/>
    <w:rsid w:val="00841CD6"/>
    <w:rsid w:val="00843B34"/>
    <w:rsid w:val="0084524D"/>
    <w:rsid w:val="008452ED"/>
    <w:rsid w:val="00850E21"/>
    <w:rsid w:val="0085307B"/>
    <w:rsid w:val="0085431E"/>
    <w:rsid w:val="008547C1"/>
    <w:rsid w:val="00855363"/>
    <w:rsid w:val="00855599"/>
    <w:rsid w:val="008559DE"/>
    <w:rsid w:val="0085602E"/>
    <w:rsid w:val="00856BF5"/>
    <w:rsid w:val="008574A6"/>
    <w:rsid w:val="008601CD"/>
    <w:rsid w:val="008602D5"/>
    <w:rsid w:val="00860521"/>
    <w:rsid w:val="0086078B"/>
    <w:rsid w:val="008616A7"/>
    <w:rsid w:val="00861F18"/>
    <w:rsid w:val="0086519A"/>
    <w:rsid w:val="0087201F"/>
    <w:rsid w:val="00874F98"/>
    <w:rsid w:val="0088335F"/>
    <w:rsid w:val="008835B8"/>
    <w:rsid w:val="00883C92"/>
    <w:rsid w:val="008847FA"/>
    <w:rsid w:val="0088531A"/>
    <w:rsid w:val="00885A28"/>
    <w:rsid w:val="00886980"/>
    <w:rsid w:val="0089260E"/>
    <w:rsid w:val="00893345"/>
    <w:rsid w:val="00895A6F"/>
    <w:rsid w:val="00895A89"/>
    <w:rsid w:val="008A10F3"/>
    <w:rsid w:val="008A2AFB"/>
    <w:rsid w:val="008A4CB9"/>
    <w:rsid w:val="008A54E2"/>
    <w:rsid w:val="008A735D"/>
    <w:rsid w:val="008B133C"/>
    <w:rsid w:val="008B251F"/>
    <w:rsid w:val="008B4322"/>
    <w:rsid w:val="008B519E"/>
    <w:rsid w:val="008B51F1"/>
    <w:rsid w:val="008C0996"/>
    <w:rsid w:val="008C3022"/>
    <w:rsid w:val="008C5E8C"/>
    <w:rsid w:val="008D10BF"/>
    <w:rsid w:val="008D1D42"/>
    <w:rsid w:val="008D3C8E"/>
    <w:rsid w:val="008D5A93"/>
    <w:rsid w:val="008D6C24"/>
    <w:rsid w:val="008E0780"/>
    <w:rsid w:val="008E2E6D"/>
    <w:rsid w:val="008E36AC"/>
    <w:rsid w:val="008E3F8F"/>
    <w:rsid w:val="008F1ED9"/>
    <w:rsid w:val="008F7203"/>
    <w:rsid w:val="00901531"/>
    <w:rsid w:val="009051EC"/>
    <w:rsid w:val="00907EC5"/>
    <w:rsid w:val="0091255F"/>
    <w:rsid w:val="00912E95"/>
    <w:rsid w:val="00912F24"/>
    <w:rsid w:val="00915739"/>
    <w:rsid w:val="009172ED"/>
    <w:rsid w:val="00922708"/>
    <w:rsid w:val="00922D9A"/>
    <w:rsid w:val="00926E33"/>
    <w:rsid w:val="00930479"/>
    <w:rsid w:val="0093162A"/>
    <w:rsid w:val="00932441"/>
    <w:rsid w:val="00932D80"/>
    <w:rsid w:val="00934103"/>
    <w:rsid w:val="0094627A"/>
    <w:rsid w:val="009470DA"/>
    <w:rsid w:val="00947833"/>
    <w:rsid w:val="009524F8"/>
    <w:rsid w:val="00955676"/>
    <w:rsid w:val="00957732"/>
    <w:rsid w:val="009605AC"/>
    <w:rsid w:val="00960638"/>
    <w:rsid w:val="00960A3B"/>
    <w:rsid w:val="00960A93"/>
    <w:rsid w:val="0096160E"/>
    <w:rsid w:val="00962D01"/>
    <w:rsid w:val="00963D93"/>
    <w:rsid w:val="00965910"/>
    <w:rsid w:val="009669B2"/>
    <w:rsid w:val="00966C07"/>
    <w:rsid w:val="00970A92"/>
    <w:rsid w:val="009710F0"/>
    <w:rsid w:val="00973409"/>
    <w:rsid w:val="00973FC9"/>
    <w:rsid w:val="00974384"/>
    <w:rsid w:val="00975475"/>
    <w:rsid w:val="0097695C"/>
    <w:rsid w:val="009770CF"/>
    <w:rsid w:val="009811D2"/>
    <w:rsid w:val="009815A2"/>
    <w:rsid w:val="009825E7"/>
    <w:rsid w:val="009867DB"/>
    <w:rsid w:val="00995B14"/>
    <w:rsid w:val="00996C97"/>
    <w:rsid w:val="00996DE8"/>
    <w:rsid w:val="00997015"/>
    <w:rsid w:val="009A0C2F"/>
    <w:rsid w:val="009A3F16"/>
    <w:rsid w:val="009B1879"/>
    <w:rsid w:val="009B6293"/>
    <w:rsid w:val="009C099C"/>
    <w:rsid w:val="009C1A55"/>
    <w:rsid w:val="009C1F14"/>
    <w:rsid w:val="009C4A9D"/>
    <w:rsid w:val="009C5040"/>
    <w:rsid w:val="009C7DB6"/>
    <w:rsid w:val="009D18B1"/>
    <w:rsid w:val="009D261E"/>
    <w:rsid w:val="009D2B0F"/>
    <w:rsid w:val="009D3F86"/>
    <w:rsid w:val="009D4E70"/>
    <w:rsid w:val="009D5597"/>
    <w:rsid w:val="009D6763"/>
    <w:rsid w:val="009D77C7"/>
    <w:rsid w:val="009E1727"/>
    <w:rsid w:val="009E2D65"/>
    <w:rsid w:val="009E4DBD"/>
    <w:rsid w:val="009E6F55"/>
    <w:rsid w:val="009F78AE"/>
    <w:rsid w:val="00A00095"/>
    <w:rsid w:val="00A0061D"/>
    <w:rsid w:val="00A03291"/>
    <w:rsid w:val="00A03475"/>
    <w:rsid w:val="00A03C29"/>
    <w:rsid w:val="00A05617"/>
    <w:rsid w:val="00A057CC"/>
    <w:rsid w:val="00A05E6D"/>
    <w:rsid w:val="00A07AFD"/>
    <w:rsid w:val="00A11458"/>
    <w:rsid w:val="00A14045"/>
    <w:rsid w:val="00A14944"/>
    <w:rsid w:val="00A16074"/>
    <w:rsid w:val="00A25B09"/>
    <w:rsid w:val="00A2624C"/>
    <w:rsid w:val="00A262B1"/>
    <w:rsid w:val="00A33593"/>
    <w:rsid w:val="00A34B63"/>
    <w:rsid w:val="00A41875"/>
    <w:rsid w:val="00A4394D"/>
    <w:rsid w:val="00A46A90"/>
    <w:rsid w:val="00A471C7"/>
    <w:rsid w:val="00A50C1D"/>
    <w:rsid w:val="00A51AC1"/>
    <w:rsid w:val="00A52051"/>
    <w:rsid w:val="00A522D9"/>
    <w:rsid w:val="00A53B78"/>
    <w:rsid w:val="00A57FC6"/>
    <w:rsid w:val="00A60B94"/>
    <w:rsid w:val="00A62996"/>
    <w:rsid w:val="00A7114F"/>
    <w:rsid w:val="00A7336F"/>
    <w:rsid w:val="00A75017"/>
    <w:rsid w:val="00A767E7"/>
    <w:rsid w:val="00A77DC0"/>
    <w:rsid w:val="00A80337"/>
    <w:rsid w:val="00A8132A"/>
    <w:rsid w:val="00A85BFD"/>
    <w:rsid w:val="00A872DF"/>
    <w:rsid w:val="00A9221F"/>
    <w:rsid w:val="00A92451"/>
    <w:rsid w:val="00A92F6D"/>
    <w:rsid w:val="00A96A5F"/>
    <w:rsid w:val="00A978B8"/>
    <w:rsid w:val="00AA0F09"/>
    <w:rsid w:val="00AA1055"/>
    <w:rsid w:val="00AA350D"/>
    <w:rsid w:val="00AA5115"/>
    <w:rsid w:val="00AB17CA"/>
    <w:rsid w:val="00AB2270"/>
    <w:rsid w:val="00AB2629"/>
    <w:rsid w:val="00AB3B95"/>
    <w:rsid w:val="00AB5DE1"/>
    <w:rsid w:val="00AB7133"/>
    <w:rsid w:val="00AB7227"/>
    <w:rsid w:val="00AC14A2"/>
    <w:rsid w:val="00AC220C"/>
    <w:rsid w:val="00AC4CBD"/>
    <w:rsid w:val="00AD0703"/>
    <w:rsid w:val="00AD0DB7"/>
    <w:rsid w:val="00AD328A"/>
    <w:rsid w:val="00AD7A21"/>
    <w:rsid w:val="00AE1B72"/>
    <w:rsid w:val="00AE26FA"/>
    <w:rsid w:val="00AE3A2E"/>
    <w:rsid w:val="00AE40BE"/>
    <w:rsid w:val="00AE423D"/>
    <w:rsid w:val="00AE46BE"/>
    <w:rsid w:val="00AE5AFD"/>
    <w:rsid w:val="00AF073D"/>
    <w:rsid w:val="00AF0E6C"/>
    <w:rsid w:val="00AF107D"/>
    <w:rsid w:val="00AF3610"/>
    <w:rsid w:val="00AF392E"/>
    <w:rsid w:val="00AF3EA1"/>
    <w:rsid w:val="00B0084B"/>
    <w:rsid w:val="00B032B6"/>
    <w:rsid w:val="00B03B31"/>
    <w:rsid w:val="00B05527"/>
    <w:rsid w:val="00B07C77"/>
    <w:rsid w:val="00B127E9"/>
    <w:rsid w:val="00B1400F"/>
    <w:rsid w:val="00B14651"/>
    <w:rsid w:val="00B17C1F"/>
    <w:rsid w:val="00B228A9"/>
    <w:rsid w:val="00B237D9"/>
    <w:rsid w:val="00B23D96"/>
    <w:rsid w:val="00B27104"/>
    <w:rsid w:val="00B27E68"/>
    <w:rsid w:val="00B31538"/>
    <w:rsid w:val="00B32152"/>
    <w:rsid w:val="00B37DB8"/>
    <w:rsid w:val="00B41C7A"/>
    <w:rsid w:val="00B43904"/>
    <w:rsid w:val="00B44919"/>
    <w:rsid w:val="00B46862"/>
    <w:rsid w:val="00B4791C"/>
    <w:rsid w:val="00B50003"/>
    <w:rsid w:val="00B50C29"/>
    <w:rsid w:val="00B5133A"/>
    <w:rsid w:val="00B53C6F"/>
    <w:rsid w:val="00B62073"/>
    <w:rsid w:val="00B6315C"/>
    <w:rsid w:val="00B63BBB"/>
    <w:rsid w:val="00B64455"/>
    <w:rsid w:val="00B70380"/>
    <w:rsid w:val="00B714AE"/>
    <w:rsid w:val="00B715BD"/>
    <w:rsid w:val="00B73270"/>
    <w:rsid w:val="00B77B5B"/>
    <w:rsid w:val="00B80192"/>
    <w:rsid w:val="00B82223"/>
    <w:rsid w:val="00B8449A"/>
    <w:rsid w:val="00B8563B"/>
    <w:rsid w:val="00B85E10"/>
    <w:rsid w:val="00B863A5"/>
    <w:rsid w:val="00B9175A"/>
    <w:rsid w:val="00B919FF"/>
    <w:rsid w:val="00B9563A"/>
    <w:rsid w:val="00B957B6"/>
    <w:rsid w:val="00B96144"/>
    <w:rsid w:val="00B97BFB"/>
    <w:rsid w:val="00BA1BA0"/>
    <w:rsid w:val="00BA1E64"/>
    <w:rsid w:val="00BA4917"/>
    <w:rsid w:val="00BA6C87"/>
    <w:rsid w:val="00BB150D"/>
    <w:rsid w:val="00BB21AA"/>
    <w:rsid w:val="00BB2CEE"/>
    <w:rsid w:val="00BB3F4B"/>
    <w:rsid w:val="00BB4317"/>
    <w:rsid w:val="00BB544C"/>
    <w:rsid w:val="00BD0EF1"/>
    <w:rsid w:val="00BD5114"/>
    <w:rsid w:val="00BD7A09"/>
    <w:rsid w:val="00BE2500"/>
    <w:rsid w:val="00BE38D0"/>
    <w:rsid w:val="00BE7A80"/>
    <w:rsid w:val="00BE7C9F"/>
    <w:rsid w:val="00BF06EB"/>
    <w:rsid w:val="00BF3306"/>
    <w:rsid w:val="00C02DB3"/>
    <w:rsid w:val="00C03034"/>
    <w:rsid w:val="00C0353D"/>
    <w:rsid w:val="00C0610D"/>
    <w:rsid w:val="00C12E35"/>
    <w:rsid w:val="00C12E63"/>
    <w:rsid w:val="00C1445C"/>
    <w:rsid w:val="00C14D70"/>
    <w:rsid w:val="00C20ACC"/>
    <w:rsid w:val="00C21564"/>
    <w:rsid w:val="00C23F89"/>
    <w:rsid w:val="00C24573"/>
    <w:rsid w:val="00C254CE"/>
    <w:rsid w:val="00C2650C"/>
    <w:rsid w:val="00C27674"/>
    <w:rsid w:val="00C27C40"/>
    <w:rsid w:val="00C3156C"/>
    <w:rsid w:val="00C3201B"/>
    <w:rsid w:val="00C3212E"/>
    <w:rsid w:val="00C33BF2"/>
    <w:rsid w:val="00C35EE9"/>
    <w:rsid w:val="00C4226B"/>
    <w:rsid w:val="00C458D2"/>
    <w:rsid w:val="00C470A2"/>
    <w:rsid w:val="00C50060"/>
    <w:rsid w:val="00C505D5"/>
    <w:rsid w:val="00C55011"/>
    <w:rsid w:val="00C5651A"/>
    <w:rsid w:val="00C571EF"/>
    <w:rsid w:val="00C60259"/>
    <w:rsid w:val="00C60C0C"/>
    <w:rsid w:val="00C60EB5"/>
    <w:rsid w:val="00C62D89"/>
    <w:rsid w:val="00C6468E"/>
    <w:rsid w:val="00C650AD"/>
    <w:rsid w:val="00C675DA"/>
    <w:rsid w:val="00C706FB"/>
    <w:rsid w:val="00C71B0F"/>
    <w:rsid w:val="00C7280E"/>
    <w:rsid w:val="00C728A8"/>
    <w:rsid w:val="00C736EE"/>
    <w:rsid w:val="00C73F77"/>
    <w:rsid w:val="00C748AE"/>
    <w:rsid w:val="00C755EF"/>
    <w:rsid w:val="00C77CE1"/>
    <w:rsid w:val="00C80096"/>
    <w:rsid w:val="00C81819"/>
    <w:rsid w:val="00C81D12"/>
    <w:rsid w:val="00C8225B"/>
    <w:rsid w:val="00C84B4B"/>
    <w:rsid w:val="00C856DD"/>
    <w:rsid w:val="00C85A23"/>
    <w:rsid w:val="00C9791B"/>
    <w:rsid w:val="00C97EB5"/>
    <w:rsid w:val="00CA2CB7"/>
    <w:rsid w:val="00CA6189"/>
    <w:rsid w:val="00CA6CEE"/>
    <w:rsid w:val="00CA7F96"/>
    <w:rsid w:val="00CB0F28"/>
    <w:rsid w:val="00CB3DC9"/>
    <w:rsid w:val="00CB5B88"/>
    <w:rsid w:val="00CB5CBC"/>
    <w:rsid w:val="00CB7993"/>
    <w:rsid w:val="00CC0CC2"/>
    <w:rsid w:val="00CC183C"/>
    <w:rsid w:val="00CC1E12"/>
    <w:rsid w:val="00CC23FA"/>
    <w:rsid w:val="00CC63C9"/>
    <w:rsid w:val="00CC6CC9"/>
    <w:rsid w:val="00CD00F9"/>
    <w:rsid w:val="00CD583E"/>
    <w:rsid w:val="00CD7FD0"/>
    <w:rsid w:val="00CE125E"/>
    <w:rsid w:val="00CE15DA"/>
    <w:rsid w:val="00CE3852"/>
    <w:rsid w:val="00CE38EE"/>
    <w:rsid w:val="00CE3A6D"/>
    <w:rsid w:val="00CF23C1"/>
    <w:rsid w:val="00D00AA2"/>
    <w:rsid w:val="00D02A24"/>
    <w:rsid w:val="00D03193"/>
    <w:rsid w:val="00D14C23"/>
    <w:rsid w:val="00D22883"/>
    <w:rsid w:val="00D23FB4"/>
    <w:rsid w:val="00D253BF"/>
    <w:rsid w:val="00D25772"/>
    <w:rsid w:val="00D265C9"/>
    <w:rsid w:val="00D3030D"/>
    <w:rsid w:val="00D313F4"/>
    <w:rsid w:val="00D334B5"/>
    <w:rsid w:val="00D3654C"/>
    <w:rsid w:val="00D37C8F"/>
    <w:rsid w:val="00D37F1C"/>
    <w:rsid w:val="00D40839"/>
    <w:rsid w:val="00D4157B"/>
    <w:rsid w:val="00D436CD"/>
    <w:rsid w:val="00D43714"/>
    <w:rsid w:val="00D5156F"/>
    <w:rsid w:val="00D52751"/>
    <w:rsid w:val="00D538F1"/>
    <w:rsid w:val="00D601A0"/>
    <w:rsid w:val="00D662E5"/>
    <w:rsid w:val="00D66A2E"/>
    <w:rsid w:val="00D675A4"/>
    <w:rsid w:val="00D70723"/>
    <w:rsid w:val="00D70B7C"/>
    <w:rsid w:val="00D74F2E"/>
    <w:rsid w:val="00D76406"/>
    <w:rsid w:val="00D764C8"/>
    <w:rsid w:val="00D77D4D"/>
    <w:rsid w:val="00D9078D"/>
    <w:rsid w:val="00D90A61"/>
    <w:rsid w:val="00D92859"/>
    <w:rsid w:val="00D92C0D"/>
    <w:rsid w:val="00D93BF8"/>
    <w:rsid w:val="00D95440"/>
    <w:rsid w:val="00D979C2"/>
    <w:rsid w:val="00DA1A5F"/>
    <w:rsid w:val="00DA2CC1"/>
    <w:rsid w:val="00DA37C3"/>
    <w:rsid w:val="00DA3DA9"/>
    <w:rsid w:val="00DA670F"/>
    <w:rsid w:val="00DA77DE"/>
    <w:rsid w:val="00DB2499"/>
    <w:rsid w:val="00DB52D0"/>
    <w:rsid w:val="00DB6A3D"/>
    <w:rsid w:val="00DC0049"/>
    <w:rsid w:val="00DC4F51"/>
    <w:rsid w:val="00DD1007"/>
    <w:rsid w:val="00DD1E44"/>
    <w:rsid w:val="00DD559C"/>
    <w:rsid w:val="00DD595C"/>
    <w:rsid w:val="00DD5B43"/>
    <w:rsid w:val="00DE09DF"/>
    <w:rsid w:val="00DE361D"/>
    <w:rsid w:val="00DE365D"/>
    <w:rsid w:val="00DE6310"/>
    <w:rsid w:val="00DE79CD"/>
    <w:rsid w:val="00DE79D7"/>
    <w:rsid w:val="00DF14C6"/>
    <w:rsid w:val="00DF1AF3"/>
    <w:rsid w:val="00DF4275"/>
    <w:rsid w:val="00E01A13"/>
    <w:rsid w:val="00E0382B"/>
    <w:rsid w:val="00E044AA"/>
    <w:rsid w:val="00E04574"/>
    <w:rsid w:val="00E0559C"/>
    <w:rsid w:val="00E058FE"/>
    <w:rsid w:val="00E11F94"/>
    <w:rsid w:val="00E1346E"/>
    <w:rsid w:val="00E23366"/>
    <w:rsid w:val="00E23A7E"/>
    <w:rsid w:val="00E27E00"/>
    <w:rsid w:val="00E301CE"/>
    <w:rsid w:val="00E3196B"/>
    <w:rsid w:val="00E32DAE"/>
    <w:rsid w:val="00E42E9F"/>
    <w:rsid w:val="00E43AB0"/>
    <w:rsid w:val="00E45A6C"/>
    <w:rsid w:val="00E4757C"/>
    <w:rsid w:val="00E4795F"/>
    <w:rsid w:val="00E523E7"/>
    <w:rsid w:val="00E5380A"/>
    <w:rsid w:val="00E61EB8"/>
    <w:rsid w:val="00E6201B"/>
    <w:rsid w:val="00E658AC"/>
    <w:rsid w:val="00E66491"/>
    <w:rsid w:val="00E72DA3"/>
    <w:rsid w:val="00E801FB"/>
    <w:rsid w:val="00E80C4E"/>
    <w:rsid w:val="00E8277C"/>
    <w:rsid w:val="00E82FE2"/>
    <w:rsid w:val="00E8434B"/>
    <w:rsid w:val="00E84859"/>
    <w:rsid w:val="00E90511"/>
    <w:rsid w:val="00E958E4"/>
    <w:rsid w:val="00E96DC9"/>
    <w:rsid w:val="00E9702A"/>
    <w:rsid w:val="00EA2631"/>
    <w:rsid w:val="00EA270A"/>
    <w:rsid w:val="00EA708E"/>
    <w:rsid w:val="00EA7141"/>
    <w:rsid w:val="00EB1036"/>
    <w:rsid w:val="00EB4FC6"/>
    <w:rsid w:val="00EB5594"/>
    <w:rsid w:val="00EB73E9"/>
    <w:rsid w:val="00EB7A0B"/>
    <w:rsid w:val="00EC2AFA"/>
    <w:rsid w:val="00ED0660"/>
    <w:rsid w:val="00ED0A59"/>
    <w:rsid w:val="00ED289D"/>
    <w:rsid w:val="00ED6C6C"/>
    <w:rsid w:val="00ED6F48"/>
    <w:rsid w:val="00ED7D31"/>
    <w:rsid w:val="00EE2FAC"/>
    <w:rsid w:val="00EE35CC"/>
    <w:rsid w:val="00EF286E"/>
    <w:rsid w:val="00EF3A43"/>
    <w:rsid w:val="00EF51DB"/>
    <w:rsid w:val="00F02645"/>
    <w:rsid w:val="00F02AFB"/>
    <w:rsid w:val="00F049E8"/>
    <w:rsid w:val="00F11790"/>
    <w:rsid w:val="00F12AE1"/>
    <w:rsid w:val="00F16012"/>
    <w:rsid w:val="00F16BAD"/>
    <w:rsid w:val="00F16C95"/>
    <w:rsid w:val="00F17639"/>
    <w:rsid w:val="00F21C14"/>
    <w:rsid w:val="00F21FA6"/>
    <w:rsid w:val="00F241A9"/>
    <w:rsid w:val="00F258C6"/>
    <w:rsid w:val="00F321C9"/>
    <w:rsid w:val="00F35725"/>
    <w:rsid w:val="00F378C0"/>
    <w:rsid w:val="00F40EB7"/>
    <w:rsid w:val="00F418C8"/>
    <w:rsid w:val="00F42583"/>
    <w:rsid w:val="00F44C02"/>
    <w:rsid w:val="00F4702B"/>
    <w:rsid w:val="00F509DE"/>
    <w:rsid w:val="00F54AFC"/>
    <w:rsid w:val="00F56651"/>
    <w:rsid w:val="00F573E5"/>
    <w:rsid w:val="00F57CF9"/>
    <w:rsid w:val="00F619D6"/>
    <w:rsid w:val="00F6706D"/>
    <w:rsid w:val="00F70DDF"/>
    <w:rsid w:val="00F73860"/>
    <w:rsid w:val="00F76772"/>
    <w:rsid w:val="00F7744F"/>
    <w:rsid w:val="00F84D0E"/>
    <w:rsid w:val="00F870BA"/>
    <w:rsid w:val="00F9064E"/>
    <w:rsid w:val="00F93304"/>
    <w:rsid w:val="00F9549F"/>
    <w:rsid w:val="00F95CAC"/>
    <w:rsid w:val="00F97666"/>
    <w:rsid w:val="00F97D97"/>
    <w:rsid w:val="00FA0B53"/>
    <w:rsid w:val="00FA3070"/>
    <w:rsid w:val="00FA3574"/>
    <w:rsid w:val="00FA44D9"/>
    <w:rsid w:val="00FA458F"/>
    <w:rsid w:val="00FA634F"/>
    <w:rsid w:val="00FB08EF"/>
    <w:rsid w:val="00FB158F"/>
    <w:rsid w:val="00FB34C9"/>
    <w:rsid w:val="00FB52C2"/>
    <w:rsid w:val="00FB6515"/>
    <w:rsid w:val="00FB7E1B"/>
    <w:rsid w:val="00FC02EA"/>
    <w:rsid w:val="00FC05CE"/>
    <w:rsid w:val="00FC32E4"/>
    <w:rsid w:val="00FC3A7A"/>
    <w:rsid w:val="00FC47C2"/>
    <w:rsid w:val="00FC62AC"/>
    <w:rsid w:val="00FD112C"/>
    <w:rsid w:val="00FD299F"/>
    <w:rsid w:val="00FD3683"/>
    <w:rsid w:val="00FD6677"/>
    <w:rsid w:val="00FE03B7"/>
    <w:rsid w:val="00FE0B76"/>
    <w:rsid w:val="00FE0E8C"/>
    <w:rsid w:val="00FE4F14"/>
    <w:rsid w:val="00FE56D2"/>
    <w:rsid w:val="00FE6A18"/>
    <w:rsid w:val="00FF0056"/>
    <w:rsid w:val="00FF33CA"/>
    <w:rsid w:val="00FF4710"/>
    <w:rsid w:val="00FF4A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4E5D7"/>
  <w15:chartTrackingRefBased/>
  <w15:docId w15:val="{18DE1856-8E85-4EF5-900C-FCACD3D2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048"/>
    <w:pPr>
      <w:spacing w:after="0" w:line="240" w:lineRule="auto"/>
    </w:pPr>
    <w:rPr>
      <w:rFonts w:ascii="Times New Roman" w:eastAsia="Calibri" w:hAnsi="Times New Roman" w:cs="Times New Roman"/>
      <w:sz w:val="20"/>
      <w:szCs w:val="20"/>
    </w:rPr>
  </w:style>
  <w:style w:type="paragraph" w:styleId="Heading1">
    <w:name w:val="heading 1"/>
    <w:basedOn w:val="Normal"/>
    <w:next w:val="Normal"/>
    <w:link w:val="Heading1Char"/>
    <w:qFormat/>
    <w:rsid w:val="00607048"/>
    <w:pPr>
      <w:keepNext/>
      <w:spacing w:before="240" w:after="60"/>
      <w:outlineLvl w:val="0"/>
    </w:pPr>
    <w:rPr>
      <w:rFonts w:ascii="Calibri" w:eastAsia="Times New Roman" w:hAnsi="Calibri"/>
      <w:b/>
      <w:bCs/>
      <w:kern w:val="32"/>
      <w:sz w:val="32"/>
      <w:szCs w:val="32"/>
    </w:rPr>
  </w:style>
  <w:style w:type="paragraph" w:styleId="Heading2">
    <w:name w:val="heading 2"/>
    <w:basedOn w:val="Normal"/>
    <w:next w:val="Normal"/>
    <w:link w:val="Heading2Char"/>
    <w:qFormat/>
    <w:rsid w:val="00607048"/>
    <w:pPr>
      <w:keepNext/>
      <w:ind w:right="540" w:firstLine="720"/>
      <w:jc w:val="center"/>
      <w:outlineLvl w:val="1"/>
    </w:pPr>
    <w:rPr>
      <w:b/>
      <w:sz w:val="24"/>
    </w:rPr>
  </w:style>
  <w:style w:type="paragraph" w:styleId="Heading3">
    <w:name w:val="heading 3"/>
    <w:basedOn w:val="Normal"/>
    <w:next w:val="Normal"/>
    <w:link w:val="Heading3Char"/>
    <w:qFormat/>
    <w:rsid w:val="00607048"/>
    <w:pPr>
      <w:keepNext/>
      <w:ind w:right="540"/>
      <w:jc w:val="center"/>
      <w:outlineLvl w:val="2"/>
    </w:pPr>
    <w:rPr>
      <w:b/>
      <w:i/>
      <w:sz w:val="24"/>
    </w:rPr>
  </w:style>
  <w:style w:type="paragraph" w:styleId="Heading4">
    <w:name w:val="heading 4"/>
    <w:basedOn w:val="Normal"/>
    <w:next w:val="Normal"/>
    <w:link w:val="Heading4Char"/>
    <w:qFormat/>
    <w:rsid w:val="00607048"/>
    <w:pPr>
      <w:keepNext/>
      <w:spacing w:before="240" w:after="60"/>
      <w:outlineLvl w:val="3"/>
    </w:pPr>
    <w:rPr>
      <w:rFonts w:ascii="Cambria" w:eastAsia="Times New Roman" w:hAnsi="Cambria"/>
      <w:b/>
      <w:bCs/>
      <w:sz w:val="28"/>
      <w:szCs w:val="28"/>
    </w:rPr>
  </w:style>
  <w:style w:type="paragraph" w:styleId="Heading5">
    <w:name w:val="heading 5"/>
    <w:basedOn w:val="Normal"/>
    <w:next w:val="Normal"/>
    <w:link w:val="Heading5Char"/>
    <w:qFormat/>
    <w:rsid w:val="00607048"/>
    <w:pPr>
      <w:spacing w:before="240" w:after="60"/>
      <w:outlineLvl w:val="4"/>
    </w:pPr>
    <w:rPr>
      <w:rFonts w:ascii="Cambria" w:eastAsia="Times New Roman" w:hAnsi="Cambria"/>
      <w:b/>
      <w:bCs/>
      <w:i/>
      <w:iCs/>
      <w:sz w:val="26"/>
      <w:szCs w:val="26"/>
    </w:rPr>
  </w:style>
  <w:style w:type="paragraph" w:styleId="Heading8">
    <w:name w:val="heading 8"/>
    <w:basedOn w:val="Normal"/>
    <w:next w:val="Normal"/>
    <w:link w:val="Heading8Char"/>
    <w:qFormat/>
    <w:rsid w:val="00607048"/>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7048"/>
    <w:rPr>
      <w:rFonts w:ascii="Calibri" w:eastAsia="Times New Roman" w:hAnsi="Calibri" w:cs="Times New Roman"/>
      <w:b/>
      <w:bCs/>
      <w:kern w:val="32"/>
      <w:sz w:val="32"/>
      <w:szCs w:val="32"/>
    </w:rPr>
  </w:style>
  <w:style w:type="character" w:customStyle="1" w:styleId="Heading2Char">
    <w:name w:val="Heading 2 Char"/>
    <w:basedOn w:val="DefaultParagraphFont"/>
    <w:link w:val="Heading2"/>
    <w:rsid w:val="00607048"/>
    <w:rPr>
      <w:rFonts w:ascii="Times New Roman" w:eastAsia="Calibri" w:hAnsi="Times New Roman" w:cs="Times New Roman"/>
      <w:b/>
      <w:sz w:val="24"/>
      <w:szCs w:val="20"/>
    </w:rPr>
  </w:style>
  <w:style w:type="character" w:customStyle="1" w:styleId="Heading3Char">
    <w:name w:val="Heading 3 Char"/>
    <w:basedOn w:val="DefaultParagraphFont"/>
    <w:link w:val="Heading3"/>
    <w:rsid w:val="00607048"/>
    <w:rPr>
      <w:rFonts w:ascii="Times New Roman" w:eastAsia="Calibri" w:hAnsi="Times New Roman" w:cs="Times New Roman"/>
      <w:b/>
      <w:i/>
      <w:sz w:val="24"/>
      <w:szCs w:val="20"/>
    </w:rPr>
  </w:style>
  <w:style w:type="character" w:customStyle="1" w:styleId="Heading4Char">
    <w:name w:val="Heading 4 Char"/>
    <w:basedOn w:val="DefaultParagraphFont"/>
    <w:link w:val="Heading4"/>
    <w:rsid w:val="00607048"/>
    <w:rPr>
      <w:rFonts w:ascii="Cambria" w:eastAsia="Times New Roman" w:hAnsi="Cambria" w:cs="Times New Roman"/>
      <w:b/>
      <w:bCs/>
      <w:sz w:val="28"/>
      <w:szCs w:val="28"/>
    </w:rPr>
  </w:style>
  <w:style w:type="character" w:customStyle="1" w:styleId="Heading5Char">
    <w:name w:val="Heading 5 Char"/>
    <w:basedOn w:val="DefaultParagraphFont"/>
    <w:link w:val="Heading5"/>
    <w:rsid w:val="00607048"/>
    <w:rPr>
      <w:rFonts w:ascii="Cambria" w:eastAsia="Times New Roman" w:hAnsi="Cambria" w:cs="Times New Roman"/>
      <w:b/>
      <w:bCs/>
      <w:i/>
      <w:iCs/>
      <w:sz w:val="26"/>
      <w:szCs w:val="26"/>
    </w:rPr>
  </w:style>
  <w:style w:type="character" w:customStyle="1" w:styleId="Heading8Char">
    <w:name w:val="Heading 8 Char"/>
    <w:basedOn w:val="DefaultParagraphFont"/>
    <w:link w:val="Heading8"/>
    <w:rsid w:val="00607048"/>
    <w:rPr>
      <w:rFonts w:ascii="Times New Roman" w:eastAsia="Calibri" w:hAnsi="Times New Roman" w:cs="Times New Roman"/>
      <w:i/>
      <w:iCs/>
      <w:sz w:val="24"/>
      <w:szCs w:val="24"/>
    </w:rPr>
  </w:style>
  <w:style w:type="paragraph" w:styleId="BodyTextIndent">
    <w:name w:val="Body Text Indent"/>
    <w:basedOn w:val="Normal"/>
    <w:link w:val="BodyTextIndentChar"/>
    <w:semiHidden/>
    <w:rsid w:val="00607048"/>
    <w:pPr>
      <w:ind w:left="1440" w:hanging="720"/>
    </w:pPr>
    <w:rPr>
      <w:sz w:val="24"/>
    </w:rPr>
  </w:style>
  <w:style w:type="character" w:customStyle="1" w:styleId="BodyTextIndentChar">
    <w:name w:val="Body Text Indent Char"/>
    <w:basedOn w:val="DefaultParagraphFont"/>
    <w:link w:val="BodyTextIndent"/>
    <w:semiHidden/>
    <w:rsid w:val="00607048"/>
    <w:rPr>
      <w:rFonts w:ascii="Times New Roman" w:eastAsia="Calibri" w:hAnsi="Times New Roman" w:cs="Times New Roman"/>
      <w:sz w:val="24"/>
      <w:szCs w:val="20"/>
    </w:rPr>
  </w:style>
  <w:style w:type="paragraph" w:styleId="PlainText">
    <w:name w:val="Plain Text"/>
    <w:basedOn w:val="Normal"/>
    <w:link w:val="PlainTextChar"/>
    <w:uiPriority w:val="99"/>
    <w:rsid w:val="00607048"/>
    <w:rPr>
      <w:rFonts w:ascii="Courier New" w:hAnsi="Courier New"/>
    </w:rPr>
  </w:style>
  <w:style w:type="character" w:customStyle="1" w:styleId="PlainTextChar">
    <w:name w:val="Plain Text Char"/>
    <w:basedOn w:val="DefaultParagraphFont"/>
    <w:link w:val="PlainText"/>
    <w:uiPriority w:val="99"/>
    <w:rsid w:val="00607048"/>
    <w:rPr>
      <w:rFonts w:ascii="Courier New" w:eastAsia="Calibri" w:hAnsi="Courier New" w:cs="Times New Roman"/>
      <w:sz w:val="20"/>
      <w:szCs w:val="20"/>
    </w:rPr>
  </w:style>
  <w:style w:type="paragraph" w:customStyle="1" w:styleId="ColorfulList-Accent11">
    <w:name w:val="Colorful List - Accent 11"/>
    <w:basedOn w:val="Normal"/>
    <w:uiPriority w:val="99"/>
    <w:qFormat/>
    <w:rsid w:val="00607048"/>
    <w:pPr>
      <w:ind w:left="720"/>
    </w:pPr>
  </w:style>
  <w:style w:type="character" w:customStyle="1" w:styleId="BalloonTextChar">
    <w:name w:val="Balloon Text Char"/>
    <w:basedOn w:val="DefaultParagraphFont"/>
    <w:link w:val="BalloonText"/>
    <w:semiHidden/>
    <w:rsid w:val="00607048"/>
    <w:rPr>
      <w:rFonts w:ascii="Tahoma" w:eastAsia="Calibri" w:hAnsi="Tahoma" w:cs="Tahoma"/>
      <w:sz w:val="16"/>
      <w:szCs w:val="16"/>
    </w:rPr>
  </w:style>
  <w:style w:type="paragraph" w:styleId="BalloonText">
    <w:name w:val="Balloon Text"/>
    <w:basedOn w:val="Normal"/>
    <w:link w:val="BalloonTextChar"/>
    <w:semiHidden/>
    <w:rsid w:val="00607048"/>
    <w:rPr>
      <w:rFonts w:ascii="Tahoma" w:hAnsi="Tahoma" w:cs="Tahoma"/>
      <w:sz w:val="16"/>
      <w:szCs w:val="16"/>
    </w:rPr>
  </w:style>
  <w:style w:type="paragraph" w:styleId="Header">
    <w:name w:val="header"/>
    <w:basedOn w:val="Normal"/>
    <w:link w:val="HeaderChar"/>
    <w:uiPriority w:val="99"/>
    <w:rsid w:val="00607048"/>
    <w:pPr>
      <w:tabs>
        <w:tab w:val="center" w:pos="4680"/>
        <w:tab w:val="right" w:pos="9360"/>
      </w:tabs>
    </w:pPr>
  </w:style>
  <w:style w:type="character" w:customStyle="1" w:styleId="HeaderChar">
    <w:name w:val="Header Char"/>
    <w:basedOn w:val="DefaultParagraphFont"/>
    <w:link w:val="Header"/>
    <w:uiPriority w:val="99"/>
    <w:rsid w:val="00607048"/>
    <w:rPr>
      <w:rFonts w:ascii="Times New Roman" w:eastAsia="Calibri" w:hAnsi="Times New Roman" w:cs="Times New Roman"/>
      <w:sz w:val="20"/>
      <w:szCs w:val="20"/>
    </w:rPr>
  </w:style>
  <w:style w:type="paragraph" w:styleId="Footer">
    <w:name w:val="footer"/>
    <w:basedOn w:val="Normal"/>
    <w:link w:val="FooterChar"/>
    <w:uiPriority w:val="99"/>
    <w:rsid w:val="00607048"/>
    <w:pPr>
      <w:tabs>
        <w:tab w:val="center" w:pos="4680"/>
        <w:tab w:val="right" w:pos="9360"/>
      </w:tabs>
    </w:pPr>
  </w:style>
  <w:style w:type="character" w:customStyle="1" w:styleId="FooterChar">
    <w:name w:val="Footer Char"/>
    <w:basedOn w:val="DefaultParagraphFont"/>
    <w:link w:val="Footer"/>
    <w:uiPriority w:val="99"/>
    <w:rsid w:val="00607048"/>
    <w:rPr>
      <w:rFonts w:ascii="Times New Roman" w:eastAsia="Calibri" w:hAnsi="Times New Roman" w:cs="Times New Roman"/>
      <w:sz w:val="20"/>
      <w:szCs w:val="20"/>
    </w:rPr>
  </w:style>
  <w:style w:type="character" w:styleId="Hyperlink">
    <w:name w:val="Hyperlink"/>
    <w:rsid w:val="00607048"/>
    <w:rPr>
      <w:rFonts w:cs="Times New Roman"/>
      <w:color w:val="0066CC"/>
      <w:u w:val="single"/>
    </w:rPr>
  </w:style>
  <w:style w:type="table" w:styleId="TableGrid">
    <w:name w:val="Table Grid"/>
    <w:basedOn w:val="TableNormal"/>
    <w:uiPriority w:val="39"/>
    <w:rsid w:val="00607048"/>
    <w:pPr>
      <w:spacing w:after="0" w:line="240" w:lineRule="auto"/>
    </w:pPr>
    <w:rPr>
      <w:rFonts w:ascii="Calibri" w:eastAsia="Times New Roman"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semiHidden/>
    <w:rsid w:val="00607048"/>
    <w:pPr>
      <w:spacing w:after="120" w:line="480" w:lineRule="auto"/>
    </w:pPr>
  </w:style>
  <w:style w:type="character" w:customStyle="1" w:styleId="BodyText2Char">
    <w:name w:val="Body Text 2 Char"/>
    <w:basedOn w:val="DefaultParagraphFont"/>
    <w:link w:val="BodyText2"/>
    <w:semiHidden/>
    <w:rsid w:val="00607048"/>
    <w:rPr>
      <w:rFonts w:ascii="Times New Roman" w:eastAsia="Calibri" w:hAnsi="Times New Roman" w:cs="Times New Roman"/>
      <w:sz w:val="20"/>
      <w:szCs w:val="20"/>
    </w:rPr>
  </w:style>
  <w:style w:type="paragraph" w:styleId="BodyText">
    <w:name w:val="Body Text"/>
    <w:basedOn w:val="Normal"/>
    <w:link w:val="BodyTextChar"/>
    <w:rsid w:val="00607048"/>
    <w:pPr>
      <w:spacing w:after="120"/>
    </w:pPr>
  </w:style>
  <w:style w:type="character" w:customStyle="1" w:styleId="BodyTextChar">
    <w:name w:val="Body Text Char"/>
    <w:basedOn w:val="DefaultParagraphFont"/>
    <w:link w:val="BodyText"/>
    <w:rsid w:val="00607048"/>
    <w:rPr>
      <w:rFonts w:ascii="Times New Roman" w:eastAsia="Calibri" w:hAnsi="Times New Roman" w:cs="Times New Roman"/>
      <w:sz w:val="20"/>
      <w:szCs w:val="20"/>
    </w:rPr>
  </w:style>
  <w:style w:type="paragraph" w:styleId="BodyTextIndent2">
    <w:name w:val="Body Text Indent 2"/>
    <w:basedOn w:val="Normal"/>
    <w:link w:val="BodyTextIndent2Char"/>
    <w:rsid w:val="00607048"/>
    <w:pPr>
      <w:spacing w:after="120" w:line="480" w:lineRule="auto"/>
      <w:ind w:left="283"/>
    </w:pPr>
  </w:style>
  <w:style w:type="character" w:customStyle="1" w:styleId="BodyTextIndent2Char">
    <w:name w:val="Body Text Indent 2 Char"/>
    <w:basedOn w:val="DefaultParagraphFont"/>
    <w:link w:val="BodyTextIndent2"/>
    <w:rsid w:val="00607048"/>
    <w:rPr>
      <w:rFonts w:ascii="Times New Roman" w:eastAsia="Calibri" w:hAnsi="Times New Roman" w:cs="Times New Roman"/>
      <w:sz w:val="20"/>
      <w:szCs w:val="20"/>
    </w:rPr>
  </w:style>
  <w:style w:type="character" w:styleId="PageNumber">
    <w:name w:val="page number"/>
    <w:basedOn w:val="DefaultParagraphFont"/>
    <w:rsid w:val="00607048"/>
  </w:style>
  <w:style w:type="paragraph" w:styleId="List2">
    <w:name w:val="List 2"/>
    <w:basedOn w:val="Normal"/>
    <w:rsid w:val="00607048"/>
    <w:pPr>
      <w:ind w:left="566" w:hanging="283"/>
      <w:contextualSpacing/>
    </w:pPr>
  </w:style>
  <w:style w:type="paragraph" w:customStyle="1" w:styleId="kindent2">
    <w:name w:val="kindent2"/>
    <w:basedOn w:val="Normal"/>
    <w:rsid w:val="00607048"/>
    <w:pPr>
      <w:tabs>
        <w:tab w:val="left" w:pos="567"/>
        <w:tab w:val="left" w:pos="1134"/>
        <w:tab w:val="left" w:pos="1701"/>
        <w:tab w:val="left" w:pos="2268"/>
        <w:tab w:val="left" w:pos="2835"/>
        <w:tab w:val="left" w:pos="3402"/>
        <w:tab w:val="left" w:pos="3969"/>
        <w:tab w:val="left" w:pos="4536"/>
        <w:tab w:val="left" w:pos="5103"/>
      </w:tabs>
      <w:overflowPunct w:val="0"/>
      <w:autoSpaceDE w:val="0"/>
      <w:autoSpaceDN w:val="0"/>
      <w:adjustRightInd w:val="0"/>
      <w:ind w:left="567"/>
      <w:textAlignment w:val="baseline"/>
    </w:pPr>
    <w:rPr>
      <w:rFonts w:eastAsia="Times New Roman"/>
      <w:sz w:val="22"/>
    </w:rPr>
  </w:style>
  <w:style w:type="paragraph" w:customStyle="1" w:styleId="BodyText1">
    <w:name w:val="Body Text1"/>
    <w:rsid w:val="00607048"/>
    <w:pPr>
      <w:overflowPunct w:val="0"/>
      <w:autoSpaceDE w:val="0"/>
      <w:autoSpaceDN w:val="0"/>
      <w:adjustRightInd w:val="0"/>
      <w:spacing w:after="140" w:line="300" w:lineRule="atLeast"/>
      <w:textAlignment w:val="baseline"/>
    </w:pPr>
    <w:rPr>
      <w:rFonts w:ascii="New Century Schlbk" w:eastAsia="Times New Roman" w:hAnsi="New Century Schlbk" w:cs="Times New Roman"/>
      <w:sz w:val="24"/>
      <w:szCs w:val="20"/>
    </w:rPr>
  </w:style>
  <w:style w:type="paragraph" w:styleId="BodyTextIndent3">
    <w:name w:val="Body Text Indent 3"/>
    <w:basedOn w:val="Normal"/>
    <w:link w:val="BodyTextIndent3Char"/>
    <w:rsid w:val="00607048"/>
    <w:pPr>
      <w:spacing w:after="120"/>
      <w:ind w:left="283"/>
    </w:pPr>
    <w:rPr>
      <w:rFonts w:eastAsia="Times New Roman"/>
      <w:sz w:val="16"/>
      <w:szCs w:val="16"/>
    </w:rPr>
  </w:style>
  <w:style w:type="character" w:customStyle="1" w:styleId="BodyTextIndent3Char">
    <w:name w:val="Body Text Indent 3 Char"/>
    <w:basedOn w:val="DefaultParagraphFont"/>
    <w:link w:val="BodyTextIndent3"/>
    <w:rsid w:val="00607048"/>
    <w:rPr>
      <w:rFonts w:ascii="Times New Roman" w:eastAsia="Times New Roman" w:hAnsi="Times New Roman" w:cs="Times New Roman"/>
      <w:sz w:val="16"/>
      <w:szCs w:val="16"/>
    </w:rPr>
  </w:style>
  <w:style w:type="paragraph" w:customStyle="1" w:styleId="12SAqnpartbc">
    <w:name w:val="12 SA qn part bc"/>
    <w:basedOn w:val="Normal"/>
    <w:rsid w:val="00607048"/>
    <w:pPr>
      <w:spacing w:before="120" w:after="120"/>
      <w:ind w:left="1418" w:hanging="698"/>
    </w:pPr>
    <w:rPr>
      <w:rFonts w:ascii="Arial" w:eastAsia="Times" w:hAnsi="Arial"/>
      <w:sz w:val="24"/>
    </w:rPr>
  </w:style>
  <w:style w:type="paragraph" w:customStyle="1" w:styleId="10SAqn">
    <w:name w:val="10 SA qn"/>
    <w:basedOn w:val="Normal"/>
    <w:rsid w:val="00607048"/>
    <w:pPr>
      <w:tabs>
        <w:tab w:val="left" w:pos="720"/>
        <w:tab w:val="left" w:pos="1440"/>
      </w:tabs>
      <w:spacing w:before="120" w:after="120"/>
      <w:ind w:left="720" w:hanging="720"/>
      <w:jc w:val="both"/>
    </w:pPr>
    <w:rPr>
      <w:rFonts w:ascii="Arial" w:eastAsia="Times" w:hAnsi="Arial"/>
      <w:sz w:val="24"/>
    </w:rPr>
  </w:style>
  <w:style w:type="paragraph" w:customStyle="1" w:styleId="t7">
    <w:name w:val="t7"/>
    <w:basedOn w:val="Normal"/>
    <w:rsid w:val="00607048"/>
    <w:pPr>
      <w:widowControl w:val="0"/>
      <w:spacing w:line="240" w:lineRule="atLeast"/>
    </w:pPr>
    <w:rPr>
      <w:rFonts w:eastAsia="Times New Roman"/>
      <w:snapToGrid w:val="0"/>
      <w:sz w:val="24"/>
      <w:szCs w:val="24"/>
    </w:rPr>
  </w:style>
  <w:style w:type="paragraph" w:styleId="FootnoteText">
    <w:name w:val="footnote text"/>
    <w:basedOn w:val="Normal"/>
    <w:link w:val="FootnoteTextChar"/>
    <w:rsid w:val="00607048"/>
    <w:rPr>
      <w:sz w:val="24"/>
      <w:szCs w:val="24"/>
    </w:rPr>
  </w:style>
  <w:style w:type="character" w:customStyle="1" w:styleId="FootnoteTextChar">
    <w:name w:val="Footnote Text Char"/>
    <w:basedOn w:val="DefaultParagraphFont"/>
    <w:link w:val="FootnoteText"/>
    <w:rsid w:val="00607048"/>
    <w:rPr>
      <w:rFonts w:ascii="Times New Roman" w:eastAsia="Calibri" w:hAnsi="Times New Roman" w:cs="Times New Roman"/>
      <w:sz w:val="24"/>
      <w:szCs w:val="24"/>
    </w:rPr>
  </w:style>
  <w:style w:type="character" w:styleId="FootnoteReference">
    <w:name w:val="footnote reference"/>
    <w:rsid w:val="00607048"/>
    <w:rPr>
      <w:vertAlign w:val="superscript"/>
    </w:rPr>
  </w:style>
  <w:style w:type="paragraph" w:styleId="NormalWeb">
    <w:name w:val="Normal (Web)"/>
    <w:basedOn w:val="Normal"/>
    <w:uiPriority w:val="99"/>
    <w:rsid w:val="00607048"/>
    <w:pPr>
      <w:spacing w:before="100" w:beforeAutospacing="1" w:after="100" w:afterAutospacing="1"/>
    </w:pPr>
    <w:rPr>
      <w:rFonts w:eastAsia="Times New Roman"/>
      <w:sz w:val="24"/>
      <w:szCs w:val="24"/>
      <w:lang w:eastAsia="en-AU"/>
    </w:rPr>
  </w:style>
  <w:style w:type="paragraph" w:customStyle="1" w:styleId="Style4">
    <w:name w:val="Style 4"/>
    <w:basedOn w:val="Normal"/>
    <w:rsid w:val="00607048"/>
    <w:pPr>
      <w:widowControl w:val="0"/>
      <w:autoSpaceDE w:val="0"/>
      <w:autoSpaceDN w:val="0"/>
      <w:spacing w:line="552" w:lineRule="atLeast"/>
    </w:pPr>
    <w:rPr>
      <w:rFonts w:eastAsia="MS Mincho"/>
      <w:sz w:val="24"/>
      <w:szCs w:val="24"/>
      <w:lang w:eastAsia="ja-JP"/>
    </w:rPr>
  </w:style>
  <w:style w:type="paragraph" w:customStyle="1" w:styleId="csbullet">
    <w:name w:val="csbullet"/>
    <w:basedOn w:val="Normal"/>
    <w:rsid w:val="00607048"/>
    <w:pPr>
      <w:numPr>
        <w:numId w:val="1"/>
      </w:numPr>
      <w:tabs>
        <w:tab w:val="left" w:pos="-851"/>
      </w:tabs>
      <w:spacing w:before="120" w:after="120" w:line="280" w:lineRule="exact"/>
    </w:pPr>
    <w:rPr>
      <w:rFonts w:eastAsia="Times New Roman"/>
      <w:sz w:val="22"/>
    </w:rPr>
  </w:style>
  <w:style w:type="paragraph" w:customStyle="1" w:styleId="xl25">
    <w:name w:val="xl25"/>
    <w:basedOn w:val="Normal"/>
    <w:rsid w:val="00607048"/>
    <w:pPr>
      <w:spacing w:before="100" w:beforeAutospacing="1" w:after="100" w:afterAutospacing="1"/>
      <w:jc w:val="center"/>
      <w:textAlignment w:val="top"/>
    </w:pPr>
    <w:rPr>
      <w:rFonts w:ascii="Arial" w:eastAsia="Arial Unicode MS" w:hAnsi="Arial" w:cs="Arial"/>
      <w:b/>
      <w:bCs/>
      <w:sz w:val="22"/>
      <w:szCs w:val="24"/>
    </w:rPr>
  </w:style>
  <w:style w:type="paragraph" w:styleId="ListParagraph">
    <w:name w:val="List Paragraph"/>
    <w:basedOn w:val="Normal"/>
    <w:uiPriority w:val="34"/>
    <w:qFormat/>
    <w:rsid w:val="00607048"/>
    <w:pPr>
      <w:ind w:left="720"/>
      <w:contextualSpacing/>
    </w:pPr>
  </w:style>
  <w:style w:type="character" w:styleId="CommentReference">
    <w:name w:val="annotation reference"/>
    <w:basedOn w:val="DefaultParagraphFont"/>
    <w:rsid w:val="00607048"/>
    <w:rPr>
      <w:sz w:val="16"/>
      <w:szCs w:val="16"/>
    </w:rPr>
  </w:style>
  <w:style w:type="paragraph" w:styleId="CommentText">
    <w:name w:val="annotation text"/>
    <w:basedOn w:val="Normal"/>
    <w:link w:val="CommentTextChar"/>
    <w:rsid w:val="00607048"/>
  </w:style>
  <w:style w:type="character" w:customStyle="1" w:styleId="CommentTextChar">
    <w:name w:val="Comment Text Char"/>
    <w:basedOn w:val="DefaultParagraphFont"/>
    <w:link w:val="CommentText"/>
    <w:rsid w:val="00607048"/>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rsid w:val="00607048"/>
    <w:rPr>
      <w:b/>
      <w:bCs/>
    </w:rPr>
  </w:style>
  <w:style w:type="character" w:customStyle="1" w:styleId="CommentSubjectChar">
    <w:name w:val="Comment Subject Char"/>
    <w:basedOn w:val="CommentTextChar"/>
    <w:link w:val="CommentSubject"/>
    <w:rsid w:val="00607048"/>
    <w:rPr>
      <w:rFonts w:ascii="Times New Roman" w:eastAsia="Calibri" w:hAnsi="Times New Roman" w:cs="Times New Roman"/>
      <w:b/>
      <w:bCs/>
      <w:sz w:val="20"/>
      <w:szCs w:val="20"/>
    </w:rPr>
  </w:style>
  <w:style w:type="character" w:styleId="PlaceholderText">
    <w:name w:val="Placeholder Text"/>
    <w:basedOn w:val="DefaultParagraphFont"/>
    <w:rsid w:val="00607048"/>
    <w:rPr>
      <w:color w:val="808080"/>
    </w:rPr>
  </w:style>
  <w:style w:type="character" w:styleId="Strong">
    <w:name w:val="Strong"/>
    <w:basedOn w:val="DefaultParagraphFont"/>
    <w:uiPriority w:val="22"/>
    <w:qFormat/>
    <w:rsid w:val="00607048"/>
    <w:rPr>
      <w:b/>
      <w:bCs/>
    </w:rPr>
  </w:style>
  <w:style w:type="character" w:customStyle="1" w:styleId="tgc">
    <w:name w:val="_tgc"/>
    <w:basedOn w:val="DefaultParagraphFont"/>
    <w:rsid w:val="00607048"/>
  </w:style>
  <w:style w:type="character" w:customStyle="1" w:styleId="mw-mmv-title">
    <w:name w:val="mw-mmv-title"/>
    <w:basedOn w:val="DefaultParagraphFont"/>
    <w:rsid w:val="00607048"/>
  </w:style>
  <w:style w:type="character" w:customStyle="1" w:styleId="mtext">
    <w:name w:val="mtext"/>
    <w:basedOn w:val="DefaultParagraphFont"/>
    <w:rsid w:val="00607048"/>
  </w:style>
  <w:style w:type="character" w:customStyle="1" w:styleId="mn">
    <w:name w:val="mn"/>
    <w:basedOn w:val="DefaultParagraphFont"/>
    <w:rsid w:val="00607048"/>
  </w:style>
  <w:style w:type="character" w:customStyle="1" w:styleId="mi">
    <w:name w:val="mi"/>
    <w:basedOn w:val="DefaultParagraphFont"/>
    <w:rsid w:val="00607048"/>
  </w:style>
  <w:style w:type="character" w:customStyle="1" w:styleId="mo">
    <w:name w:val="mo"/>
    <w:basedOn w:val="DefaultParagraphFont"/>
    <w:rsid w:val="00607048"/>
  </w:style>
  <w:style w:type="paragraph" w:customStyle="1" w:styleId="Default">
    <w:name w:val="Default"/>
    <w:rsid w:val="00607048"/>
    <w:pPr>
      <w:autoSpaceDE w:val="0"/>
      <w:autoSpaceDN w:val="0"/>
      <w:adjustRightInd w:val="0"/>
      <w:spacing w:after="0" w:line="240" w:lineRule="auto"/>
    </w:pPr>
    <w:rPr>
      <w:rFonts w:ascii="Calibri" w:eastAsia="Calibri" w:hAnsi="Calibri" w:cs="Calibri"/>
      <w:color w:val="000000"/>
      <w:sz w:val="24"/>
      <w:szCs w:val="24"/>
    </w:rPr>
  </w:style>
  <w:style w:type="character" w:styleId="FollowedHyperlink">
    <w:name w:val="FollowedHyperlink"/>
    <w:basedOn w:val="DefaultParagraphFont"/>
    <w:rsid w:val="00607048"/>
    <w:rPr>
      <w:color w:val="954F72" w:themeColor="followedHyperlink"/>
      <w:u w:val="single"/>
    </w:rPr>
  </w:style>
  <w:style w:type="paragraph" w:styleId="Caption">
    <w:name w:val="caption"/>
    <w:basedOn w:val="Normal"/>
    <w:next w:val="Normal"/>
    <w:unhideWhenUsed/>
    <w:qFormat/>
    <w:rsid w:val="00607048"/>
    <w:pPr>
      <w:spacing w:after="200"/>
    </w:pPr>
    <w:rPr>
      <w:i/>
      <w:iCs/>
      <w:color w:val="44546A" w:themeColor="text2"/>
      <w:sz w:val="18"/>
      <w:szCs w:val="18"/>
    </w:rPr>
  </w:style>
  <w:style w:type="character" w:customStyle="1" w:styleId="UnresolvedMention2">
    <w:name w:val="Unresolved Mention2"/>
    <w:basedOn w:val="DefaultParagraphFont"/>
    <w:rsid w:val="00607048"/>
    <w:rPr>
      <w:color w:val="605E5C"/>
      <w:shd w:val="clear" w:color="auto" w:fill="E1DFDD"/>
    </w:rPr>
  </w:style>
  <w:style w:type="paragraph" w:customStyle="1" w:styleId="tarticle-subtitle">
    <w:name w:val="t_article-subtitle"/>
    <w:basedOn w:val="Normal"/>
    <w:rsid w:val="00044995"/>
    <w:pPr>
      <w:spacing w:before="100" w:beforeAutospacing="1" w:after="100" w:afterAutospacing="1"/>
    </w:pPr>
    <w:rPr>
      <w:rFonts w:eastAsia="Times New Roman"/>
      <w:sz w:val="24"/>
      <w:szCs w:val="24"/>
      <w:lang w:eastAsia="en-AU"/>
    </w:rPr>
  </w:style>
  <w:style w:type="character" w:styleId="Emphasis">
    <w:name w:val="Emphasis"/>
    <w:basedOn w:val="DefaultParagraphFont"/>
    <w:uiPriority w:val="20"/>
    <w:qFormat/>
    <w:rsid w:val="00044995"/>
    <w:rPr>
      <w:i/>
      <w:iCs/>
    </w:rPr>
  </w:style>
  <w:style w:type="table" w:customStyle="1" w:styleId="TableGrid0">
    <w:name w:val="TableGrid"/>
    <w:rsid w:val="005879B7"/>
    <w:pPr>
      <w:spacing w:after="0" w:line="240" w:lineRule="auto"/>
    </w:pPr>
    <w:rPr>
      <w:rFonts w:eastAsiaTheme="minorEastAsia"/>
    </w:rPr>
    <w:tblPr>
      <w:tblCellMar>
        <w:top w:w="0" w:type="dxa"/>
        <w:left w:w="0" w:type="dxa"/>
        <w:bottom w:w="0" w:type="dxa"/>
        <w:right w:w="0" w:type="dxa"/>
      </w:tblCellMar>
    </w:tblPr>
  </w:style>
  <w:style w:type="paragraph" w:customStyle="1" w:styleId="pf0">
    <w:name w:val="pf0"/>
    <w:basedOn w:val="Normal"/>
    <w:rsid w:val="00242602"/>
    <w:pPr>
      <w:spacing w:before="100" w:beforeAutospacing="1" w:after="100" w:afterAutospacing="1"/>
    </w:pPr>
    <w:rPr>
      <w:rFonts w:eastAsia="Times New Roman"/>
      <w:sz w:val="24"/>
      <w:szCs w:val="24"/>
      <w:lang w:eastAsia="en-AU"/>
    </w:rPr>
  </w:style>
  <w:style w:type="character" w:customStyle="1" w:styleId="cf01">
    <w:name w:val="cf01"/>
    <w:basedOn w:val="DefaultParagraphFont"/>
    <w:rsid w:val="00242602"/>
    <w:rPr>
      <w:rFonts w:ascii="Segoe UI" w:hAnsi="Segoe UI" w:cs="Segoe UI" w:hint="default"/>
      <w:sz w:val="18"/>
      <w:szCs w:val="18"/>
    </w:rPr>
  </w:style>
  <w:style w:type="character" w:customStyle="1" w:styleId="cf11">
    <w:name w:val="cf11"/>
    <w:basedOn w:val="DefaultParagraphFont"/>
    <w:rsid w:val="0087201F"/>
    <w:rPr>
      <w:rFonts w:ascii="Segoe UI" w:hAnsi="Segoe UI" w:cs="Segoe UI" w:hint="default"/>
      <w:sz w:val="18"/>
      <w:szCs w:val="18"/>
    </w:rPr>
  </w:style>
  <w:style w:type="character" w:customStyle="1" w:styleId="cf21">
    <w:name w:val="cf21"/>
    <w:basedOn w:val="DefaultParagraphFont"/>
    <w:rsid w:val="0087201F"/>
    <w:rPr>
      <w:rFonts w:ascii="Segoe UI" w:hAnsi="Segoe UI" w:cs="Segoe UI" w:hint="default"/>
      <w:sz w:val="18"/>
      <w:szCs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7772903">
      <w:bodyDiv w:val="1"/>
      <w:marLeft w:val="0"/>
      <w:marRight w:val="0"/>
      <w:marTop w:val="0"/>
      <w:marBottom w:val="0"/>
      <w:divBdr>
        <w:top w:val="none" w:sz="0" w:space="0" w:color="auto"/>
        <w:left w:val="none" w:sz="0" w:space="0" w:color="auto"/>
        <w:bottom w:val="none" w:sz="0" w:space="0" w:color="auto"/>
        <w:right w:val="none" w:sz="0" w:space="0" w:color="auto"/>
      </w:divBdr>
    </w:div>
    <w:div w:id="617446077">
      <w:bodyDiv w:val="1"/>
      <w:marLeft w:val="0"/>
      <w:marRight w:val="0"/>
      <w:marTop w:val="0"/>
      <w:marBottom w:val="0"/>
      <w:divBdr>
        <w:top w:val="none" w:sz="0" w:space="0" w:color="auto"/>
        <w:left w:val="none" w:sz="0" w:space="0" w:color="auto"/>
        <w:bottom w:val="none" w:sz="0" w:space="0" w:color="auto"/>
        <w:right w:val="none" w:sz="0" w:space="0" w:color="auto"/>
      </w:divBdr>
    </w:div>
    <w:div w:id="648553136">
      <w:bodyDiv w:val="1"/>
      <w:marLeft w:val="0"/>
      <w:marRight w:val="0"/>
      <w:marTop w:val="0"/>
      <w:marBottom w:val="0"/>
      <w:divBdr>
        <w:top w:val="none" w:sz="0" w:space="0" w:color="auto"/>
        <w:left w:val="none" w:sz="0" w:space="0" w:color="auto"/>
        <w:bottom w:val="none" w:sz="0" w:space="0" w:color="auto"/>
        <w:right w:val="none" w:sz="0" w:space="0" w:color="auto"/>
      </w:divBdr>
    </w:div>
    <w:div w:id="162708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image" Target="media/image5.svg"/><Relationship Id="rId39" Type="http://schemas.openxmlformats.org/officeDocument/2006/relationships/image" Target="media/image16.emf"/><Relationship Id="rId34" Type="http://schemas.openxmlformats.org/officeDocument/2006/relationships/image" Target="media/image11.emf"/><Relationship Id="rId42" Type="http://schemas.openxmlformats.org/officeDocument/2006/relationships/image" Target="media/image19.png"/><Relationship Id="rId47" Type="http://schemas.openxmlformats.org/officeDocument/2006/relationships/footer" Target="footer3.xml"/><Relationship Id="rId50"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0.gif"/><Relationship Id="rId11" Type="http://schemas.openxmlformats.org/officeDocument/2006/relationships/customXml" Target="ink/ink1.xml"/><Relationship Id="rId24" Type="http://schemas.openxmlformats.org/officeDocument/2006/relationships/image" Target="media/image2.svg"/><Relationship Id="rId32" Type="http://schemas.openxmlformats.org/officeDocument/2006/relationships/image" Target="media/image9.emf"/><Relationship Id="rId37" Type="http://schemas.openxmlformats.org/officeDocument/2006/relationships/image" Target="media/image14.emf"/><Relationship Id="rId40" Type="http://schemas.openxmlformats.org/officeDocument/2006/relationships/image" Target="media/image17.png"/><Relationship Id="rId45" Type="http://schemas.openxmlformats.org/officeDocument/2006/relationships/image" Target="media/image22.svg"/><Relationship Id="rId53"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png"/><Relationship Id="rId28" Type="http://schemas.openxmlformats.org/officeDocument/2006/relationships/image" Target="media/image7.svg"/><Relationship Id="rId36" Type="http://schemas.openxmlformats.org/officeDocument/2006/relationships/image" Target="media/image13.emf"/><Relationship Id="rId49" Type="http://schemas.openxmlformats.org/officeDocument/2006/relationships/image" Target="media/image23.emf"/><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2.xml"/><Relationship Id="rId22" Type="http://schemas.openxmlformats.org/officeDocument/2006/relationships/image" Target="media/image2.gif"/><Relationship Id="rId27" Type="http://schemas.openxmlformats.org/officeDocument/2006/relationships/image" Target="media/image6.png"/><Relationship Id="rId30" Type="http://schemas.openxmlformats.org/officeDocument/2006/relationships/image" Target="media/image11.gif"/><Relationship Id="rId35" Type="http://schemas.openxmlformats.org/officeDocument/2006/relationships/image" Target="media/image12.emf"/><Relationship Id="rId43" Type="http://schemas.openxmlformats.org/officeDocument/2006/relationships/image" Target="media/image20.svg"/><Relationship Id="rId48"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footer" Target="footer6.xml"/><Relationship Id="rId3" Type="http://schemas.openxmlformats.org/officeDocument/2006/relationships/customXml" Target="../customXml/item3.xml"/><Relationship Id="rId17" Type="http://schemas.openxmlformats.org/officeDocument/2006/relationships/header" Target="header2.xml"/><Relationship Id="rId25" Type="http://schemas.openxmlformats.org/officeDocument/2006/relationships/image" Target="media/image4.png"/><Relationship Id="rId33" Type="http://schemas.openxmlformats.org/officeDocument/2006/relationships/image" Target="media/image10.emf"/><Relationship Id="rId38" Type="http://schemas.openxmlformats.org/officeDocument/2006/relationships/image" Target="media/image15.emf"/><Relationship Id="rId46" Type="http://schemas.openxmlformats.org/officeDocument/2006/relationships/header" Target="header4.xml"/><Relationship Id="rId20" Type="http://schemas.openxmlformats.org/officeDocument/2006/relationships/header" Target="header3.xml"/><Relationship Id="rId41" Type="http://schemas.openxmlformats.org/officeDocument/2006/relationships/image" Target="media/image18.sv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12-06T01:49:42.948"/>
    </inkml:context>
    <inkml:brush xml:id="br0">
      <inkml:brushProperty name="width" value="0.02222" units="cm"/>
      <inkml:brushProperty name="height" value="0.02222" units="cm"/>
    </inkml:brush>
  </inkml:definitions>
  <inkml:trace contextRef="#ctx0" brushRef="#br0">20556 5889 7296,'17'-121'2720,"-34"121"-1472,0 35-4544,17-18-960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12-06T01:49:21.859"/>
    </inkml:context>
    <inkml:brush xml:id="br0">
      <inkml:brushProperty name="width" value="0.02222" units="cm"/>
      <inkml:brushProperty name="height" value="0.02222" units="cm"/>
    </inkml:brush>
  </inkml:definitions>
  <inkml:trace contextRef="#ctx0" brushRef="#br0">20447 9858 7040,'0'-51'2624,"-17"16"-1408,-18 0-4384,35 35-928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CAB1C464E2A5428239006A756044FD" ma:contentTypeVersion="17" ma:contentTypeDescription="Create a new document." ma:contentTypeScope="" ma:versionID="266dfebe5742ae3d4721599179ee511a">
  <xsd:schema xmlns:xsd="http://www.w3.org/2001/XMLSchema" xmlns:xs="http://www.w3.org/2001/XMLSchema" xmlns:p="http://schemas.microsoft.com/office/2006/metadata/properties" xmlns:ns2="1e0812ec-fb03-4317-a5ed-552b7625d761" xmlns:ns3="5a6257ec-4509-419a-b773-4482e5bf9861" xmlns:ns4="c34b1ff4-b4ae-448d-b2e6-7399a974bc6b" targetNamespace="http://schemas.microsoft.com/office/2006/metadata/properties" ma:root="true" ma:fieldsID="7f136abc00c25a90f7f056a4a026aa3b" ns2:_="" ns3:_="" ns4:_="">
    <xsd:import namespace="1e0812ec-fb03-4317-a5ed-552b7625d761"/>
    <xsd:import namespace="5a6257ec-4509-419a-b773-4482e5bf9861"/>
    <xsd:import namespace="c34b1ff4-b4ae-448d-b2e6-7399a974bc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SearchProperties" minOccurs="0"/>
                <xsd:element ref="ns2:MediaServiceObjectDetectorVersions"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0812ec-fb03-4317-a5ed-552b7625d7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0a88298-1645-4136-8d18-1d3c604d3b1d"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6257ec-4509-419a-b773-4482e5bf986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0376acc-1287-4fa8-92b1-499055ff1946}" ma:internalName="TaxCatchAll" ma:showField="CatchAllData" ma:web="c34b1ff4-b4ae-448d-b2e6-7399a974bc6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34b1ff4-b4ae-448d-b2e6-7399a974bc6b"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0812ec-fb03-4317-a5ed-552b7625d761">
      <Terms xmlns="http://schemas.microsoft.com/office/infopath/2007/PartnerControls"/>
    </lcf76f155ced4ddcb4097134ff3c332f>
    <TaxCatchAll xmlns="5a6257ec-4509-419a-b773-4482e5bf9861" xsi:nil="true"/>
  </documentManagement>
</p:properties>
</file>

<file path=customXml/itemProps1.xml><?xml version="1.0" encoding="utf-8"?>
<ds:datastoreItem xmlns:ds="http://schemas.openxmlformats.org/officeDocument/2006/customXml" ds:itemID="{A29C4044-2661-43ED-BAD7-6D0C7900439F}">
  <ds:schemaRefs>
    <ds:schemaRef ds:uri="http://schemas.openxmlformats.org/officeDocument/2006/bibliography"/>
  </ds:schemaRefs>
</ds:datastoreItem>
</file>

<file path=customXml/itemProps2.xml><?xml version="1.0" encoding="utf-8"?>
<ds:datastoreItem xmlns:ds="http://schemas.openxmlformats.org/officeDocument/2006/customXml" ds:itemID="{17151EAB-F7B8-4FC5-BFE0-A529871398EE}">
  <ds:schemaRefs>
    <ds:schemaRef ds:uri="http://schemas.microsoft.com/sharepoint/v3/contenttype/forms"/>
  </ds:schemaRefs>
</ds:datastoreItem>
</file>

<file path=customXml/itemProps3.xml><?xml version="1.0" encoding="utf-8"?>
<ds:datastoreItem xmlns:ds="http://schemas.openxmlformats.org/officeDocument/2006/customXml" ds:itemID="{A507DF66-0C3C-4FF8-9195-D811BDED35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0812ec-fb03-4317-a5ed-552b7625d761"/>
    <ds:schemaRef ds:uri="5a6257ec-4509-419a-b773-4482e5bf9861"/>
    <ds:schemaRef ds:uri="c34b1ff4-b4ae-448d-b2e6-7399a974bc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7D1B4B-1D72-41B1-9977-95514FFDC0CD}">
  <ds:schemaRefs>
    <ds:schemaRef ds:uri="http://schemas.microsoft.com/office/2006/metadata/properties"/>
    <ds:schemaRef ds:uri="http://schemas.microsoft.com/office/infopath/2007/PartnerControls"/>
    <ds:schemaRef ds:uri="1e0812ec-fb03-4317-a5ed-552b7625d761"/>
    <ds:schemaRef ds:uri="5a6257ec-4509-419a-b773-4482e5bf9861"/>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46</Pages>
  <Words>7250</Words>
  <Characters>41325</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Chisholm Catholic College</Company>
  <LinksUpToDate>false</LinksUpToDate>
  <CharactersWithSpaces>48479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Shanahan (Chisholm Catholic College)</dc:creator>
  <cp:keywords/>
  <dc:description/>
  <cp:lastModifiedBy>WATP</cp:lastModifiedBy>
  <cp:revision>69</cp:revision>
  <cp:lastPrinted>2023-08-24T03:22:00Z</cp:lastPrinted>
  <dcterms:created xsi:type="dcterms:W3CDTF">2024-07-29T05:47:00Z</dcterms:created>
  <dcterms:modified xsi:type="dcterms:W3CDTF">2024-08-04T10:49:00Z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0x010100F7CAB1C464E2A5428239006A756044FD</vt:lpwstr>
  </property>
  <property fmtid="{D5CDD505-2E9C-101B-9397-08002B2CF9AE}" pid="3" name="MediaServiceImageTags">
    <vt:lpwstr/>
  </property>
</Properties>
</file>